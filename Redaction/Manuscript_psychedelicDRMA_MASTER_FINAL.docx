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5539" w14:textId="22775A91" w:rsidR="004B3794" w:rsidRPr="00132AA4" w:rsidRDefault="004B3794" w:rsidP="00081B70">
      <w:pPr>
        <w:ind w:left="720" w:hanging="360"/>
        <w:jc w:val="right"/>
        <w:rPr>
          <w:color w:val="000000" w:themeColor="text1"/>
          <w:sz w:val="18"/>
          <w:szCs w:val="18"/>
        </w:rPr>
      </w:pPr>
      <w:r w:rsidRPr="00132AA4">
        <w:rPr>
          <w:color w:val="000000" w:themeColor="text1"/>
        </w:rPr>
        <w:t xml:space="preserve"> </w:t>
      </w:r>
      <w:r w:rsidRPr="00132AA4">
        <w:rPr>
          <w:color w:val="000000" w:themeColor="text1"/>
          <w:sz w:val="18"/>
          <w:szCs w:val="18"/>
        </w:rPr>
        <w:t xml:space="preserve">Main : </w:t>
      </w:r>
      <w:r w:rsidR="00637823" w:rsidRPr="00132AA4">
        <w:rPr>
          <w:color w:val="000000" w:themeColor="text1"/>
          <w:sz w:val="18"/>
          <w:szCs w:val="18"/>
        </w:rPr>
        <w:t>4</w:t>
      </w:r>
      <w:r w:rsidR="00132AA4" w:rsidRPr="00132AA4">
        <w:rPr>
          <w:color w:val="000000" w:themeColor="text1"/>
          <w:sz w:val="18"/>
          <w:szCs w:val="18"/>
        </w:rPr>
        <w:t>677</w:t>
      </w:r>
      <w:r w:rsidRPr="00132AA4">
        <w:rPr>
          <w:color w:val="000000" w:themeColor="text1"/>
          <w:sz w:val="18"/>
          <w:szCs w:val="18"/>
        </w:rPr>
        <w:t xml:space="preserve"> </w:t>
      </w:r>
      <w:proofErr w:type="spellStart"/>
      <w:r w:rsidRPr="00132AA4">
        <w:rPr>
          <w:color w:val="000000" w:themeColor="text1"/>
          <w:sz w:val="18"/>
          <w:szCs w:val="18"/>
        </w:rPr>
        <w:t>words</w:t>
      </w:r>
      <w:proofErr w:type="spellEnd"/>
    </w:p>
    <w:p w14:paraId="55734180" w14:textId="0391F622" w:rsidR="004B3794" w:rsidRPr="00132AA4" w:rsidRDefault="004B3794" w:rsidP="00081B70">
      <w:pPr>
        <w:ind w:left="720" w:hanging="360"/>
        <w:jc w:val="right"/>
        <w:rPr>
          <w:color w:val="000000" w:themeColor="text1"/>
          <w:sz w:val="18"/>
          <w:szCs w:val="18"/>
        </w:rPr>
      </w:pPr>
      <w:r w:rsidRPr="00132AA4">
        <w:rPr>
          <w:color w:val="000000" w:themeColor="text1"/>
          <w:sz w:val="18"/>
          <w:szCs w:val="18"/>
        </w:rPr>
        <w:t>Abstract : 2</w:t>
      </w:r>
      <w:r w:rsidR="008678E2" w:rsidRPr="00132AA4">
        <w:rPr>
          <w:color w:val="000000" w:themeColor="text1"/>
          <w:sz w:val="18"/>
          <w:szCs w:val="18"/>
        </w:rPr>
        <w:t>50</w:t>
      </w:r>
      <w:r w:rsidR="00637823" w:rsidRPr="00132AA4">
        <w:rPr>
          <w:color w:val="000000" w:themeColor="text1"/>
          <w:sz w:val="18"/>
          <w:szCs w:val="18"/>
        </w:rPr>
        <w:t>/250</w:t>
      </w:r>
      <w:r w:rsidRPr="00132AA4">
        <w:rPr>
          <w:color w:val="000000" w:themeColor="text1"/>
          <w:sz w:val="18"/>
          <w:szCs w:val="18"/>
        </w:rPr>
        <w:t xml:space="preserve"> </w:t>
      </w:r>
      <w:proofErr w:type="spellStart"/>
      <w:r w:rsidRPr="00132AA4">
        <w:rPr>
          <w:color w:val="000000" w:themeColor="text1"/>
          <w:sz w:val="18"/>
          <w:szCs w:val="18"/>
        </w:rPr>
        <w:t>words</w:t>
      </w:r>
      <w:proofErr w:type="spellEnd"/>
    </w:p>
    <w:p w14:paraId="41A4A484" w14:textId="77777777" w:rsidR="004B3794" w:rsidRPr="00132AA4" w:rsidRDefault="004B3794" w:rsidP="00081B70">
      <w:pPr>
        <w:ind w:left="720" w:hanging="360"/>
        <w:jc w:val="right"/>
        <w:rPr>
          <w:color w:val="000000" w:themeColor="text1"/>
          <w:sz w:val="18"/>
          <w:szCs w:val="18"/>
        </w:rPr>
      </w:pPr>
      <w:r w:rsidRPr="00132AA4">
        <w:rPr>
          <w:color w:val="000000" w:themeColor="text1"/>
          <w:sz w:val="18"/>
          <w:szCs w:val="18"/>
        </w:rPr>
        <w:t xml:space="preserve">Figures : 2 </w:t>
      </w:r>
    </w:p>
    <w:p w14:paraId="64482DB3" w14:textId="77777777" w:rsidR="004B3794" w:rsidRPr="00132AA4" w:rsidRDefault="004B3794" w:rsidP="00081B70">
      <w:pPr>
        <w:ind w:left="720" w:hanging="360"/>
        <w:jc w:val="right"/>
        <w:rPr>
          <w:color w:val="000000" w:themeColor="text1"/>
          <w:sz w:val="18"/>
          <w:szCs w:val="18"/>
        </w:rPr>
      </w:pPr>
      <w:r w:rsidRPr="00132AA4">
        <w:rPr>
          <w:color w:val="000000" w:themeColor="text1"/>
          <w:sz w:val="18"/>
          <w:szCs w:val="18"/>
        </w:rPr>
        <w:t>Tables : 3</w:t>
      </w:r>
    </w:p>
    <w:p w14:paraId="400E0C63" w14:textId="77777777" w:rsidR="004B3794" w:rsidRPr="00132AA4" w:rsidRDefault="004B3794" w:rsidP="00081B70">
      <w:pPr>
        <w:ind w:left="720" w:hanging="360"/>
        <w:jc w:val="right"/>
        <w:rPr>
          <w:color w:val="000000" w:themeColor="text1"/>
          <w:sz w:val="18"/>
          <w:szCs w:val="18"/>
        </w:rPr>
      </w:pPr>
      <w:proofErr w:type="spellStart"/>
      <w:r w:rsidRPr="00132AA4">
        <w:rPr>
          <w:color w:val="000000" w:themeColor="text1"/>
          <w:sz w:val="18"/>
          <w:szCs w:val="18"/>
        </w:rPr>
        <w:t>References</w:t>
      </w:r>
      <w:proofErr w:type="spellEnd"/>
      <w:r w:rsidRPr="00132AA4">
        <w:rPr>
          <w:color w:val="000000" w:themeColor="text1"/>
          <w:sz w:val="18"/>
          <w:szCs w:val="18"/>
        </w:rPr>
        <w:t> : 54</w:t>
      </w:r>
    </w:p>
    <w:p w14:paraId="304AF50E" w14:textId="77777777" w:rsidR="0058730F" w:rsidRPr="00132AA4" w:rsidRDefault="0058730F" w:rsidP="0058730F">
      <w:pPr>
        <w:spacing w:before="240" w:after="240" w:line="266" w:lineRule="auto"/>
        <w:rPr>
          <w:b/>
          <w:bCs/>
          <w:color w:val="000000" w:themeColor="text1"/>
          <w:sz w:val="34"/>
          <w:szCs w:val="34"/>
          <w:lang w:val="en-US"/>
        </w:rPr>
      </w:pPr>
      <w:r w:rsidRPr="00132AA4">
        <w:rPr>
          <w:b/>
          <w:bCs/>
          <w:color w:val="000000" w:themeColor="text1"/>
          <w:sz w:val="34"/>
          <w:szCs w:val="34"/>
          <w:lang w:val="en-US"/>
        </w:rPr>
        <w:t>Adverse Events in Psychedelic-Assisted Therapy: A Dose–Response Meta-Analysis of Randomized Controlled Trials</w:t>
      </w:r>
    </w:p>
    <w:p w14:paraId="75084F75" w14:textId="56BE6DC0" w:rsidR="0043026A" w:rsidRPr="00132AA4" w:rsidRDefault="005C0EA6" w:rsidP="0058730F">
      <w:pPr>
        <w:spacing w:before="240" w:after="240" w:line="266" w:lineRule="auto"/>
        <w:rPr>
          <w:color w:val="000000" w:themeColor="text1"/>
          <w:vertAlign w:val="superscript"/>
          <w:lang w:val="en-US"/>
        </w:rPr>
      </w:pPr>
      <w:r w:rsidRPr="00132AA4">
        <w:rPr>
          <w:color w:val="000000" w:themeColor="text1"/>
          <w:lang w:val="en-US"/>
        </w:rPr>
        <w:t>Mickael Eskinazi¹,²</w:t>
      </w:r>
      <w:r w:rsidR="00150F74">
        <w:rPr>
          <w:color w:val="000000" w:themeColor="text1"/>
          <w:lang w:val="en-US"/>
        </w:rPr>
        <w:t>,</w:t>
      </w:r>
      <w:r w:rsidRPr="00132AA4">
        <w:rPr>
          <w:color w:val="000000" w:themeColor="text1"/>
          <w:lang w:val="en-US"/>
        </w:rPr>
        <w:t xml:space="preserve"> Félix Schoeller³, Pablo Diego Laville², Matteo Buonarroti⁴, Silvia Monari⁵, Marco De Pieri¹, Federico </w:t>
      </w:r>
      <w:proofErr w:type="spellStart"/>
      <w:r w:rsidRPr="00132AA4">
        <w:rPr>
          <w:color w:val="000000" w:themeColor="text1"/>
          <w:lang w:val="en-US"/>
        </w:rPr>
        <w:t>Seragnoli</w:t>
      </w:r>
      <w:proofErr w:type="spellEnd"/>
      <w:r w:rsidRPr="00132AA4">
        <w:rPr>
          <w:color w:val="000000" w:themeColor="text1"/>
          <w:lang w:val="en-US"/>
        </w:rPr>
        <w:t xml:space="preserve">⁶, Albert Buchard⁶, Tatiana </w:t>
      </w:r>
      <w:proofErr w:type="spellStart"/>
      <w:r w:rsidRPr="00132AA4">
        <w:rPr>
          <w:color w:val="000000" w:themeColor="text1"/>
          <w:lang w:val="en-US"/>
        </w:rPr>
        <w:t>Aboufakra</w:t>
      </w:r>
      <w:proofErr w:type="spellEnd"/>
      <w:r w:rsidRPr="00132AA4">
        <w:rPr>
          <w:color w:val="000000" w:themeColor="text1"/>
          <w:lang w:val="en-US"/>
        </w:rPr>
        <w:t xml:space="preserve">⁶, Louise Penzenstadler⁶, Gabriel </w:t>
      </w:r>
      <w:proofErr w:type="spellStart"/>
      <w:r w:rsidRPr="00132AA4">
        <w:rPr>
          <w:color w:val="000000" w:themeColor="text1"/>
          <w:lang w:val="en-US"/>
        </w:rPr>
        <w:t>Thorens</w:t>
      </w:r>
      <w:proofErr w:type="spellEnd"/>
      <w:r w:rsidRPr="00132AA4">
        <w:rPr>
          <w:color w:val="000000" w:themeColor="text1"/>
          <w:lang w:val="en-US"/>
        </w:rPr>
        <w:t xml:space="preserve">⁶, Daniele Zullino²,⁶, Kerem </w:t>
      </w:r>
      <w:proofErr w:type="spellStart"/>
      <w:r w:rsidRPr="00132AA4">
        <w:rPr>
          <w:color w:val="000000" w:themeColor="text1"/>
          <w:lang w:val="en-US"/>
        </w:rPr>
        <w:t>Böge</w:t>
      </w:r>
      <w:proofErr w:type="spellEnd"/>
      <w:r w:rsidRPr="00132AA4">
        <w:rPr>
          <w:color w:val="000000" w:themeColor="text1"/>
          <w:lang w:val="en-US"/>
        </w:rPr>
        <w:t>⁷,⁸,⁹,</w:t>
      </w:r>
      <w:ins w:id="0" w:author="ESKINAZI Mickael" w:date="2026-05-16T17:19:00Z" w16du:dateUtc="2026-05-16T15:19:00Z">
        <w:r w:rsidR="00A32AD6" w:rsidRPr="00132AA4">
          <w:rPr>
            <w:color w:val="000000" w:themeColor="text1"/>
            <w:lang w:val="en-US"/>
          </w:rPr>
          <w:t>⁶⁴</w:t>
        </w:r>
      </w:ins>
      <w:r w:rsidRPr="00132AA4">
        <w:rPr>
          <w:color w:val="000000" w:themeColor="text1"/>
          <w:lang w:val="en-US"/>
        </w:rPr>
        <w:t xml:space="preserve"> Matthias Kirschner¹,², Mikkel Højlund¹⁰,¹¹, Helin Y. Kafali¹², Begüm Kırmızı¹³, Paolo Fusar-Poli¹⁴,¹⁵,¹⁶,¹⁷, Christoph U. Correll</w:t>
      </w:r>
      <w:r w:rsidR="006C36AA" w:rsidRPr="00132AA4">
        <w:rPr>
          <w:color w:val="000000" w:themeColor="text1"/>
          <w:vertAlign w:val="superscript"/>
          <w:lang w:val="en-US"/>
        </w:rPr>
        <w:t>7,</w:t>
      </w:r>
      <w:r w:rsidRPr="00132AA4">
        <w:rPr>
          <w:color w:val="000000" w:themeColor="text1"/>
          <w:lang w:val="en-US"/>
        </w:rPr>
        <w:t xml:space="preserve">¹⁸,¹⁹, Samuele Cortese²⁰,²¹,²²,²³,²⁴, Jess Fiedorowicz²⁵,²⁶,²⁷, Gayatri Saraf²⁵,²⁶,²⁷, Michael Berk²⁸, Muhammad I. Husain²⁹,³⁰, Joshua D. Rosenblat²⁹,³¹,³², Ruby Rubaiyat²⁶, Kim Corace²⁵,²⁷,³³, Stanley Wong²⁹, Simon Hatcher²⁵,²⁶, Mark Kaluzienski²⁷, Lakshmi N. Yatham³⁴,³⁵, Andrea Cipriani³⁶,³⁷,³⁸,³⁹, Corentin J. Gosling²⁰,⁴⁰,⁴¹, Robin Carhart-Harris⁴²,⁴³, Peter </w:t>
      </w:r>
      <w:proofErr w:type="spellStart"/>
      <w:r w:rsidRPr="00132AA4">
        <w:rPr>
          <w:color w:val="000000" w:themeColor="text1"/>
          <w:lang w:val="en-US"/>
        </w:rPr>
        <w:t>Tanuseputro</w:t>
      </w:r>
      <w:proofErr w:type="spellEnd"/>
      <w:r w:rsidRPr="00132AA4">
        <w:rPr>
          <w:color w:val="000000" w:themeColor="text1"/>
          <w:lang w:val="en-US"/>
        </w:rPr>
        <w:t>⁴⁴, Daniel T. Myran</w:t>
      </w:r>
      <w:del w:id="1" w:author="ESKINAZI Mickael" w:date="2026-05-14T14:38:00Z" w16du:dateUtc="2026-05-14T12:38:00Z">
        <w:r w:rsidRPr="00132AA4" w:rsidDel="00A32AD6">
          <w:rPr>
            <w:color w:val="000000" w:themeColor="text1"/>
            <w:lang w:val="en-US"/>
          </w:rPr>
          <w:delText>²⁶,</w:delText>
        </w:r>
      </w:del>
      <w:r w:rsidRPr="00132AA4">
        <w:rPr>
          <w:color w:val="000000" w:themeColor="text1"/>
          <w:lang w:val="en-US"/>
        </w:rPr>
        <w:t>⁴⁵,⁴⁶,⁴⁷,</w:t>
      </w:r>
      <w:ins w:id="2" w:author="ESKINAZI Mickael" w:date="2026-05-14T14:42:00Z" w16du:dateUtc="2026-05-14T12:42:00Z">
        <w:r w:rsidR="00A32AD6" w:rsidRPr="00A32AD6">
          <w:rPr>
            <w:color w:val="000000" w:themeColor="text1"/>
            <w:lang w:val="en-US"/>
          </w:rPr>
          <w:t>⁵</w:t>
        </w:r>
        <w:r w:rsidR="00A32AD6" w:rsidRPr="00132AA4">
          <w:rPr>
            <w:color w:val="000000" w:themeColor="text1"/>
            <w:lang w:val="en-US"/>
          </w:rPr>
          <w:t>⁹</w:t>
        </w:r>
      </w:ins>
      <w:r w:rsidRPr="00132AA4">
        <w:rPr>
          <w:color w:val="000000" w:themeColor="text1"/>
          <w:lang w:val="en-US"/>
        </w:rPr>
        <w:t xml:space="preserve"> Nicholas Fabiano²⁵, David Moher⁴⁸, Leah M. Mayo⁴⁹, Stuart G. Nicholls⁵⁰, Tracy White²⁶, Michele De Prisco⁵¹,</w:t>
      </w:r>
      <w:ins w:id="3" w:author="ESKINAZI Mickael" w:date="2026-05-14T14:53:00Z" w16du:dateUtc="2026-05-14T12:53:00Z">
        <w:r w:rsidR="00A32AD6" w:rsidRPr="00132AA4">
          <w:rPr>
            <w:color w:val="000000" w:themeColor="text1"/>
            <w:lang w:val="en-US"/>
          </w:rPr>
          <w:t>⁶⁰</w:t>
        </w:r>
        <w:r w:rsidR="00A32AD6">
          <w:rPr>
            <w:color w:val="000000" w:themeColor="text1"/>
            <w:lang w:val="en-US"/>
          </w:rPr>
          <w:t>,</w:t>
        </w:r>
        <w:r w:rsidR="00A32AD6" w:rsidRPr="00132AA4">
          <w:rPr>
            <w:color w:val="000000" w:themeColor="text1"/>
            <w:lang w:val="en-US"/>
          </w:rPr>
          <w:t>⁶¹</w:t>
        </w:r>
        <w:r w:rsidR="00A32AD6">
          <w:rPr>
            <w:color w:val="000000" w:themeColor="text1"/>
            <w:lang w:val="en-US"/>
          </w:rPr>
          <w:t>,</w:t>
        </w:r>
        <w:r w:rsidR="00A32AD6" w:rsidRPr="00132AA4">
          <w:rPr>
            <w:color w:val="000000" w:themeColor="text1"/>
            <w:lang w:val="en-US"/>
          </w:rPr>
          <w:t>⁶²</w:t>
        </w:r>
        <w:r w:rsidR="00A32AD6">
          <w:rPr>
            <w:color w:val="000000" w:themeColor="text1"/>
            <w:lang w:val="en-US"/>
          </w:rPr>
          <w:t>,</w:t>
        </w:r>
        <w:r w:rsidR="00A32AD6" w:rsidRPr="00132AA4">
          <w:rPr>
            <w:color w:val="000000" w:themeColor="text1"/>
            <w:lang w:val="en-US"/>
          </w:rPr>
          <w:t>⁶³</w:t>
        </w:r>
        <w:r w:rsidR="00A32AD6">
          <w:rPr>
            <w:color w:val="000000" w:themeColor="text1"/>
            <w:lang w:val="en-US"/>
          </w:rPr>
          <w:t>,</w:t>
        </w:r>
      </w:ins>
      <w:r w:rsidRPr="00132AA4">
        <w:rPr>
          <w:color w:val="000000" w:themeColor="text1"/>
          <w:lang w:val="en-US"/>
        </w:rPr>
        <w:t xml:space="preserve"> Joaquim Radua⁵¹, Eduard Vieta⁵¹, Karim S. Ladha⁵²,⁵³, Jay Katz⁵⁴, Areti A. Veroniki⁵⁵,⁵⁶,⁵⁷, Michel Sabé¹,²,⁶* and Marco Solmi⁷,²⁵,²⁶,⁵⁸*</w:t>
      </w:r>
    </w:p>
    <w:p w14:paraId="7622B2D9" w14:textId="77777777" w:rsidR="0043026A" w:rsidRPr="00132AA4" w:rsidRDefault="0043026A" w:rsidP="0043026A">
      <w:pPr>
        <w:rPr>
          <w:color w:val="000000" w:themeColor="text1"/>
          <w:sz w:val="20"/>
          <w:szCs w:val="20"/>
          <w:lang w:val="en-US"/>
        </w:rPr>
      </w:pPr>
    </w:p>
    <w:p w14:paraId="496BD162" w14:textId="2DCAED69" w:rsidR="0043026A" w:rsidRPr="00132AA4" w:rsidRDefault="0043026A" w:rsidP="005C0EA6">
      <w:pPr>
        <w:pStyle w:val="NormalWeb"/>
        <w:numPr>
          <w:ilvl w:val="0"/>
          <w:numId w:val="3"/>
        </w:numPr>
        <w:rPr>
          <w:color w:val="000000" w:themeColor="text1"/>
          <w:sz w:val="20"/>
          <w:szCs w:val="20"/>
          <w:lang w:val="en-US"/>
        </w:rPr>
      </w:pPr>
      <w:r w:rsidRPr="00132AA4">
        <w:rPr>
          <w:color w:val="000000" w:themeColor="text1"/>
          <w:sz w:val="20"/>
          <w:szCs w:val="20"/>
          <w:lang w:val="en-US"/>
        </w:rPr>
        <w:t>Division of Adult Psychiatry, Department of Psychiatry, Geneva University Hospitals, Geneva, Switzerland</w:t>
      </w:r>
    </w:p>
    <w:p w14:paraId="484C6AD4" w14:textId="183260E9"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Faculty of Medicine, University of Geneva, Geneva, Switzerland</w:t>
      </w:r>
    </w:p>
    <w:p w14:paraId="36AB12C5" w14:textId="36540D71" w:rsidR="0043026A" w:rsidRPr="00132AA4" w:rsidRDefault="0043026A" w:rsidP="005C0EA6">
      <w:pPr>
        <w:pStyle w:val="NormalWeb"/>
        <w:numPr>
          <w:ilvl w:val="0"/>
          <w:numId w:val="3"/>
        </w:numPr>
        <w:rPr>
          <w:color w:val="000000" w:themeColor="text1"/>
          <w:sz w:val="20"/>
          <w:szCs w:val="20"/>
          <w:lang w:val="it-CH"/>
        </w:rPr>
      </w:pPr>
      <w:r w:rsidRPr="00132AA4">
        <w:rPr>
          <w:color w:val="000000" w:themeColor="text1"/>
          <w:sz w:val="20"/>
          <w:szCs w:val="20"/>
          <w:lang w:val="it-CH"/>
        </w:rPr>
        <w:t>Fireside Lab, Fireside Project, Venice, California, USA</w:t>
      </w:r>
    </w:p>
    <w:p w14:paraId="5BFBDB8B" w14:textId="3F7323EE" w:rsidR="0043026A" w:rsidRPr="00132AA4" w:rsidRDefault="0043026A" w:rsidP="005C0EA6">
      <w:pPr>
        <w:pStyle w:val="NormalWeb"/>
        <w:numPr>
          <w:ilvl w:val="0"/>
          <w:numId w:val="3"/>
        </w:numPr>
        <w:rPr>
          <w:color w:val="000000" w:themeColor="text1"/>
          <w:sz w:val="20"/>
          <w:szCs w:val="20"/>
          <w:lang w:val="it-CH"/>
        </w:rPr>
      </w:pPr>
      <w:r w:rsidRPr="00132AA4">
        <w:rPr>
          <w:color w:val="000000" w:themeColor="text1"/>
          <w:sz w:val="20"/>
          <w:szCs w:val="20"/>
          <w:lang w:val="it-CH"/>
        </w:rPr>
        <w:t>Società Italiana di Medicina Psichedelica, Bari, Italy</w:t>
      </w:r>
    </w:p>
    <w:p w14:paraId="68224460" w14:textId="5CB9CB82" w:rsidR="0043026A" w:rsidRPr="00132AA4" w:rsidRDefault="0043026A" w:rsidP="005C0EA6">
      <w:pPr>
        <w:pStyle w:val="NormalWeb"/>
        <w:numPr>
          <w:ilvl w:val="0"/>
          <w:numId w:val="3"/>
        </w:numPr>
        <w:rPr>
          <w:color w:val="000000" w:themeColor="text1"/>
          <w:sz w:val="20"/>
          <w:szCs w:val="20"/>
        </w:rPr>
      </w:pPr>
      <w:r w:rsidRPr="00132AA4">
        <w:rPr>
          <w:color w:val="000000" w:themeColor="text1"/>
          <w:sz w:val="20"/>
          <w:szCs w:val="20"/>
        </w:rPr>
        <w:t>Sorbonne Université, Institut du Cerveau (ICM), Inserm, CNRS, Paris, France</w:t>
      </w:r>
    </w:p>
    <w:p w14:paraId="05A611C3" w14:textId="0333451E" w:rsidR="0043026A" w:rsidRPr="00132AA4" w:rsidRDefault="0043026A" w:rsidP="005C0EA6">
      <w:pPr>
        <w:pStyle w:val="NormalWeb"/>
        <w:numPr>
          <w:ilvl w:val="0"/>
          <w:numId w:val="3"/>
        </w:numPr>
        <w:rPr>
          <w:color w:val="000000" w:themeColor="text1"/>
          <w:sz w:val="20"/>
          <w:szCs w:val="20"/>
        </w:rPr>
      </w:pPr>
      <w:r w:rsidRPr="00132AA4">
        <w:rPr>
          <w:color w:val="000000" w:themeColor="text1"/>
          <w:sz w:val="20"/>
          <w:szCs w:val="20"/>
        </w:rPr>
        <w:t xml:space="preserve">Division of Addiction </w:t>
      </w:r>
      <w:proofErr w:type="spellStart"/>
      <w:r w:rsidRPr="00132AA4">
        <w:rPr>
          <w:color w:val="000000" w:themeColor="text1"/>
          <w:sz w:val="20"/>
          <w:szCs w:val="20"/>
        </w:rPr>
        <w:t>Psychiatry</w:t>
      </w:r>
      <w:proofErr w:type="spellEnd"/>
      <w:r w:rsidRPr="00132AA4">
        <w:rPr>
          <w:color w:val="000000" w:themeColor="text1"/>
          <w:sz w:val="20"/>
          <w:szCs w:val="20"/>
        </w:rPr>
        <w:t xml:space="preserve">, Geneva </w:t>
      </w:r>
      <w:proofErr w:type="spellStart"/>
      <w:r w:rsidRPr="00132AA4">
        <w:rPr>
          <w:color w:val="000000" w:themeColor="text1"/>
          <w:sz w:val="20"/>
          <w:szCs w:val="20"/>
        </w:rPr>
        <w:t>University</w:t>
      </w:r>
      <w:proofErr w:type="spellEnd"/>
      <w:r w:rsidRPr="00132AA4">
        <w:rPr>
          <w:color w:val="000000" w:themeColor="text1"/>
          <w:sz w:val="20"/>
          <w:szCs w:val="20"/>
        </w:rPr>
        <w:t xml:space="preserve"> </w:t>
      </w:r>
      <w:proofErr w:type="spellStart"/>
      <w:r w:rsidRPr="00132AA4">
        <w:rPr>
          <w:color w:val="000000" w:themeColor="text1"/>
          <w:sz w:val="20"/>
          <w:szCs w:val="20"/>
        </w:rPr>
        <w:t>Hospitals</w:t>
      </w:r>
      <w:proofErr w:type="spellEnd"/>
      <w:r w:rsidRPr="00132AA4">
        <w:rPr>
          <w:color w:val="000000" w:themeColor="text1"/>
          <w:sz w:val="20"/>
          <w:szCs w:val="20"/>
        </w:rPr>
        <w:t xml:space="preserve">, Geneva, </w:t>
      </w:r>
      <w:proofErr w:type="spellStart"/>
      <w:r w:rsidRPr="00132AA4">
        <w:rPr>
          <w:color w:val="000000" w:themeColor="text1"/>
          <w:sz w:val="20"/>
          <w:szCs w:val="20"/>
        </w:rPr>
        <w:t>Switzerland</w:t>
      </w:r>
      <w:proofErr w:type="spellEnd"/>
    </w:p>
    <w:p w14:paraId="4F04151E" w14:textId="31A99CE9" w:rsidR="0043026A" w:rsidRPr="00132AA4" w:rsidRDefault="00005EFA" w:rsidP="005C0EA6">
      <w:pPr>
        <w:pStyle w:val="NormalWeb"/>
        <w:numPr>
          <w:ilvl w:val="0"/>
          <w:numId w:val="3"/>
        </w:numPr>
        <w:rPr>
          <w:color w:val="000000" w:themeColor="text1"/>
          <w:sz w:val="20"/>
          <w:szCs w:val="20"/>
          <w:lang w:val="de-CH"/>
        </w:rPr>
      </w:pPr>
      <w:r w:rsidRPr="00132AA4">
        <w:rPr>
          <w:color w:val="000000" w:themeColor="text1"/>
          <w:sz w:val="20"/>
          <w:szCs w:val="20"/>
          <w:lang w:val="de-CH"/>
        </w:rPr>
        <w:t xml:space="preserve">Department </w:t>
      </w:r>
      <w:proofErr w:type="spellStart"/>
      <w:r w:rsidRPr="00132AA4">
        <w:rPr>
          <w:color w:val="000000" w:themeColor="text1"/>
          <w:sz w:val="20"/>
          <w:szCs w:val="20"/>
          <w:lang w:val="de-CH"/>
        </w:rPr>
        <w:t>of</w:t>
      </w:r>
      <w:proofErr w:type="spellEnd"/>
      <w:r w:rsidRPr="00132AA4">
        <w:rPr>
          <w:color w:val="000000" w:themeColor="text1"/>
          <w:sz w:val="20"/>
          <w:szCs w:val="20"/>
          <w:lang w:val="de-CH"/>
        </w:rPr>
        <w:t xml:space="preserve"> Child and </w:t>
      </w:r>
      <w:proofErr w:type="spellStart"/>
      <w:r w:rsidRPr="00132AA4">
        <w:rPr>
          <w:color w:val="000000" w:themeColor="text1"/>
          <w:sz w:val="20"/>
          <w:szCs w:val="20"/>
          <w:lang w:val="de-CH"/>
        </w:rPr>
        <w:t>Adolescent</w:t>
      </w:r>
      <w:proofErr w:type="spellEnd"/>
      <w:r w:rsidRPr="00132AA4">
        <w:rPr>
          <w:color w:val="000000" w:themeColor="text1"/>
          <w:sz w:val="20"/>
          <w:szCs w:val="20"/>
          <w:lang w:val="de-CH"/>
        </w:rPr>
        <w:t xml:space="preserve"> </w:t>
      </w:r>
      <w:proofErr w:type="spellStart"/>
      <w:r w:rsidRPr="00132AA4">
        <w:rPr>
          <w:color w:val="000000" w:themeColor="text1"/>
          <w:sz w:val="20"/>
          <w:szCs w:val="20"/>
          <w:lang w:val="de-CH"/>
        </w:rPr>
        <w:t>Psychiatry</w:t>
      </w:r>
      <w:proofErr w:type="spellEnd"/>
      <w:r w:rsidRPr="00132AA4">
        <w:rPr>
          <w:color w:val="000000" w:themeColor="text1"/>
          <w:sz w:val="20"/>
          <w:szCs w:val="20"/>
          <w:lang w:val="de-CH"/>
        </w:rPr>
        <w:t>, Charité Universitätsmedizin, Berlin, Germany</w:t>
      </w:r>
    </w:p>
    <w:p w14:paraId="6AAB1156" w14:textId="0430CF2B" w:rsidR="0043026A" w:rsidRPr="00132AA4" w:rsidRDefault="0043026A" w:rsidP="005C0EA6">
      <w:pPr>
        <w:pStyle w:val="NormalWeb"/>
        <w:numPr>
          <w:ilvl w:val="0"/>
          <w:numId w:val="3"/>
        </w:numPr>
        <w:rPr>
          <w:color w:val="000000" w:themeColor="text1"/>
          <w:sz w:val="20"/>
          <w:szCs w:val="20"/>
        </w:rPr>
      </w:pPr>
      <w:r w:rsidRPr="00132AA4">
        <w:rPr>
          <w:color w:val="000000" w:themeColor="text1"/>
          <w:sz w:val="20"/>
          <w:szCs w:val="20"/>
        </w:rPr>
        <w:t xml:space="preserve">German Center for Mental </w:t>
      </w:r>
      <w:proofErr w:type="spellStart"/>
      <w:r w:rsidRPr="00132AA4">
        <w:rPr>
          <w:color w:val="000000" w:themeColor="text1"/>
          <w:sz w:val="20"/>
          <w:szCs w:val="20"/>
        </w:rPr>
        <w:t>Health</w:t>
      </w:r>
      <w:proofErr w:type="spellEnd"/>
      <w:r w:rsidRPr="00132AA4">
        <w:rPr>
          <w:color w:val="000000" w:themeColor="text1"/>
          <w:sz w:val="20"/>
          <w:szCs w:val="20"/>
        </w:rPr>
        <w:t xml:space="preserve"> (DZPG), Germany</w:t>
      </w:r>
    </w:p>
    <w:p w14:paraId="3FC51098" w14:textId="13775770"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Medical</w:t>
      </w:r>
      <w:proofErr w:type="spellEnd"/>
      <w:r w:rsidRPr="00132AA4">
        <w:rPr>
          <w:color w:val="000000" w:themeColor="text1"/>
          <w:sz w:val="20"/>
          <w:szCs w:val="20"/>
        </w:rPr>
        <w:t xml:space="preserve"> </w:t>
      </w:r>
      <w:proofErr w:type="spellStart"/>
      <w:r w:rsidRPr="00132AA4">
        <w:rPr>
          <w:color w:val="000000" w:themeColor="text1"/>
          <w:sz w:val="20"/>
          <w:szCs w:val="20"/>
        </w:rPr>
        <w:t>University</w:t>
      </w:r>
      <w:proofErr w:type="spellEnd"/>
      <w:r w:rsidRPr="00132AA4">
        <w:rPr>
          <w:color w:val="000000" w:themeColor="text1"/>
          <w:sz w:val="20"/>
          <w:szCs w:val="20"/>
        </w:rPr>
        <w:t xml:space="preserve"> Brandenburg – Theodor Fontane, Germany</w:t>
      </w:r>
    </w:p>
    <w:p w14:paraId="061A76D5" w14:textId="47C3037E" w:rsidR="0043026A" w:rsidRPr="00132AA4" w:rsidRDefault="0043026A" w:rsidP="005C0EA6">
      <w:pPr>
        <w:pStyle w:val="NormalWeb"/>
        <w:numPr>
          <w:ilvl w:val="0"/>
          <w:numId w:val="3"/>
        </w:numPr>
        <w:rPr>
          <w:color w:val="000000" w:themeColor="text1"/>
          <w:sz w:val="20"/>
          <w:szCs w:val="20"/>
          <w:lang w:val="de-CH"/>
        </w:rPr>
      </w:pPr>
      <w:r w:rsidRPr="00132AA4">
        <w:rPr>
          <w:color w:val="000000" w:themeColor="text1"/>
          <w:sz w:val="20"/>
          <w:szCs w:val="20"/>
          <w:lang w:val="de-CH"/>
        </w:rPr>
        <w:t xml:space="preserve">Department </w:t>
      </w:r>
      <w:proofErr w:type="spellStart"/>
      <w:r w:rsidRPr="00132AA4">
        <w:rPr>
          <w:color w:val="000000" w:themeColor="text1"/>
          <w:sz w:val="20"/>
          <w:szCs w:val="20"/>
          <w:lang w:val="de-CH"/>
        </w:rPr>
        <w:t>of</w:t>
      </w:r>
      <w:proofErr w:type="spellEnd"/>
      <w:r w:rsidRPr="00132AA4">
        <w:rPr>
          <w:color w:val="000000" w:themeColor="text1"/>
          <w:sz w:val="20"/>
          <w:szCs w:val="20"/>
          <w:lang w:val="de-CH"/>
        </w:rPr>
        <w:t xml:space="preserve"> Regional Health, University </w:t>
      </w:r>
      <w:proofErr w:type="spellStart"/>
      <w:r w:rsidRPr="00132AA4">
        <w:rPr>
          <w:color w:val="000000" w:themeColor="text1"/>
          <w:sz w:val="20"/>
          <w:szCs w:val="20"/>
          <w:lang w:val="de-CH"/>
        </w:rPr>
        <w:t>of</w:t>
      </w:r>
      <w:proofErr w:type="spellEnd"/>
      <w:r w:rsidRPr="00132AA4">
        <w:rPr>
          <w:color w:val="000000" w:themeColor="text1"/>
          <w:sz w:val="20"/>
          <w:szCs w:val="20"/>
          <w:lang w:val="de-CH"/>
        </w:rPr>
        <w:t xml:space="preserve"> Southern </w:t>
      </w:r>
      <w:proofErr w:type="spellStart"/>
      <w:r w:rsidRPr="00132AA4">
        <w:rPr>
          <w:color w:val="000000" w:themeColor="text1"/>
          <w:sz w:val="20"/>
          <w:szCs w:val="20"/>
          <w:lang w:val="de-CH"/>
        </w:rPr>
        <w:t>Denmark</w:t>
      </w:r>
      <w:proofErr w:type="spellEnd"/>
      <w:r w:rsidRPr="00132AA4">
        <w:rPr>
          <w:color w:val="000000" w:themeColor="text1"/>
          <w:sz w:val="20"/>
          <w:szCs w:val="20"/>
          <w:lang w:val="de-CH"/>
        </w:rPr>
        <w:t xml:space="preserve">, Odense, </w:t>
      </w:r>
      <w:proofErr w:type="spellStart"/>
      <w:r w:rsidRPr="00132AA4">
        <w:rPr>
          <w:color w:val="000000" w:themeColor="text1"/>
          <w:sz w:val="20"/>
          <w:szCs w:val="20"/>
          <w:lang w:val="de-CH"/>
        </w:rPr>
        <w:t>Denmark</w:t>
      </w:r>
      <w:proofErr w:type="spellEnd"/>
    </w:p>
    <w:p w14:paraId="404D742A" w14:textId="194D0D4E" w:rsidR="0043026A" w:rsidRPr="00132AA4" w:rsidRDefault="0043026A" w:rsidP="005C0EA6">
      <w:pPr>
        <w:pStyle w:val="NormalWeb"/>
        <w:numPr>
          <w:ilvl w:val="0"/>
          <w:numId w:val="3"/>
        </w:numPr>
        <w:rPr>
          <w:color w:val="000000" w:themeColor="text1"/>
          <w:sz w:val="20"/>
          <w:szCs w:val="20"/>
          <w:lang w:val="de-CH"/>
        </w:rPr>
      </w:pPr>
      <w:r w:rsidRPr="00132AA4">
        <w:rPr>
          <w:color w:val="000000" w:themeColor="text1"/>
          <w:sz w:val="20"/>
          <w:szCs w:val="20"/>
          <w:lang w:val="de-CH"/>
        </w:rPr>
        <w:t xml:space="preserve">Department </w:t>
      </w:r>
      <w:proofErr w:type="spellStart"/>
      <w:r w:rsidRPr="00132AA4">
        <w:rPr>
          <w:color w:val="000000" w:themeColor="text1"/>
          <w:sz w:val="20"/>
          <w:szCs w:val="20"/>
          <w:lang w:val="de-CH"/>
        </w:rPr>
        <w:t>of</w:t>
      </w:r>
      <w:proofErr w:type="spellEnd"/>
      <w:r w:rsidRPr="00132AA4">
        <w:rPr>
          <w:color w:val="000000" w:themeColor="text1"/>
          <w:sz w:val="20"/>
          <w:szCs w:val="20"/>
          <w:lang w:val="de-CH"/>
        </w:rPr>
        <w:t xml:space="preserve"> </w:t>
      </w:r>
      <w:proofErr w:type="spellStart"/>
      <w:r w:rsidRPr="00132AA4">
        <w:rPr>
          <w:color w:val="000000" w:themeColor="text1"/>
          <w:sz w:val="20"/>
          <w:szCs w:val="20"/>
          <w:lang w:val="de-CH"/>
        </w:rPr>
        <w:t>Psychiatry</w:t>
      </w:r>
      <w:proofErr w:type="spellEnd"/>
      <w:r w:rsidRPr="00132AA4">
        <w:rPr>
          <w:color w:val="000000" w:themeColor="text1"/>
          <w:sz w:val="20"/>
          <w:szCs w:val="20"/>
          <w:lang w:val="de-CH"/>
        </w:rPr>
        <w:t xml:space="preserve">, Hospital </w:t>
      </w:r>
      <w:proofErr w:type="spellStart"/>
      <w:r w:rsidRPr="00132AA4">
        <w:rPr>
          <w:color w:val="000000" w:themeColor="text1"/>
          <w:sz w:val="20"/>
          <w:szCs w:val="20"/>
          <w:lang w:val="de-CH"/>
        </w:rPr>
        <w:t>Sønderjylland</w:t>
      </w:r>
      <w:proofErr w:type="spellEnd"/>
      <w:r w:rsidRPr="00132AA4">
        <w:rPr>
          <w:color w:val="000000" w:themeColor="text1"/>
          <w:sz w:val="20"/>
          <w:szCs w:val="20"/>
          <w:lang w:val="de-CH"/>
        </w:rPr>
        <w:t xml:space="preserve">, Aabenraa, </w:t>
      </w:r>
      <w:proofErr w:type="spellStart"/>
      <w:r w:rsidRPr="00132AA4">
        <w:rPr>
          <w:color w:val="000000" w:themeColor="text1"/>
          <w:sz w:val="20"/>
          <w:szCs w:val="20"/>
          <w:lang w:val="de-CH"/>
        </w:rPr>
        <w:t>Denmark</w:t>
      </w:r>
      <w:proofErr w:type="spellEnd"/>
    </w:p>
    <w:p w14:paraId="766E3E3B" w14:textId="20A8C1EF"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Department</w:t>
      </w:r>
      <w:proofErr w:type="spellEnd"/>
      <w:r w:rsidRPr="00132AA4">
        <w:rPr>
          <w:color w:val="000000" w:themeColor="text1"/>
          <w:sz w:val="20"/>
          <w:szCs w:val="20"/>
        </w:rPr>
        <w:t xml:space="preserve"> of Psychology, </w:t>
      </w:r>
      <w:proofErr w:type="spellStart"/>
      <w:r w:rsidRPr="00132AA4">
        <w:rPr>
          <w:color w:val="000000" w:themeColor="text1"/>
          <w:sz w:val="20"/>
          <w:szCs w:val="20"/>
        </w:rPr>
        <w:t>Fevziye</w:t>
      </w:r>
      <w:proofErr w:type="spellEnd"/>
      <w:r w:rsidRPr="00132AA4">
        <w:rPr>
          <w:color w:val="000000" w:themeColor="text1"/>
          <w:sz w:val="20"/>
          <w:szCs w:val="20"/>
        </w:rPr>
        <w:t xml:space="preserve"> </w:t>
      </w:r>
      <w:proofErr w:type="spellStart"/>
      <w:r w:rsidRPr="00132AA4">
        <w:rPr>
          <w:color w:val="000000" w:themeColor="text1"/>
          <w:sz w:val="20"/>
          <w:szCs w:val="20"/>
        </w:rPr>
        <w:t>Schools</w:t>
      </w:r>
      <w:proofErr w:type="spellEnd"/>
      <w:r w:rsidRPr="00132AA4">
        <w:rPr>
          <w:color w:val="000000" w:themeColor="text1"/>
          <w:sz w:val="20"/>
          <w:szCs w:val="20"/>
        </w:rPr>
        <w:t xml:space="preserve"> </w:t>
      </w:r>
      <w:proofErr w:type="spellStart"/>
      <w:r w:rsidRPr="00132AA4">
        <w:rPr>
          <w:color w:val="000000" w:themeColor="text1"/>
          <w:sz w:val="20"/>
          <w:szCs w:val="20"/>
        </w:rPr>
        <w:t>Foundation</w:t>
      </w:r>
      <w:proofErr w:type="spellEnd"/>
      <w:r w:rsidRPr="00132AA4">
        <w:rPr>
          <w:color w:val="000000" w:themeColor="text1"/>
          <w:sz w:val="20"/>
          <w:szCs w:val="20"/>
        </w:rPr>
        <w:t xml:space="preserve"> </w:t>
      </w:r>
      <w:proofErr w:type="spellStart"/>
      <w:r w:rsidRPr="00132AA4">
        <w:rPr>
          <w:color w:val="000000" w:themeColor="text1"/>
          <w:sz w:val="20"/>
          <w:szCs w:val="20"/>
        </w:rPr>
        <w:t>Işık</w:t>
      </w:r>
      <w:proofErr w:type="spellEnd"/>
      <w:r w:rsidRPr="00132AA4">
        <w:rPr>
          <w:color w:val="000000" w:themeColor="text1"/>
          <w:sz w:val="20"/>
          <w:szCs w:val="20"/>
        </w:rPr>
        <w:t xml:space="preserve"> </w:t>
      </w:r>
      <w:proofErr w:type="spellStart"/>
      <w:r w:rsidRPr="00132AA4">
        <w:rPr>
          <w:color w:val="000000" w:themeColor="text1"/>
          <w:sz w:val="20"/>
          <w:szCs w:val="20"/>
        </w:rPr>
        <w:t>University</w:t>
      </w:r>
      <w:proofErr w:type="spellEnd"/>
      <w:r w:rsidRPr="00132AA4">
        <w:rPr>
          <w:color w:val="000000" w:themeColor="text1"/>
          <w:sz w:val="20"/>
          <w:szCs w:val="20"/>
        </w:rPr>
        <w:t xml:space="preserve">, Istanbul, </w:t>
      </w:r>
      <w:proofErr w:type="spellStart"/>
      <w:r w:rsidRPr="00132AA4">
        <w:rPr>
          <w:color w:val="000000" w:themeColor="text1"/>
          <w:sz w:val="20"/>
          <w:szCs w:val="20"/>
        </w:rPr>
        <w:t>Turkey</w:t>
      </w:r>
      <w:proofErr w:type="spellEnd"/>
    </w:p>
    <w:p w14:paraId="7E564881" w14:textId="458A7AF8"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Department</w:t>
      </w:r>
      <w:proofErr w:type="spellEnd"/>
      <w:r w:rsidRPr="00132AA4">
        <w:rPr>
          <w:color w:val="000000" w:themeColor="text1"/>
          <w:sz w:val="20"/>
          <w:szCs w:val="20"/>
        </w:rPr>
        <w:t xml:space="preserve"> of Child and Adolescent </w:t>
      </w:r>
      <w:proofErr w:type="spellStart"/>
      <w:r w:rsidRPr="00132AA4">
        <w:rPr>
          <w:color w:val="000000" w:themeColor="text1"/>
          <w:sz w:val="20"/>
          <w:szCs w:val="20"/>
        </w:rPr>
        <w:t>Psychiatry</w:t>
      </w:r>
      <w:proofErr w:type="spellEnd"/>
      <w:r w:rsidRPr="00132AA4">
        <w:rPr>
          <w:color w:val="000000" w:themeColor="text1"/>
          <w:sz w:val="20"/>
          <w:szCs w:val="20"/>
        </w:rPr>
        <w:t xml:space="preserve">, Ankara City Hospital, Ankara, </w:t>
      </w:r>
      <w:proofErr w:type="spellStart"/>
      <w:r w:rsidRPr="00132AA4">
        <w:rPr>
          <w:color w:val="000000" w:themeColor="text1"/>
          <w:sz w:val="20"/>
          <w:szCs w:val="20"/>
        </w:rPr>
        <w:t>Turkey</w:t>
      </w:r>
      <w:proofErr w:type="spellEnd"/>
    </w:p>
    <w:p w14:paraId="4F286C6E" w14:textId="5A939B7C"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Early</w:t>
      </w:r>
      <w:proofErr w:type="spellEnd"/>
      <w:r w:rsidRPr="00132AA4">
        <w:rPr>
          <w:color w:val="000000" w:themeColor="text1"/>
          <w:sz w:val="20"/>
          <w:szCs w:val="20"/>
        </w:rPr>
        <w:t xml:space="preserve"> </w:t>
      </w:r>
      <w:proofErr w:type="spellStart"/>
      <w:proofErr w:type="gramStart"/>
      <w:r w:rsidRPr="00132AA4">
        <w:rPr>
          <w:color w:val="000000" w:themeColor="text1"/>
          <w:sz w:val="20"/>
          <w:szCs w:val="20"/>
        </w:rPr>
        <w:t>Psychosis</w:t>
      </w:r>
      <w:proofErr w:type="spellEnd"/>
      <w:r w:rsidRPr="00132AA4">
        <w:rPr>
          <w:color w:val="000000" w:themeColor="text1"/>
          <w:sz w:val="20"/>
          <w:szCs w:val="20"/>
        </w:rPr>
        <w:t>:</w:t>
      </w:r>
      <w:proofErr w:type="gramEnd"/>
      <w:r w:rsidRPr="00132AA4">
        <w:rPr>
          <w:color w:val="000000" w:themeColor="text1"/>
          <w:sz w:val="20"/>
          <w:szCs w:val="20"/>
        </w:rPr>
        <w:t xml:space="preserve"> Interventions and </w:t>
      </w:r>
      <w:proofErr w:type="spellStart"/>
      <w:r w:rsidRPr="00132AA4">
        <w:rPr>
          <w:color w:val="000000" w:themeColor="text1"/>
          <w:sz w:val="20"/>
          <w:szCs w:val="20"/>
        </w:rPr>
        <w:t>Clinical-detection</w:t>
      </w:r>
      <w:proofErr w:type="spellEnd"/>
      <w:r w:rsidRPr="00132AA4">
        <w:rPr>
          <w:color w:val="000000" w:themeColor="text1"/>
          <w:sz w:val="20"/>
          <w:szCs w:val="20"/>
        </w:rPr>
        <w:t xml:space="preserve"> (EPIC) </w:t>
      </w:r>
      <w:proofErr w:type="spellStart"/>
      <w:r w:rsidRPr="00132AA4">
        <w:rPr>
          <w:color w:val="000000" w:themeColor="text1"/>
          <w:sz w:val="20"/>
          <w:szCs w:val="20"/>
        </w:rPr>
        <w:t>Lab</w:t>
      </w:r>
      <w:proofErr w:type="spellEnd"/>
      <w:r w:rsidRPr="00132AA4">
        <w:rPr>
          <w:color w:val="000000" w:themeColor="text1"/>
          <w:sz w:val="20"/>
          <w:szCs w:val="20"/>
        </w:rPr>
        <w:t xml:space="preserve">, </w:t>
      </w:r>
      <w:proofErr w:type="spellStart"/>
      <w:r w:rsidRPr="00132AA4">
        <w:rPr>
          <w:color w:val="000000" w:themeColor="text1"/>
          <w:sz w:val="20"/>
          <w:szCs w:val="20"/>
        </w:rPr>
        <w:t>King’s</w:t>
      </w:r>
      <w:proofErr w:type="spellEnd"/>
      <w:r w:rsidRPr="00132AA4">
        <w:rPr>
          <w:color w:val="000000" w:themeColor="text1"/>
          <w:sz w:val="20"/>
          <w:szCs w:val="20"/>
        </w:rPr>
        <w:t xml:space="preserve"> </w:t>
      </w:r>
      <w:proofErr w:type="spellStart"/>
      <w:r w:rsidRPr="00132AA4">
        <w:rPr>
          <w:color w:val="000000" w:themeColor="text1"/>
          <w:sz w:val="20"/>
          <w:szCs w:val="20"/>
        </w:rPr>
        <w:t>College</w:t>
      </w:r>
      <w:proofErr w:type="spellEnd"/>
      <w:r w:rsidRPr="00132AA4">
        <w:rPr>
          <w:color w:val="000000" w:themeColor="text1"/>
          <w:sz w:val="20"/>
          <w:szCs w:val="20"/>
        </w:rPr>
        <w:t xml:space="preserve"> London, UK</w:t>
      </w:r>
    </w:p>
    <w:p w14:paraId="5CD4A3A2" w14:textId="6CC224FC"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Department</w:t>
      </w:r>
      <w:proofErr w:type="spellEnd"/>
      <w:r w:rsidRPr="00132AA4">
        <w:rPr>
          <w:color w:val="000000" w:themeColor="text1"/>
          <w:sz w:val="20"/>
          <w:szCs w:val="20"/>
        </w:rPr>
        <w:t xml:space="preserve"> of Brain and </w:t>
      </w:r>
      <w:proofErr w:type="spellStart"/>
      <w:r w:rsidRPr="00132AA4">
        <w:rPr>
          <w:color w:val="000000" w:themeColor="text1"/>
          <w:sz w:val="20"/>
          <w:szCs w:val="20"/>
        </w:rPr>
        <w:t>Behavioral</w:t>
      </w:r>
      <w:proofErr w:type="spellEnd"/>
      <w:r w:rsidRPr="00132AA4">
        <w:rPr>
          <w:color w:val="000000" w:themeColor="text1"/>
          <w:sz w:val="20"/>
          <w:szCs w:val="20"/>
        </w:rPr>
        <w:t xml:space="preserve"> Sciences, </w:t>
      </w:r>
      <w:proofErr w:type="spellStart"/>
      <w:r w:rsidRPr="00132AA4">
        <w:rPr>
          <w:color w:val="000000" w:themeColor="text1"/>
          <w:sz w:val="20"/>
          <w:szCs w:val="20"/>
        </w:rPr>
        <w:t>University</w:t>
      </w:r>
      <w:proofErr w:type="spellEnd"/>
      <w:r w:rsidRPr="00132AA4">
        <w:rPr>
          <w:color w:val="000000" w:themeColor="text1"/>
          <w:sz w:val="20"/>
          <w:szCs w:val="20"/>
        </w:rPr>
        <w:t xml:space="preserve"> of </w:t>
      </w:r>
      <w:proofErr w:type="spellStart"/>
      <w:r w:rsidRPr="00132AA4">
        <w:rPr>
          <w:color w:val="000000" w:themeColor="text1"/>
          <w:sz w:val="20"/>
          <w:szCs w:val="20"/>
        </w:rPr>
        <w:t>Pavia</w:t>
      </w:r>
      <w:proofErr w:type="spellEnd"/>
      <w:r w:rsidRPr="00132AA4">
        <w:rPr>
          <w:color w:val="000000" w:themeColor="text1"/>
          <w:sz w:val="20"/>
          <w:szCs w:val="20"/>
        </w:rPr>
        <w:t xml:space="preserve">, </w:t>
      </w:r>
      <w:proofErr w:type="spellStart"/>
      <w:r w:rsidRPr="00132AA4">
        <w:rPr>
          <w:color w:val="000000" w:themeColor="text1"/>
          <w:sz w:val="20"/>
          <w:szCs w:val="20"/>
        </w:rPr>
        <w:t>Italy</w:t>
      </w:r>
      <w:proofErr w:type="spellEnd"/>
    </w:p>
    <w:p w14:paraId="6496585D" w14:textId="7D0D4677"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Outreach</w:t>
      </w:r>
      <w:proofErr w:type="spellEnd"/>
      <w:r w:rsidRPr="00132AA4">
        <w:rPr>
          <w:color w:val="000000" w:themeColor="text1"/>
          <w:sz w:val="20"/>
          <w:szCs w:val="20"/>
        </w:rPr>
        <w:t xml:space="preserve"> and Support in South-London (OASIS), South London and </w:t>
      </w:r>
      <w:proofErr w:type="spellStart"/>
      <w:r w:rsidRPr="00132AA4">
        <w:rPr>
          <w:color w:val="000000" w:themeColor="text1"/>
          <w:sz w:val="20"/>
          <w:szCs w:val="20"/>
        </w:rPr>
        <w:t>Maudsley</w:t>
      </w:r>
      <w:proofErr w:type="spellEnd"/>
      <w:r w:rsidRPr="00132AA4">
        <w:rPr>
          <w:color w:val="000000" w:themeColor="text1"/>
          <w:sz w:val="20"/>
          <w:szCs w:val="20"/>
        </w:rPr>
        <w:t xml:space="preserve"> NHS </w:t>
      </w:r>
      <w:proofErr w:type="spellStart"/>
      <w:r w:rsidRPr="00132AA4">
        <w:rPr>
          <w:color w:val="000000" w:themeColor="text1"/>
          <w:sz w:val="20"/>
          <w:szCs w:val="20"/>
        </w:rPr>
        <w:t>Foundation</w:t>
      </w:r>
      <w:proofErr w:type="spellEnd"/>
      <w:r w:rsidRPr="00132AA4">
        <w:rPr>
          <w:color w:val="000000" w:themeColor="text1"/>
          <w:sz w:val="20"/>
          <w:szCs w:val="20"/>
        </w:rPr>
        <w:t xml:space="preserve"> Trust, UK</w:t>
      </w:r>
    </w:p>
    <w:p w14:paraId="76C8D1CE" w14:textId="51E2E7A0" w:rsidR="0043026A" w:rsidRPr="00132AA4" w:rsidRDefault="0043026A" w:rsidP="005C0EA6">
      <w:pPr>
        <w:pStyle w:val="NormalWeb"/>
        <w:numPr>
          <w:ilvl w:val="0"/>
          <w:numId w:val="3"/>
        </w:numPr>
        <w:rPr>
          <w:color w:val="000000" w:themeColor="text1"/>
          <w:sz w:val="20"/>
          <w:szCs w:val="20"/>
          <w:lang w:val="de-CH"/>
        </w:rPr>
      </w:pPr>
      <w:r w:rsidRPr="00132AA4">
        <w:rPr>
          <w:color w:val="000000" w:themeColor="text1"/>
          <w:sz w:val="20"/>
          <w:szCs w:val="20"/>
          <w:lang w:val="de-CH"/>
        </w:rPr>
        <w:t xml:space="preserve">Department </w:t>
      </w:r>
      <w:proofErr w:type="spellStart"/>
      <w:r w:rsidRPr="00132AA4">
        <w:rPr>
          <w:color w:val="000000" w:themeColor="text1"/>
          <w:sz w:val="20"/>
          <w:szCs w:val="20"/>
          <w:lang w:val="de-CH"/>
        </w:rPr>
        <w:t>of</w:t>
      </w:r>
      <w:proofErr w:type="spellEnd"/>
      <w:r w:rsidRPr="00132AA4">
        <w:rPr>
          <w:color w:val="000000" w:themeColor="text1"/>
          <w:sz w:val="20"/>
          <w:szCs w:val="20"/>
          <w:lang w:val="de-CH"/>
        </w:rPr>
        <w:t xml:space="preserve"> </w:t>
      </w:r>
      <w:proofErr w:type="spellStart"/>
      <w:r w:rsidRPr="00132AA4">
        <w:rPr>
          <w:color w:val="000000" w:themeColor="text1"/>
          <w:sz w:val="20"/>
          <w:szCs w:val="20"/>
          <w:lang w:val="de-CH"/>
        </w:rPr>
        <w:t>Psychiatry</w:t>
      </w:r>
      <w:proofErr w:type="spellEnd"/>
      <w:r w:rsidRPr="00132AA4">
        <w:rPr>
          <w:color w:val="000000" w:themeColor="text1"/>
          <w:sz w:val="20"/>
          <w:szCs w:val="20"/>
          <w:lang w:val="de-CH"/>
        </w:rPr>
        <w:t xml:space="preserve"> and </w:t>
      </w:r>
      <w:proofErr w:type="spellStart"/>
      <w:r w:rsidRPr="00132AA4">
        <w:rPr>
          <w:color w:val="000000" w:themeColor="text1"/>
          <w:sz w:val="20"/>
          <w:szCs w:val="20"/>
          <w:lang w:val="de-CH"/>
        </w:rPr>
        <w:t>Psychotherapy</w:t>
      </w:r>
      <w:proofErr w:type="spellEnd"/>
      <w:r w:rsidRPr="00132AA4">
        <w:rPr>
          <w:color w:val="000000" w:themeColor="text1"/>
          <w:sz w:val="20"/>
          <w:szCs w:val="20"/>
          <w:lang w:val="de-CH"/>
        </w:rPr>
        <w:t>, Ludwig-Maximilian-University Munich, Germany</w:t>
      </w:r>
    </w:p>
    <w:p w14:paraId="1125CCDE" w14:textId="67E6A813" w:rsidR="0043026A" w:rsidRPr="00132AA4" w:rsidRDefault="0043026A" w:rsidP="005C0EA6">
      <w:pPr>
        <w:pStyle w:val="NormalWeb"/>
        <w:numPr>
          <w:ilvl w:val="0"/>
          <w:numId w:val="3"/>
        </w:numPr>
        <w:rPr>
          <w:color w:val="000000" w:themeColor="text1"/>
          <w:sz w:val="20"/>
          <w:szCs w:val="20"/>
        </w:rPr>
      </w:pPr>
      <w:r w:rsidRPr="00132AA4">
        <w:rPr>
          <w:color w:val="000000" w:themeColor="text1"/>
          <w:sz w:val="20"/>
          <w:szCs w:val="20"/>
        </w:rPr>
        <w:t xml:space="preserve">Center for </w:t>
      </w:r>
      <w:proofErr w:type="spellStart"/>
      <w:r w:rsidRPr="00132AA4">
        <w:rPr>
          <w:color w:val="000000" w:themeColor="text1"/>
          <w:sz w:val="20"/>
          <w:szCs w:val="20"/>
        </w:rPr>
        <w:t>Psychiatric</w:t>
      </w:r>
      <w:proofErr w:type="spellEnd"/>
      <w:r w:rsidRPr="00132AA4">
        <w:rPr>
          <w:color w:val="000000" w:themeColor="text1"/>
          <w:sz w:val="20"/>
          <w:szCs w:val="20"/>
        </w:rPr>
        <w:t xml:space="preserve"> Neuroscience, </w:t>
      </w:r>
      <w:proofErr w:type="spellStart"/>
      <w:r w:rsidRPr="00132AA4">
        <w:rPr>
          <w:color w:val="000000" w:themeColor="text1"/>
          <w:sz w:val="20"/>
          <w:szCs w:val="20"/>
        </w:rPr>
        <w:t>Feinstein</w:t>
      </w:r>
      <w:proofErr w:type="spellEnd"/>
      <w:r w:rsidRPr="00132AA4">
        <w:rPr>
          <w:color w:val="000000" w:themeColor="text1"/>
          <w:sz w:val="20"/>
          <w:szCs w:val="20"/>
        </w:rPr>
        <w:t xml:space="preserve"> Institutes for </w:t>
      </w:r>
      <w:proofErr w:type="spellStart"/>
      <w:r w:rsidRPr="00132AA4">
        <w:rPr>
          <w:color w:val="000000" w:themeColor="text1"/>
          <w:sz w:val="20"/>
          <w:szCs w:val="20"/>
        </w:rPr>
        <w:t>Medical</w:t>
      </w:r>
      <w:proofErr w:type="spellEnd"/>
      <w:r w:rsidRPr="00132AA4">
        <w:rPr>
          <w:color w:val="000000" w:themeColor="text1"/>
          <w:sz w:val="20"/>
          <w:szCs w:val="20"/>
        </w:rPr>
        <w:t xml:space="preserve"> </w:t>
      </w:r>
      <w:proofErr w:type="spellStart"/>
      <w:r w:rsidRPr="00132AA4">
        <w:rPr>
          <w:color w:val="000000" w:themeColor="text1"/>
          <w:sz w:val="20"/>
          <w:szCs w:val="20"/>
        </w:rPr>
        <w:t>Research</w:t>
      </w:r>
      <w:proofErr w:type="spellEnd"/>
      <w:r w:rsidRPr="00132AA4">
        <w:rPr>
          <w:color w:val="000000" w:themeColor="text1"/>
          <w:sz w:val="20"/>
          <w:szCs w:val="20"/>
        </w:rPr>
        <w:t>, New York, USA</w:t>
      </w:r>
    </w:p>
    <w:p w14:paraId="72310BE1" w14:textId="5C656658" w:rsidR="0043026A" w:rsidRPr="00132AA4" w:rsidRDefault="0043026A" w:rsidP="005C0EA6">
      <w:pPr>
        <w:pStyle w:val="NormalWeb"/>
        <w:numPr>
          <w:ilvl w:val="0"/>
          <w:numId w:val="3"/>
        </w:numPr>
        <w:rPr>
          <w:color w:val="000000" w:themeColor="text1"/>
          <w:sz w:val="20"/>
          <w:szCs w:val="20"/>
          <w:lang w:val="de-CH"/>
        </w:rPr>
      </w:pPr>
      <w:r w:rsidRPr="00132AA4">
        <w:rPr>
          <w:color w:val="000000" w:themeColor="text1"/>
          <w:sz w:val="20"/>
          <w:szCs w:val="20"/>
          <w:lang w:val="de-CH"/>
        </w:rPr>
        <w:t xml:space="preserve">Department </w:t>
      </w:r>
      <w:proofErr w:type="spellStart"/>
      <w:r w:rsidRPr="00132AA4">
        <w:rPr>
          <w:color w:val="000000" w:themeColor="text1"/>
          <w:sz w:val="20"/>
          <w:szCs w:val="20"/>
          <w:lang w:val="de-CH"/>
        </w:rPr>
        <w:t>of</w:t>
      </w:r>
      <w:proofErr w:type="spellEnd"/>
      <w:r w:rsidRPr="00132AA4">
        <w:rPr>
          <w:color w:val="000000" w:themeColor="text1"/>
          <w:sz w:val="20"/>
          <w:szCs w:val="20"/>
          <w:lang w:val="de-CH"/>
        </w:rPr>
        <w:t xml:space="preserve"> </w:t>
      </w:r>
      <w:proofErr w:type="spellStart"/>
      <w:r w:rsidRPr="00132AA4">
        <w:rPr>
          <w:color w:val="000000" w:themeColor="text1"/>
          <w:sz w:val="20"/>
          <w:szCs w:val="20"/>
          <w:lang w:val="de-CH"/>
        </w:rPr>
        <w:t>Psychiatry</w:t>
      </w:r>
      <w:proofErr w:type="spellEnd"/>
      <w:r w:rsidRPr="00132AA4">
        <w:rPr>
          <w:color w:val="000000" w:themeColor="text1"/>
          <w:sz w:val="20"/>
          <w:szCs w:val="20"/>
          <w:lang w:val="de-CH"/>
        </w:rPr>
        <w:t xml:space="preserve">, Zucker </w:t>
      </w:r>
      <w:proofErr w:type="spellStart"/>
      <w:r w:rsidRPr="00132AA4">
        <w:rPr>
          <w:color w:val="000000" w:themeColor="text1"/>
          <w:sz w:val="20"/>
          <w:szCs w:val="20"/>
          <w:lang w:val="de-CH"/>
        </w:rPr>
        <w:t>Hillside</w:t>
      </w:r>
      <w:proofErr w:type="spellEnd"/>
      <w:r w:rsidRPr="00132AA4">
        <w:rPr>
          <w:color w:val="000000" w:themeColor="text1"/>
          <w:sz w:val="20"/>
          <w:szCs w:val="20"/>
          <w:lang w:val="de-CH"/>
        </w:rPr>
        <w:t xml:space="preserve"> Hospital, </w:t>
      </w:r>
      <w:proofErr w:type="spellStart"/>
      <w:r w:rsidRPr="00132AA4">
        <w:rPr>
          <w:color w:val="000000" w:themeColor="text1"/>
          <w:sz w:val="20"/>
          <w:szCs w:val="20"/>
          <w:lang w:val="de-CH"/>
        </w:rPr>
        <w:t>Northwell</w:t>
      </w:r>
      <w:proofErr w:type="spellEnd"/>
      <w:r w:rsidRPr="00132AA4">
        <w:rPr>
          <w:color w:val="000000" w:themeColor="text1"/>
          <w:sz w:val="20"/>
          <w:szCs w:val="20"/>
          <w:lang w:val="de-CH"/>
        </w:rPr>
        <w:t xml:space="preserve"> Health, New York, USA</w:t>
      </w:r>
    </w:p>
    <w:p w14:paraId="5EA1AF85" w14:textId="757093A9"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Developmental</w:t>
      </w:r>
      <w:proofErr w:type="spellEnd"/>
      <w:r w:rsidRPr="00132AA4">
        <w:rPr>
          <w:color w:val="000000" w:themeColor="text1"/>
          <w:sz w:val="20"/>
          <w:szCs w:val="20"/>
        </w:rPr>
        <w:t xml:space="preserve"> EPI </w:t>
      </w:r>
      <w:proofErr w:type="spellStart"/>
      <w:r w:rsidRPr="00132AA4">
        <w:rPr>
          <w:color w:val="000000" w:themeColor="text1"/>
          <w:sz w:val="20"/>
          <w:szCs w:val="20"/>
        </w:rPr>
        <w:t>Lab</w:t>
      </w:r>
      <w:proofErr w:type="spellEnd"/>
      <w:r w:rsidRPr="00132AA4">
        <w:rPr>
          <w:color w:val="000000" w:themeColor="text1"/>
          <w:sz w:val="20"/>
          <w:szCs w:val="20"/>
        </w:rPr>
        <w:t xml:space="preserve">, </w:t>
      </w:r>
      <w:proofErr w:type="spellStart"/>
      <w:r w:rsidRPr="00132AA4">
        <w:rPr>
          <w:color w:val="000000" w:themeColor="text1"/>
          <w:sz w:val="20"/>
          <w:szCs w:val="20"/>
        </w:rPr>
        <w:t>University</w:t>
      </w:r>
      <w:proofErr w:type="spellEnd"/>
      <w:r w:rsidRPr="00132AA4">
        <w:rPr>
          <w:color w:val="000000" w:themeColor="text1"/>
          <w:sz w:val="20"/>
          <w:szCs w:val="20"/>
        </w:rPr>
        <w:t xml:space="preserve"> of Southampton, UK</w:t>
      </w:r>
    </w:p>
    <w:p w14:paraId="7BD77A06" w14:textId="20CB1A45"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Clinical</w:t>
      </w:r>
      <w:proofErr w:type="spellEnd"/>
      <w:r w:rsidRPr="00132AA4">
        <w:rPr>
          <w:color w:val="000000" w:themeColor="text1"/>
          <w:sz w:val="20"/>
          <w:szCs w:val="20"/>
        </w:rPr>
        <w:t xml:space="preserve"> and </w:t>
      </w:r>
      <w:proofErr w:type="spellStart"/>
      <w:r w:rsidRPr="00132AA4">
        <w:rPr>
          <w:color w:val="000000" w:themeColor="text1"/>
          <w:sz w:val="20"/>
          <w:szCs w:val="20"/>
        </w:rPr>
        <w:t>Experimental</w:t>
      </w:r>
      <w:proofErr w:type="spellEnd"/>
      <w:r w:rsidRPr="00132AA4">
        <w:rPr>
          <w:color w:val="000000" w:themeColor="text1"/>
          <w:sz w:val="20"/>
          <w:szCs w:val="20"/>
        </w:rPr>
        <w:t xml:space="preserve"> Sciences, </w:t>
      </w:r>
      <w:proofErr w:type="spellStart"/>
      <w:r w:rsidRPr="00132AA4">
        <w:rPr>
          <w:color w:val="000000" w:themeColor="text1"/>
          <w:sz w:val="20"/>
          <w:szCs w:val="20"/>
        </w:rPr>
        <w:t>University</w:t>
      </w:r>
      <w:proofErr w:type="spellEnd"/>
      <w:r w:rsidRPr="00132AA4">
        <w:rPr>
          <w:color w:val="000000" w:themeColor="text1"/>
          <w:sz w:val="20"/>
          <w:szCs w:val="20"/>
        </w:rPr>
        <w:t xml:space="preserve"> of Southampton, UK</w:t>
      </w:r>
    </w:p>
    <w:p w14:paraId="147129EC" w14:textId="05BBDED3" w:rsidR="0043026A" w:rsidRPr="00132AA4" w:rsidRDefault="0043026A" w:rsidP="005C0EA6">
      <w:pPr>
        <w:pStyle w:val="NormalWeb"/>
        <w:numPr>
          <w:ilvl w:val="0"/>
          <w:numId w:val="3"/>
        </w:numPr>
        <w:rPr>
          <w:color w:val="000000" w:themeColor="text1"/>
          <w:sz w:val="20"/>
          <w:szCs w:val="20"/>
        </w:rPr>
      </w:pPr>
      <w:r w:rsidRPr="00132AA4">
        <w:rPr>
          <w:color w:val="000000" w:themeColor="text1"/>
          <w:sz w:val="20"/>
          <w:szCs w:val="20"/>
        </w:rPr>
        <w:t xml:space="preserve">Hampshire and Isle of Wight Healthcare NHS </w:t>
      </w:r>
      <w:proofErr w:type="spellStart"/>
      <w:r w:rsidRPr="00132AA4">
        <w:rPr>
          <w:color w:val="000000" w:themeColor="text1"/>
          <w:sz w:val="20"/>
          <w:szCs w:val="20"/>
        </w:rPr>
        <w:t>Foundation</w:t>
      </w:r>
      <w:proofErr w:type="spellEnd"/>
      <w:r w:rsidRPr="00132AA4">
        <w:rPr>
          <w:color w:val="000000" w:themeColor="text1"/>
          <w:sz w:val="20"/>
          <w:szCs w:val="20"/>
        </w:rPr>
        <w:t xml:space="preserve"> Trust, UK</w:t>
      </w:r>
    </w:p>
    <w:p w14:paraId="5462123B" w14:textId="2A16D7B9" w:rsidR="0043026A" w:rsidRPr="00132AA4" w:rsidRDefault="0043026A" w:rsidP="005C0EA6">
      <w:pPr>
        <w:pStyle w:val="NormalWeb"/>
        <w:numPr>
          <w:ilvl w:val="0"/>
          <w:numId w:val="3"/>
        </w:numPr>
        <w:rPr>
          <w:color w:val="000000" w:themeColor="text1"/>
          <w:sz w:val="20"/>
          <w:szCs w:val="20"/>
          <w:lang w:val="de-CH"/>
        </w:rPr>
      </w:pPr>
      <w:r w:rsidRPr="00132AA4">
        <w:rPr>
          <w:color w:val="000000" w:themeColor="text1"/>
          <w:sz w:val="20"/>
          <w:szCs w:val="20"/>
          <w:lang w:val="de-CH"/>
        </w:rPr>
        <w:t>NYU Child Study Center, New York University, USA</w:t>
      </w:r>
    </w:p>
    <w:p w14:paraId="516256EC" w14:textId="20797EED"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Precision and Regenerative Medicine, University of Bari "Aldo Moro", Italy</w:t>
      </w:r>
    </w:p>
    <w:p w14:paraId="44AD6E61" w14:textId="6C2A5874"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Psychiatry, University of Ottawa, Canada</w:t>
      </w:r>
    </w:p>
    <w:p w14:paraId="4C70667D" w14:textId="0A0BA3B4" w:rsidR="0043026A" w:rsidRPr="00132AA4" w:rsidRDefault="0043026A" w:rsidP="005C0EA6">
      <w:pPr>
        <w:pStyle w:val="NormalWeb"/>
        <w:numPr>
          <w:ilvl w:val="0"/>
          <w:numId w:val="3"/>
        </w:numPr>
        <w:rPr>
          <w:color w:val="000000" w:themeColor="text1"/>
          <w:sz w:val="20"/>
          <w:szCs w:val="20"/>
          <w:lang w:val="it-CH"/>
        </w:rPr>
      </w:pPr>
      <w:r w:rsidRPr="00132AA4">
        <w:rPr>
          <w:color w:val="000000" w:themeColor="text1"/>
          <w:sz w:val="20"/>
          <w:szCs w:val="20"/>
          <w:lang w:val="it-CH"/>
        </w:rPr>
        <w:t>Ottawa Hospital Research Institute, Canada</w:t>
      </w:r>
    </w:p>
    <w:p w14:paraId="0F18AECB" w14:textId="7C9AF5CC"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lastRenderedPageBreak/>
        <w:t>Department of Mental Health, The Ottawa Hospital, Canada</w:t>
      </w:r>
    </w:p>
    <w:p w14:paraId="40F64C02" w14:textId="2AA33B86"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Deakin University, IMPACT Institute for Mental and Physical Health, Australia</w:t>
      </w:r>
    </w:p>
    <w:p w14:paraId="43CEAD49" w14:textId="77967F1B"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Psychiatry, University of Toronto, Canada</w:t>
      </w:r>
    </w:p>
    <w:p w14:paraId="6ADAAB13" w14:textId="7324FB3C" w:rsidR="0043026A" w:rsidRPr="00132AA4" w:rsidRDefault="0043026A" w:rsidP="005C0EA6">
      <w:pPr>
        <w:pStyle w:val="NormalWeb"/>
        <w:numPr>
          <w:ilvl w:val="0"/>
          <w:numId w:val="3"/>
        </w:numPr>
        <w:rPr>
          <w:color w:val="000000" w:themeColor="text1"/>
          <w:sz w:val="20"/>
          <w:szCs w:val="20"/>
          <w:lang w:val="en-CA"/>
        </w:rPr>
      </w:pPr>
      <w:proofErr w:type="spellStart"/>
      <w:r w:rsidRPr="00132AA4">
        <w:rPr>
          <w:color w:val="000000" w:themeColor="text1"/>
          <w:sz w:val="20"/>
          <w:szCs w:val="20"/>
          <w:lang w:val="en-CA"/>
        </w:rPr>
        <w:t>Temerty</w:t>
      </w:r>
      <w:proofErr w:type="spellEnd"/>
      <w:r w:rsidRPr="00132AA4">
        <w:rPr>
          <w:color w:val="000000" w:themeColor="text1"/>
          <w:sz w:val="20"/>
          <w:szCs w:val="20"/>
          <w:lang w:val="en-CA"/>
        </w:rPr>
        <w:t xml:space="preserve"> Centre for Therapeutic Brain Intervention, CAMH, Toronto, Canada</w:t>
      </w:r>
    </w:p>
    <w:p w14:paraId="61E1E4C5" w14:textId="0CCBBADA"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Pharmacology and Toxicology, University of Toronto, Canada</w:t>
      </w:r>
    </w:p>
    <w:p w14:paraId="321256EC" w14:textId="7459BFF4"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Mood Disorders Psychopharmacology Unit, University Health Network, Toronto, Canada</w:t>
      </w:r>
    </w:p>
    <w:p w14:paraId="049D7128" w14:textId="614ECDC4" w:rsidR="0043026A" w:rsidRPr="00132AA4" w:rsidRDefault="0043026A" w:rsidP="005C0EA6">
      <w:pPr>
        <w:pStyle w:val="NormalWeb"/>
        <w:numPr>
          <w:ilvl w:val="0"/>
          <w:numId w:val="3"/>
        </w:numPr>
        <w:rPr>
          <w:color w:val="000000" w:themeColor="text1"/>
          <w:sz w:val="20"/>
          <w:szCs w:val="20"/>
        </w:rPr>
      </w:pPr>
      <w:r w:rsidRPr="00132AA4">
        <w:rPr>
          <w:color w:val="000000" w:themeColor="text1"/>
          <w:sz w:val="20"/>
          <w:szCs w:val="20"/>
        </w:rPr>
        <w:t>Canadian Centre on Substance Use and Addiction, Ottawa, Canada</w:t>
      </w:r>
    </w:p>
    <w:p w14:paraId="270AC1B5" w14:textId="3D2637AB"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Psychiatry, University of British Columbia, Canada</w:t>
      </w:r>
    </w:p>
    <w:p w14:paraId="62B5FCBE" w14:textId="7875A8D4"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Institute of Mental Health, University of British Columbia, Canada</w:t>
      </w:r>
    </w:p>
    <w:p w14:paraId="7AADE381" w14:textId="14C3F60E"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Psychiatry, University of Oxford, UK</w:t>
      </w:r>
    </w:p>
    <w:p w14:paraId="7BFDCDEF" w14:textId="3B054C9F"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Oxford Precision Psychiatry Lab, NIHR Oxford Health Biomedical Research Centre, UK</w:t>
      </w:r>
    </w:p>
    <w:p w14:paraId="52D2569D" w14:textId="20D5CB2C" w:rsidR="0043026A" w:rsidRPr="00132AA4" w:rsidRDefault="0043026A" w:rsidP="005C0EA6">
      <w:pPr>
        <w:pStyle w:val="NormalWeb"/>
        <w:numPr>
          <w:ilvl w:val="0"/>
          <w:numId w:val="3"/>
        </w:numPr>
        <w:rPr>
          <w:color w:val="000000" w:themeColor="text1"/>
          <w:sz w:val="20"/>
          <w:szCs w:val="20"/>
          <w:lang w:val="de-CH"/>
        </w:rPr>
      </w:pPr>
      <w:r w:rsidRPr="00132AA4">
        <w:rPr>
          <w:color w:val="000000" w:themeColor="text1"/>
          <w:sz w:val="20"/>
          <w:szCs w:val="20"/>
          <w:lang w:val="de-CH"/>
        </w:rPr>
        <w:t xml:space="preserve">Oxford Health NHS </w:t>
      </w:r>
      <w:proofErr w:type="spellStart"/>
      <w:r w:rsidRPr="00132AA4">
        <w:rPr>
          <w:color w:val="000000" w:themeColor="text1"/>
          <w:sz w:val="20"/>
          <w:szCs w:val="20"/>
          <w:lang w:val="de-CH"/>
        </w:rPr>
        <w:t>Foundation</w:t>
      </w:r>
      <w:proofErr w:type="spellEnd"/>
      <w:r w:rsidRPr="00132AA4">
        <w:rPr>
          <w:color w:val="000000" w:themeColor="text1"/>
          <w:sz w:val="20"/>
          <w:szCs w:val="20"/>
          <w:lang w:val="de-CH"/>
        </w:rPr>
        <w:t xml:space="preserve"> Trust, UK</w:t>
      </w:r>
    </w:p>
    <w:p w14:paraId="6A51AA90" w14:textId="02A9E871" w:rsidR="0043026A" w:rsidRPr="00132AA4" w:rsidRDefault="0043026A" w:rsidP="005C0EA6">
      <w:pPr>
        <w:pStyle w:val="NormalWeb"/>
        <w:numPr>
          <w:ilvl w:val="0"/>
          <w:numId w:val="3"/>
        </w:numPr>
        <w:rPr>
          <w:color w:val="000000" w:themeColor="text1"/>
          <w:sz w:val="20"/>
          <w:szCs w:val="20"/>
          <w:lang w:val="de-CH"/>
        </w:rPr>
      </w:pPr>
      <w:proofErr w:type="gramStart"/>
      <w:r w:rsidRPr="00132AA4">
        <w:rPr>
          <w:color w:val="000000" w:themeColor="text1"/>
          <w:sz w:val="20"/>
          <w:szCs w:val="20"/>
          <w:lang w:val="de-CH"/>
        </w:rPr>
        <w:t>NIHR Oxford</w:t>
      </w:r>
      <w:proofErr w:type="gramEnd"/>
      <w:r w:rsidRPr="00132AA4">
        <w:rPr>
          <w:color w:val="000000" w:themeColor="text1"/>
          <w:sz w:val="20"/>
          <w:szCs w:val="20"/>
          <w:lang w:val="de-CH"/>
        </w:rPr>
        <w:t xml:space="preserve"> Health Clinical Research Facility, Oxford, UK</w:t>
      </w:r>
    </w:p>
    <w:p w14:paraId="5A0934DF" w14:textId="74E9E85C"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DysCo</w:t>
      </w:r>
      <w:proofErr w:type="spellEnd"/>
      <w:r w:rsidRPr="00132AA4">
        <w:rPr>
          <w:color w:val="000000" w:themeColor="text1"/>
          <w:sz w:val="20"/>
          <w:szCs w:val="20"/>
        </w:rPr>
        <w:t xml:space="preserve"> </w:t>
      </w:r>
      <w:proofErr w:type="spellStart"/>
      <w:r w:rsidRPr="00132AA4">
        <w:rPr>
          <w:color w:val="000000" w:themeColor="text1"/>
          <w:sz w:val="20"/>
          <w:szCs w:val="20"/>
        </w:rPr>
        <w:t>Lab</w:t>
      </w:r>
      <w:proofErr w:type="spellEnd"/>
      <w:r w:rsidRPr="00132AA4">
        <w:rPr>
          <w:color w:val="000000" w:themeColor="text1"/>
          <w:sz w:val="20"/>
          <w:szCs w:val="20"/>
        </w:rPr>
        <w:t>, Université Paris Nanterre, France</w:t>
      </w:r>
    </w:p>
    <w:p w14:paraId="2E3E31B2" w14:textId="681F26DE" w:rsidR="0043026A" w:rsidRPr="00132AA4" w:rsidRDefault="0043026A" w:rsidP="005C0EA6">
      <w:pPr>
        <w:pStyle w:val="NormalWeb"/>
        <w:numPr>
          <w:ilvl w:val="0"/>
          <w:numId w:val="3"/>
        </w:numPr>
        <w:rPr>
          <w:color w:val="000000" w:themeColor="text1"/>
          <w:sz w:val="20"/>
          <w:szCs w:val="20"/>
          <w:lang w:val="it-CH"/>
        </w:rPr>
      </w:pPr>
      <w:r w:rsidRPr="00132AA4">
        <w:rPr>
          <w:color w:val="000000" w:themeColor="text1"/>
          <w:sz w:val="20"/>
          <w:szCs w:val="20"/>
          <w:lang w:val="it-CH"/>
        </w:rPr>
        <w:t>Robert Debré Hospital, Paris, France</w:t>
      </w:r>
    </w:p>
    <w:p w14:paraId="2305359C" w14:textId="46E20CB5"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Centre for Psychedelic Research, Imperial College London, UK</w:t>
      </w:r>
    </w:p>
    <w:p w14:paraId="19E66124" w14:textId="322C84E6" w:rsidR="0043026A" w:rsidRPr="00132AA4" w:rsidRDefault="0043026A" w:rsidP="005C0EA6">
      <w:pPr>
        <w:pStyle w:val="NormalWeb"/>
        <w:numPr>
          <w:ilvl w:val="0"/>
          <w:numId w:val="3"/>
        </w:numPr>
        <w:rPr>
          <w:color w:val="000000" w:themeColor="text1"/>
          <w:sz w:val="20"/>
          <w:szCs w:val="20"/>
          <w:lang w:val="it-CH"/>
        </w:rPr>
      </w:pPr>
      <w:r w:rsidRPr="00132AA4">
        <w:rPr>
          <w:color w:val="000000" w:themeColor="text1"/>
          <w:sz w:val="20"/>
          <w:szCs w:val="20"/>
          <w:lang w:val="it-CH"/>
        </w:rPr>
        <w:t>Neuroscape Psychedelics Division, University of California San Francisco, USA</w:t>
      </w:r>
    </w:p>
    <w:p w14:paraId="36294FC9" w14:textId="03E5C7A5"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Family Medicine and Primary Care, University of Hong Kong</w:t>
      </w:r>
    </w:p>
    <w:p w14:paraId="69E6A437" w14:textId="2419959D"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Institute for Clinical Evaluative Sciences, University of Ottawa, Canada</w:t>
      </w:r>
    </w:p>
    <w:p w14:paraId="5036B5C9" w14:textId="2286E036"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 xml:space="preserve">Department of Family Medicine, University of </w:t>
      </w:r>
      <w:ins w:id="4" w:author="ESKINAZI Mickael" w:date="2026-05-14T14:42:00Z" w16du:dateUtc="2026-05-14T12:42:00Z">
        <w:r w:rsidR="00A32AD6">
          <w:rPr>
            <w:color w:val="000000" w:themeColor="text1"/>
            <w:sz w:val="20"/>
            <w:szCs w:val="20"/>
            <w:lang w:val="en-CA"/>
          </w:rPr>
          <w:t>Toron</w:t>
        </w:r>
      </w:ins>
      <w:ins w:id="5" w:author="ESKINAZI Mickael" w:date="2026-05-14T14:43:00Z" w16du:dateUtc="2026-05-14T12:43:00Z">
        <w:r w:rsidR="00A32AD6">
          <w:rPr>
            <w:color w:val="000000" w:themeColor="text1"/>
            <w:sz w:val="20"/>
            <w:szCs w:val="20"/>
            <w:lang w:val="en-CA"/>
          </w:rPr>
          <w:t>to</w:t>
        </w:r>
      </w:ins>
      <w:del w:id="6" w:author="ESKINAZI Mickael" w:date="2026-05-14T14:42:00Z" w16du:dateUtc="2026-05-14T12:42:00Z">
        <w:r w:rsidRPr="00132AA4" w:rsidDel="00A32AD6">
          <w:rPr>
            <w:color w:val="000000" w:themeColor="text1"/>
            <w:sz w:val="20"/>
            <w:szCs w:val="20"/>
            <w:lang w:val="en-CA"/>
          </w:rPr>
          <w:delText>Ottawa</w:delText>
        </w:r>
      </w:del>
      <w:r w:rsidRPr="00132AA4">
        <w:rPr>
          <w:color w:val="000000" w:themeColor="text1"/>
          <w:sz w:val="20"/>
          <w:szCs w:val="20"/>
          <w:lang w:val="en-CA"/>
        </w:rPr>
        <w:t>, Canada</w:t>
      </w:r>
    </w:p>
    <w:p w14:paraId="5DE8B7C2" w14:textId="0FB53D97" w:rsidR="0043026A" w:rsidRPr="00132AA4" w:rsidRDefault="0043026A" w:rsidP="005C0EA6">
      <w:pPr>
        <w:pStyle w:val="NormalWeb"/>
        <w:numPr>
          <w:ilvl w:val="0"/>
          <w:numId w:val="3"/>
        </w:numPr>
        <w:rPr>
          <w:color w:val="000000" w:themeColor="text1"/>
          <w:sz w:val="20"/>
          <w:szCs w:val="20"/>
          <w:lang w:val="it-CH"/>
        </w:rPr>
      </w:pPr>
      <w:r w:rsidRPr="00132AA4">
        <w:rPr>
          <w:color w:val="000000" w:themeColor="text1"/>
          <w:sz w:val="20"/>
          <w:szCs w:val="20"/>
          <w:lang w:val="it-CH"/>
        </w:rPr>
        <w:t>Bruyère Research Institute, Ottawa, Canada</w:t>
      </w:r>
    </w:p>
    <w:p w14:paraId="43DE8237" w14:textId="691C8DF7"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 xml:space="preserve">Centre of </w:t>
      </w:r>
      <w:proofErr w:type="spellStart"/>
      <w:r w:rsidRPr="00132AA4">
        <w:rPr>
          <w:color w:val="000000" w:themeColor="text1"/>
          <w:sz w:val="20"/>
          <w:szCs w:val="20"/>
          <w:lang w:val="en-CA"/>
        </w:rPr>
        <w:t>Journalology</w:t>
      </w:r>
      <w:proofErr w:type="spellEnd"/>
      <w:r w:rsidRPr="00132AA4">
        <w:rPr>
          <w:color w:val="000000" w:themeColor="text1"/>
          <w:sz w:val="20"/>
          <w:szCs w:val="20"/>
          <w:lang w:val="en-CA"/>
        </w:rPr>
        <w:t>, Ottawa Hospital Research Institute, Canada</w:t>
      </w:r>
    </w:p>
    <w:p w14:paraId="4A3651AB" w14:textId="03419C33"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Psychiatry, University of Calgary, Canada</w:t>
      </w:r>
    </w:p>
    <w:p w14:paraId="20E7F739" w14:textId="17FB07F8"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Methodological and Implementation Research Program, Ottawa Hospital Research Institute, Canada</w:t>
      </w:r>
    </w:p>
    <w:p w14:paraId="7E0400F9" w14:textId="4D2E3994"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Bipolar and Depressive Disorders Unit, Hospital Clinic Barcelona, University of Barcelona, Spain</w:t>
      </w:r>
    </w:p>
    <w:p w14:paraId="7AA6444B" w14:textId="59514CD9"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Anesthesiology, St. Michael's Hospital, Toronto, Canada</w:t>
      </w:r>
    </w:p>
    <w:p w14:paraId="5796EA67" w14:textId="4028885F"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Department of Anesthesiology and Pain Medicine, University of Toronto, Canada</w:t>
      </w:r>
    </w:p>
    <w:p w14:paraId="53AB66AE" w14:textId="1746A6C4" w:rsidR="0043026A" w:rsidRPr="00132AA4" w:rsidRDefault="0043026A" w:rsidP="005C0EA6">
      <w:pPr>
        <w:pStyle w:val="NormalWeb"/>
        <w:numPr>
          <w:ilvl w:val="0"/>
          <w:numId w:val="3"/>
        </w:numPr>
        <w:rPr>
          <w:color w:val="000000" w:themeColor="text1"/>
          <w:sz w:val="20"/>
          <w:szCs w:val="20"/>
        </w:rPr>
      </w:pPr>
      <w:proofErr w:type="spellStart"/>
      <w:r w:rsidRPr="00132AA4">
        <w:rPr>
          <w:color w:val="000000" w:themeColor="text1"/>
          <w:sz w:val="20"/>
          <w:szCs w:val="20"/>
        </w:rPr>
        <w:t>Psychedelic</w:t>
      </w:r>
      <w:proofErr w:type="spellEnd"/>
      <w:r w:rsidRPr="00132AA4">
        <w:rPr>
          <w:color w:val="000000" w:themeColor="text1"/>
          <w:sz w:val="20"/>
          <w:szCs w:val="20"/>
        </w:rPr>
        <w:t xml:space="preserve"> Association of Canada</w:t>
      </w:r>
    </w:p>
    <w:p w14:paraId="718F0550" w14:textId="5E43F5F9" w:rsidR="0043026A" w:rsidRPr="00132AA4" w:rsidRDefault="0043026A" w:rsidP="005C0EA6">
      <w:pPr>
        <w:pStyle w:val="NormalWeb"/>
        <w:numPr>
          <w:ilvl w:val="0"/>
          <w:numId w:val="3"/>
        </w:numPr>
        <w:rPr>
          <w:color w:val="000000" w:themeColor="text1"/>
          <w:sz w:val="20"/>
          <w:szCs w:val="20"/>
        </w:rPr>
      </w:pPr>
      <w:r w:rsidRPr="00132AA4">
        <w:rPr>
          <w:color w:val="000000" w:themeColor="text1"/>
          <w:sz w:val="20"/>
          <w:szCs w:val="20"/>
        </w:rPr>
        <w:t xml:space="preserve">Institute of </w:t>
      </w:r>
      <w:proofErr w:type="spellStart"/>
      <w:r w:rsidRPr="00132AA4">
        <w:rPr>
          <w:color w:val="000000" w:themeColor="text1"/>
          <w:sz w:val="20"/>
          <w:szCs w:val="20"/>
        </w:rPr>
        <w:t>Health</w:t>
      </w:r>
      <w:proofErr w:type="spellEnd"/>
      <w:r w:rsidRPr="00132AA4">
        <w:rPr>
          <w:color w:val="000000" w:themeColor="text1"/>
          <w:sz w:val="20"/>
          <w:szCs w:val="20"/>
        </w:rPr>
        <w:t xml:space="preserve"> Policy Management and </w:t>
      </w:r>
      <w:proofErr w:type="spellStart"/>
      <w:r w:rsidRPr="00132AA4">
        <w:rPr>
          <w:color w:val="000000" w:themeColor="text1"/>
          <w:sz w:val="20"/>
          <w:szCs w:val="20"/>
        </w:rPr>
        <w:t>Evaluation</w:t>
      </w:r>
      <w:proofErr w:type="spellEnd"/>
      <w:r w:rsidRPr="00132AA4">
        <w:rPr>
          <w:color w:val="000000" w:themeColor="text1"/>
          <w:sz w:val="20"/>
          <w:szCs w:val="20"/>
        </w:rPr>
        <w:t xml:space="preserve">, </w:t>
      </w:r>
      <w:proofErr w:type="spellStart"/>
      <w:r w:rsidRPr="00132AA4">
        <w:rPr>
          <w:color w:val="000000" w:themeColor="text1"/>
          <w:sz w:val="20"/>
          <w:szCs w:val="20"/>
        </w:rPr>
        <w:t>University</w:t>
      </w:r>
      <w:proofErr w:type="spellEnd"/>
      <w:r w:rsidRPr="00132AA4">
        <w:rPr>
          <w:color w:val="000000" w:themeColor="text1"/>
          <w:sz w:val="20"/>
          <w:szCs w:val="20"/>
        </w:rPr>
        <w:t xml:space="preserve"> of Toronto, Canada</w:t>
      </w:r>
    </w:p>
    <w:p w14:paraId="16CBC1AE" w14:textId="1D685338" w:rsidR="0043026A" w:rsidRPr="00132AA4" w:rsidRDefault="0043026A" w:rsidP="005C0EA6">
      <w:pPr>
        <w:pStyle w:val="NormalWeb"/>
        <w:numPr>
          <w:ilvl w:val="0"/>
          <w:numId w:val="3"/>
        </w:numPr>
        <w:rPr>
          <w:color w:val="000000" w:themeColor="text1"/>
          <w:sz w:val="20"/>
          <w:szCs w:val="20"/>
          <w:lang w:val="en-CA"/>
        </w:rPr>
      </w:pPr>
      <w:r w:rsidRPr="00132AA4">
        <w:rPr>
          <w:color w:val="000000" w:themeColor="text1"/>
          <w:sz w:val="20"/>
          <w:szCs w:val="20"/>
          <w:lang w:val="en-CA"/>
        </w:rPr>
        <w:t>Li Ka Shing Knowledge Institute, Unity Health Toronto, Canada</w:t>
      </w:r>
    </w:p>
    <w:p w14:paraId="21D1EE2E" w14:textId="185C9BCE" w:rsidR="0043026A" w:rsidRPr="00132AA4" w:rsidRDefault="0043026A" w:rsidP="005C0EA6">
      <w:pPr>
        <w:pStyle w:val="NormalWeb"/>
        <w:numPr>
          <w:ilvl w:val="0"/>
          <w:numId w:val="3"/>
        </w:numPr>
        <w:rPr>
          <w:color w:val="000000" w:themeColor="text1"/>
          <w:sz w:val="20"/>
          <w:szCs w:val="20"/>
          <w:lang w:val="de-CH"/>
        </w:rPr>
      </w:pPr>
      <w:r w:rsidRPr="00132AA4">
        <w:rPr>
          <w:color w:val="000000" w:themeColor="text1"/>
          <w:sz w:val="20"/>
          <w:szCs w:val="20"/>
          <w:lang w:val="de-CH"/>
        </w:rPr>
        <w:t xml:space="preserve">Center </w:t>
      </w:r>
      <w:proofErr w:type="spellStart"/>
      <w:r w:rsidRPr="00132AA4">
        <w:rPr>
          <w:color w:val="000000" w:themeColor="text1"/>
          <w:sz w:val="20"/>
          <w:szCs w:val="20"/>
          <w:lang w:val="de-CH"/>
        </w:rPr>
        <w:t>for</w:t>
      </w:r>
      <w:proofErr w:type="spellEnd"/>
      <w:r w:rsidRPr="00132AA4">
        <w:rPr>
          <w:color w:val="000000" w:themeColor="text1"/>
          <w:sz w:val="20"/>
          <w:szCs w:val="20"/>
          <w:lang w:val="de-CH"/>
        </w:rPr>
        <w:t xml:space="preserve"> </w:t>
      </w:r>
      <w:proofErr w:type="spellStart"/>
      <w:r w:rsidRPr="00132AA4">
        <w:rPr>
          <w:color w:val="000000" w:themeColor="text1"/>
          <w:sz w:val="20"/>
          <w:szCs w:val="20"/>
          <w:lang w:val="de-CH"/>
        </w:rPr>
        <w:t>Evidence</w:t>
      </w:r>
      <w:proofErr w:type="spellEnd"/>
      <w:r w:rsidRPr="00132AA4">
        <w:rPr>
          <w:color w:val="000000" w:themeColor="text1"/>
          <w:sz w:val="20"/>
          <w:szCs w:val="20"/>
          <w:lang w:val="de-CH"/>
        </w:rPr>
        <w:t xml:space="preserve"> Synthesis in Health, Brown University School </w:t>
      </w:r>
      <w:proofErr w:type="spellStart"/>
      <w:r w:rsidRPr="00132AA4">
        <w:rPr>
          <w:color w:val="000000" w:themeColor="text1"/>
          <w:sz w:val="20"/>
          <w:szCs w:val="20"/>
          <w:lang w:val="de-CH"/>
        </w:rPr>
        <w:t>of</w:t>
      </w:r>
      <w:proofErr w:type="spellEnd"/>
      <w:r w:rsidRPr="00132AA4">
        <w:rPr>
          <w:color w:val="000000" w:themeColor="text1"/>
          <w:sz w:val="20"/>
          <w:szCs w:val="20"/>
          <w:lang w:val="de-CH"/>
        </w:rPr>
        <w:t xml:space="preserve"> Public Health, USA</w:t>
      </w:r>
    </w:p>
    <w:p w14:paraId="778B2AC0" w14:textId="1135400E" w:rsidR="0043026A" w:rsidRDefault="0043026A" w:rsidP="005C0EA6">
      <w:pPr>
        <w:pStyle w:val="NormalWeb"/>
        <w:numPr>
          <w:ilvl w:val="0"/>
          <w:numId w:val="3"/>
        </w:numPr>
        <w:rPr>
          <w:ins w:id="7" w:author="ESKINAZI Mickael" w:date="2026-05-14T14:38:00Z" w16du:dateUtc="2026-05-14T12:38:00Z"/>
          <w:color w:val="000000" w:themeColor="text1"/>
          <w:sz w:val="20"/>
          <w:szCs w:val="20"/>
          <w:lang w:val="en-CA"/>
        </w:rPr>
      </w:pPr>
      <w:r w:rsidRPr="00132AA4">
        <w:rPr>
          <w:color w:val="000000" w:themeColor="text1"/>
          <w:sz w:val="20"/>
          <w:szCs w:val="20"/>
          <w:lang w:val="en-CA"/>
        </w:rPr>
        <w:t>Department of Mental Health, The Ottawa Hospital, Canada</w:t>
      </w:r>
    </w:p>
    <w:p w14:paraId="0A99CB9D" w14:textId="77777777" w:rsidR="00A32AD6" w:rsidRDefault="00A32AD6" w:rsidP="00A32AD6">
      <w:pPr>
        <w:pStyle w:val="NormalWeb"/>
        <w:numPr>
          <w:ilvl w:val="0"/>
          <w:numId w:val="3"/>
        </w:numPr>
        <w:rPr>
          <w:ins w:id="8" w:author="ESKINAZI Mickael" w:date="2026-05-14T14:51:00Z" w16du:dateUtc="2026-05-14T12:51:00Z"/>
          <w:color w:val="000000" w:themeColor="text1"/>
          <w:sz w:val="20"/>
          <w:szCs w:val="20"/>
          <w:lang w:val="en-CA"/>
        </w:rPr>
      </w:pPr>
      <w:ins w:id="9" w:author="ESKINAZI Mickael" w:date="2026-05-14T14:38:00Z" w16du:dateUtc="2026-05-14T12:38:00Z">
        <w:r>
          <w:rPr>
            <w:color w:val="000000" w:themeColor="text1"/>
            <w:sz w:val="20"/>
            <w:szCs w:val="20"/>
            <w:lang w:val="en-CA"/>
          </w:rPr>
          <w:t>North York General Hospital, Toronto, Canada</w:t>
        </w:r>
      </w:ins>
    </w:p>
    <w:p w14:paraId="17EA8689" w14:textId="1188F04B" w:rsidR="00A32AD6" w:rsidRPr="00A32AD6" w:rsidRDefault="00A32AD6" w:rsidP="00A32AD6">
      <w:pPr>
        <w:pStyle w:val="NormalWeb"/>
        <w:numPr>
          <w:ilvl w:val="0"/>
          <w:numId w:val="3"/>
        </w:numPr>
        <w:rPr>
          <w:ins w:id="10" w:author="ESKINAZI Mickael" w:date="2026-05-14T14:51:00Z" w16du:dateUtc="2026-05-14T12:51:00Z"/>
          <w:color w:val="000000" w:themeColor="text1"/>
          <w:sz w:val="20"/>
          <w:szCs w:val="20"/>
          <w:lang w:val="en-CA"/>
          <w:rPrChange w:id="11" w:author="ESKINAZI Mickael" w:date="2026-05-14T14:52:00Z" w16du:dateUtc="2026-05-14T12:52:00Z">
            <w:rPr>
              <w:ins w:id="12" w:author="ESKINAZI Mickael" w:date="2026-05-14T14:51:00Z" w16du:dateUtc="2026-05-14T12:51:00Z"/>
              <w:rFonts w:ascii="Helvetica" w:hAnsi="Helvetica" w:cs="Helvetica"/>
              <w:color w:val="191919"/>
              <w:lang w:val="en-CA" w:eastAsia="en-US"/>
            </w:rPr>
          </w:rPrChange>
        </w:rPr>
      </w:pPr>
      <w:ins w:id="13" w:author="ESKINAZI Mickael" w:date="2026-05-14T14:51:00Z" w16du:dateUtc="2026-05-14T12:51:00Z">
        <w:r w:rsidRPr="00A32AD6">
          <w:rPr>
            <w:color w:val="191919"/>
            <w:sz w:val="20"/>
            <w:szCs w:val="20"/>
            <w:lang w:val="en-CA" w:eastAsia="en-US"/>
            <w:rPrChange w:id="14" w:author="ESKINAZI Mickael" w:date="2026-05-14T14:52:00Z" w16du:dateUtc="2026-05-14T12:52:00Z">
              <w:rPr>
                <w:lang w:val="fr-FR" w:eastAsia="en-US"/>
              </w:rPr>
            </w:rPrChange>
          </w:rPr>
          <w:t>Department of Medicine, Faculty of Medicine and Health Sciences, Institute of Neurosciences (</w:t>
        </w:r>
        <w:proofErr w:type="spellStart"/>
        <w:r w:rsidRPr="00A32AD6">
          <w:rPr>
            <w:color w:val="191919"/>
            <w:sz w:val="20"/>
            <w:szCs w:val="20"/>
            <w:lang w:val="en-CA" w:eastAsia="en-US"/>
            <w:rPrChange w:id="15" w:author="ESKINAZI Mickael" w:date="2026-05-14T14:52:00Z" w16du:dateUtc="2026-05-14T12:52:00Z">
              <w:rPr>
                <w:lang w:val="fr-FR" w:eastAsia="en-US"/>
              </w:rPr>
            </w:rPrChange>
          </w:rPr>
          <w:t>UBNeuro</w:t>
        </w:r>
        <w:proofErr w:type="spellEnd"/>
        <w:r w:rsidRPr="00A32AD6">
          <w:rPr>
            <w:color w:val="191919"/>
            <w:sz w:val="20"/>
            <w:szCs w:val="20"/>
            <w:lang w:val="en-CA" w:eastAsia="en-US"/>
            <w:rPrChange w:id="16" w:author="ESKINAZI Mickael" w:date="2026-05-14T14:52:00Z" w16du:dateUtc="2026-05-14T12:52:00Z">
              <w:rPr>
                <w:lang w:val="fr-FR" w:eastAsia="en-US"/>
              </w:rPr>
            </w:rPrChange>
          </w:rPr>
          <w:t>), University of Barcelona (UB), C. Casanova, 143, 08036 Barcelona, Catalonia, Spain</w:t>
        </w:r>
      </w:ins>
    </w:p>
    <w:p w14:paraId="7E254978" w14:textId="796EBFAB" w:rsidR="00A32AD6" w:rsidRPr="00A32AD6" w:rsidRDefault="00A32AD6" w:rsidP="00A32AD6">
      <w:pPr>
        <w:pStyle w:val="NormalWeb"/>
        <w:numPr>
          <w:ilvl w:val="0"/>
          <w:numId w:val="3"/>
        </w:numPr>
        <w:rPr>
          <w:ins w:id="17" w:author="ESKINAZI Mickael" w:date="2026-05-14T14:52:00Z" w16du:dateUtc="2026-05-14T12:52:00Z"/>
          <w:color w:val="000000" w:themeColor="text1"/>
          <w:sz w:val="20"/>
          <w:szCs w:val="20"/>
          <w:lang w:val="en-CA"/>
          <w:rPrChange w:id="18" w:author="ESKINAZI Mickael" w:date="2026-05-14T14:52:00Z" w16du:dateUtc="2026-05-14T12:52:00Z">
            <w:rPr>
              <w:ins w:id="19" w:author="ESKINAZI Mickael" w:date="2026-05-14T14:52:00Z" w16du:dateUtc="2026-05-14T12:52:00Z"/>
              <w:rFonts w:ascii="Helvetica" w:hAnsi="Helvetica" w:cs="Helvetica"/>
              <w:color w:val="191919"/>
              <w:lang w:val="en-CA" w:eastAsia="en-US"/>
            </w:rPr>
          </w:rPrChange>
        </w:rPr>
      </w:pPr>
      <w:ins w:id="20" w:author="ESKINAZI Mickael" w:date="2026-05-14T14:51:00Z" w16du:dateUtc="2026-05-14T12:51:00Z">
        <w:r w:rsidRPr="00A32AD6">
          <w:rPr>
            <w:color w:val="191919"/>
            <w:sz w:val="20"/>
            <w:szCs w:val="20"/>
            <w:lang w:val="en-CA" w:eastAsia="en-US"/>
            <w:rPrChange w:id="21" w:author="ESKINAZI Mickael" w:date="2026-05-14T14:52:00Z" w16du:dateUtc="2026-05-14T12:52:00Z">
              <w:rPr>
                <w:rFonts w:ascii="Helvetica" w:hAnsi="Helvetica" w:cs="Helvetica"/>
                <w:color w:val="191919"/>
                <w:lang w:val="fr-FR" w:eastAsia="en-US"/>
              </w:rPr>
            </w:rPrChange>
          </w:rPr>
          <w:t xml:space="preserve">Bipolar and Depressive Disorders Unit, </w:t>
        </w:r>
        <w:proofErr w:type="spellStart"/>
        <w:r w:rsidRPr="00A32AD6">
          <w:rPr>
            <w:color w:val="191919"/>
            <w:sz w:val="20"/>
            <w:szCs w:val="20"/>
            <w:lang w:val="en-CA" w:eastAsia="en-US"/>
            <w:rPrChange w:id="22" w:author="ESKINAZI Mickael" w:date="2026-05-14T14:52:00Z" w16du:dateUtc="2026-05-14T12:52:00Z">
              <w:rPr>
                <w:rFonts w:ascii="Helvetica" w:hAnsi="Helvetica" w:cs="Helvetica"/>
                <w:color w:val="191919"/>
                <w:lang w:val="fr-FR" w:eastAsia="en-US"/>
              </w:rPr>
            </w:rPrChange>
          </w:rPr>
          <w:t>Hospìtal</w:t>
        </w:r>
        <w:proofErr w:type="spellEnd"/>
        <w:r w:rsidRPr="00A32AD6">
          <w:rPr>
            <w:color w:val="191919"/>
            <w:sz w:val="20"/>
            <w:szCs w:val="20"/>
            <w:lang w:val="en-CA" w:eastAsia="en-US"/>
            <w:rPrChange w:id="23" w:author="ESKINAZI Mickael" w:date="2026-05-14T14:52:00Z" w16du:dateUtc="2026-05-14T12:52:00Z">
              <w:rPr>
                <w:rFonts w:ascii="Helvetica" w:hAnsi="Helvetica" w:cs="Helvetica"/>
                <w:color w:val="191919"/>
                <w:lang w:val="fr-FR" w:eastAsia="en-US"/>
              </w:rPr>
            </w:rPrChange>
          </w:rPr>
          <w:t xml:space="preserve"> Clinic de Barcelona, c. Villarroel, 170, 08036 Barcelona, Catalonia, Spain</w:t>
        </w:r>
      </w:ins>
    </w:p>
    <w:p w14:paraId="703E4A5F" w14:textId="2DF22477" w:rsidR="00A32AD6" w:rsidRPr="00A32AD6" w:rsidRDefault="00A32AD6" w:rsidP="00A32AD6">
      <w:pPr>
        <w:pStyle w:val="NormalWeb"/>
        <w:numPr>
          <w:ilvl w:val="0"/>
          <w:numId w:val="3"/>
        </w:numPr>
        <w:rPr>
          <w:ins w:id="24" w:author="ESKINAZI Mickael" w:date="2026-05-14T14:52:00Z" w16du:dateUtc="2026-05-14T12:52:00Z"/>
          <w:color w:val="000000" w:themeColor="text1"/>
          <w:sz w:val="20"/>
          <w:szCs w:val="20"/>
          <w:lang w:val="en-CA"/>
        </w:rPr>
      </w:pPr>
      <w:ins w:id="25" w:author="ESKINAZI Mickael" w:date="2026-05-14T14:51:00Z" w16du:dateUtc="2026-05-14T12:51:00Z">
        <w:r w:rsidRPr="00A32AD6">
          <w:rPr>
            <w:color w:val="191919"/>
            <w:sz w:val="20"/>
            <w:szCs w:val="20"/>
            <w:lang w:val="en-CA" w:eastAsia="en-US"/>
            <w:rPrChange w:id="26" w:author="ESKINAZI Mickael" w:date="2026-05-14T14:52:00Z" w16du:dateUtc="2026-05-14T12:52:00Z">
              <w:rPr>
                <w:rFonts w:ascii="Helvetica" w:hAnsi="Helvetica" w:cs="Helvetica"/>
                <w:color w:val="191919"/>
                <w:lang w:val="fr-FR" w:eastAsia="en-US"/>
              </w:rPr>
            </w:rPrChange>
          </w:rPr>
          <w:t xml:space="preserve">Translational Research Programme for Brain Disorders, </w:t>
        </w:r>
        <w:proofErr w:type="spellStart"/>
        <w:r w:rsidRPr="00A32AD6">
          <w:rPr>
            <w:color w:val="191919"/>
            <w:sz w:val="20"/>
            <w:szCs w:val="20"/>
            <w:lang w:val="en-CA" w:eastAsia="en-US"/>
            <w:rPrChange w:id="27" w:author="ESKINAZI Mickael" w:date="2026-05-14T14:52:00Z" w16du:dateUtc="2026-05-14T12:52:00Z">
              <w:rPr>
                <w:rFonts w:ascii="Helvetica" w:hAnsi="Helvetica" w:cs="Helvetica"/>
                <w:color w:val="191919"/>
                <w:lang w:val="fr-FR" w:eastAsia="en-US"/>
              </w:rPr>
            </w:rPrChange>
          </w:rPr>
          <w:t>Institut</w:t>
        </w:r>
        <w:proofErr w:type="spellEnd"/>
        <w:r w:rsidRPr="00A32AD6">
          <w:rPr>
            <w:color w:val="191919"/>
            <w:sz w:val="20"/>
            <w:szCs w:val="20"/>
            <w:lang w:val="en-CA" w:eastAsia="en-US"/>
            <w:rPrChange w:id="28" w:author="ESKINAZI Mickael" w:date="2026-05-14T14:52:00Z" w16du:dateUtc="2026-05-14T12:52:00Z">
              <w:rPr>
                <w:rFonts w:ascii="Helvetica" w:hAnsi="Helvetica" w:cs="Helvetica"/>
                <w:color w:val="191919"/>
                <w:lang w:val="fr-FR" w:eastAsia="en-US"/>
              </w:rPr>
            </w:rPrChange>
          </w:rPr>
          <w:t xml:space="preserve"> </w:t>
        </w:r>
        <w:proofErr w:type="spellStart"/>
        <w:r w:rsidRPr="00A32AD6">
          <w:rPr>
            <w:color w:val="191919"/>
            <w:sz w:val="20"/>
            <w:szCs w:val="20"/>
            <w:lang w:val="en-CA" w:eastAsia="en-US"/>
            <w:rPrChange w:id="29" w:author="ESKINAZI Mickael" w:date="2026-05-14T14:52:00Z" w16du:dateUtc="2026-05-14T12:52:00Z">
              <w:rPr>
                <w:rFonts w:ascii="Helvetica" w:hAnsi="Helvetica" w:cs="Helvetica"/>
                <w:color w:val="191919"/>
                <w:lang w:val="fr-FR" w:eastAsia="en-US"/>
              </w:rPr>
            </w:rPrChange>
          </w:rPr>
          <w:t>d’Investigacions</w:t>
        </w:r>
        <w:proofErr w:type="spellEnd"/>
        <w:r w:rsidRPr="00A32AD6">
          <w:rPr>
            <w:color w:val="191919"/>
            <w:sz w:val="20"/>
            <w:szCs w:val="20"/>
            <w:lang w:val="en-CA" w:eastAsia="en-US"/>
            <w:rPrChange w:id="30" w:author="ESKINAZI Mickael" w:date="2026-05-14T14:52:00Z" w16du:dateUtc="2026-05-14T12:52:00Z">
              <w:rPr>
                <w:rFonts w:ascii="Helvetica" w:hAnsi="Helvetica" w:cs="Helvetica"/>
                <w:color w:val="191919"/>
                <w:lang w:val="fr-FR" w:eastAsia="en-US"/>
              </w:rPr>
            </w:rPrChange>
          </w:rPr>
          <w:t xml:space="preserve"> </w:t>
        </w:r>
        <w:proofErr w:type="spellStart"/>
        <w:r w:rsidRPr="00A32AD6">
          <w:rPr>
            <w:color w:val="191919"/>
            <w:sz w:val="20"/>
            <w:szCs w:val="20"/>
            <w:lang w:val="en-CA" w:eastAsia="en-US"/>
            <w:rPrChange w:id="31" w:author="ESKINAZI Mickael" w:date="2026-05-14T14:52:00Z" w16du:dateUtc="2026-05-14T12:52:00Z">
              <w:rPr>
                <w:rFonts w:ascii="Helvetica" w:hAnsi="Helvetica" w:cs="Helvetica"/>
                <w:color w:val="191919"/>
                <w:lang w:val="fr-FR" w:eastAsia="en-US"/>
              </w:rPr>
            </w:rPrChange>
          </w:rPr>
          <w:t>Biomèdiques</w:t>
        </w:r>
        <w:proofErr w:type="spellEnd"/>
        <w:r w:rsidRPr="00A32AD6">
          <w:rPr>
            <w:color w:val="191919"/>
            <w:sz w:val="20"/>
            <w:szCs w:val="20"/>
            <w:lang w:val="en-CA" w:eastAsia="en-US"/>
            <w:rPrChange w:id="32" w:author="ESKINAZI Mickael" w:date="2026-05-14T14:52:00Z" w16du:dateUtc="2026-05-14T12:52:00Z">
              <w:rPr>
                <w:rFonts w:ascii="Helvetica" w:hAnsi="Helvetica" w:cs="Helvetica"/>
                <w:color w:val="191919"/>
                <w:lang w:val="fr-FR" w:eastAsia="en-US"/>
              </w:rPr>
            </w:rPrChange>
          </w:rPr>
          <w:t xml:space="preserve"> August Pi </w:t>
        </w:r>
        <w:proofErr w:type="spellStart"/>
        <w:r w:rsidRPr="00A32AD6">
          <w:rPr>
            <w:color w:val="191919"/>
            <w:sz w:val="20"/>
            <w:szCs w:val="20"/>
            <w:lang w:val="en-CA" w:eastAsia="en-US"/>
            <w:rPrChange w:id="33" w:author="ESKINAZI Mickael" w:date="2026-05-14T14:52:00Z" w16du:dateUtc="2026-05-14T12:52:00Z">
              <w:rPr>
                <w:rFonts w:ascii="Helvetica" w:hAnsi="Helvetica" w:cs="Helvetica"/>
                <w:color w:val="191919"/>
                <w:lang w:val="fr-FR" w:eastAsia="en-US"/>
              </w:rPr>
            </w:rPrChange>
          </w:rPr>
          <w:t>i</w:t>
        </w:r>
        <w:proofErr w:type="spellEnd"/>
        <w:r w:rsidRPr="00A32AD6">
          <w:rPr>
            <w:color w:val="191919"/>
            <w:sz w:val="20"/>
            <w:szCs w:val="20"/>
            <w:lang w:val="en-CA" w:eastAsia="en-US"/>
            <w:rPrChange w:id="34" w:author="ESKINAZI Mickael" w:date="2026-05-14T14:52:00Z" w16du:dateUtc="2026-05-14T12:52:00Z">
              <w:rPr>
                <w:rFonts w:ascii="Helvetica" w:hAnsi="Helvetica" w:cs="Helvetica"/>
                <w:color w:val="191919"/>
                <w:lang w:val="fr-FR" w:eastAsia="en-US"/>
              </w:rPr>
            </w:rPrChange>
          </w:rPr>
          <w:t xml:space="preserve"> </w:t>
        </w:r>
        <w:proofErr w:type="spellStart"/>
        <w:r w:rsidRPr="00A32AD6">
          <w:rPr>
            <w:color w:val="191919"/>
            <w:sz w:val="20"/>
            <w:szCs w:val="20"/>
            <w:lang w:val="en-CA" w:eastAsia="en-US"/>
            <w:rPrChange w:id="35" w:author="ESKINAZI Mickael" w:date="2026-05-14T14:52:00Z" w16du:dateUtc="2026-05-14T12:52:00Z">
              <w:rPr>
                <w:rFonts w:ascii="Helvetica" w:hAnsi="Helvetica" w:cs="Helvetica"/>
                <w:color w:val="191919"/>
                <w:lang w:val="fr-FR" w:eastAsia="en-US"/>
              </w:rPr>
            </w:rPrChange>
          </w:rPr>
          <w:t>Sunyer</w:t>
        </w:r>
        <w:proofErr w:type="spellEnd"/>
        <w:r w:rsidRPr="00A32AD6">
          <w:rPr>
            <w:color w:val="191919"/>
            <w:sz w:val="20"/>
            <w:szCs w:val="20"/>
            <w:lang w:val="en-CA" w:eastAsia="en-US"/>
            <w:rPrChange w:id="36" w:author="ESKINAZI Mickael" w:date="2026-05-14T14:52:00Z" w16du:dateUtc="2026-05-14T12:52:00Z">
              <w:rPr>
                <w:rFonts w:ascii="Helvetica" w:hAnsi="Helvetica" w:cs="Helvetica"/>
                <w:color w:val="191919"/>
                <w:lang w:val="fr-FR" w:eastAsia="en-US"/>
              </w:rPr>
            </w:rPrChange>
          </w:rPr>
          <w:t xml:space="preserve"> (IDIBAPS), c. Villarroel, 170, 08036 Barcelona, Catalonia, Spain </w:t>
        </w:r>
      </w:ins>
    </w:p>
    <w:p w14:paraId="2676B2D0" w14:textId="6CFD49EC" w:rsidR="00A32AD6" w:rsidRPr="00A32AD6" w:rsidRDefault="00A32AD6" w:rsidP="00A32AD6">
      <w:pPr>
        <w:pStyle w:val="NormalWeb"/>
        <w:numPr>
          <w:ilvl w:val="0"/>
          <w:numId w:val="3"/>
        </w:numPr>
        <w:rPr>
          <w:ins w:id="37" w:author="ESKINAZI Mickael" w:date="2026-05-16T17:18:00Z" w16du:dateUtc="2026-05-16T15:18:00Z"/>
          <w:color w:val="000000" w:themeColor="text1"/>
          <w:sz w:val="20"/>
          <w:szCs w:val="20"/>
          <w:lang w:val="en-CA"/>
          <w:rPrChange w:id="38" w:author="ESKINAZI Mickael" w:date="2026-05-16T17:18:00Z" w16du:dateUtc="2026-05-16T15:18:00Z">
            <w:rPr>
              <w:ins w:id="39" w:author="ESKINAZI Mickael" w:date="2026-05-16T17:18:00Z" w16du:dateUtc="2026-05-16T15:18:00Z"/>
              <w:color w:val="191919"/>
              <w:sz w:val="20"/>
              <w:szCs w:val="20"/>
              <w:lang w:val="fr-FR" w:eastAsia="en-US"/>
            </w:rPr>
          </w:rPrChange>
        </w:rPr>
      </w:pPr>
      <w:ins w:id="40" w:author="ESKINAZI Mickael" w:date="2026-05-14T14:51:00Z" w16du:dateUtc="2026-05-14T12:51:00Z">
        <w:r w:rsidRPr="00A32AD6">
          <w:rPr>
            <w:color w:val="191919"/>
            <w:sz w:val="20"/>
            <w:szCs w:val="20"/>
            <w:lang w:val="fr-FR" w:eastAsia="en-US"/>
            <w:rPrChange w:id="41" w:author="ESKINAZI Mickael" w:date="2026-05-14T14:52:00Z" w16du:dateUtc="2026-05-14T12:52:00Z">
              <w:rPr>
                <w:rFonts w:ascii="Helvetica" w:hAnsi="Helvetica" w:cs="Helvetica"/>
                <w:color w:val="191919"/>
                <w:lang w:val="fr-FR" w:eastAsia="en-US"/>
              </w:rPr>
            </w:rPrChange>
          </w:rPr>
          <w:t xml:space="preserve">Centro de </w:t>
        </w:r>
        <w:proofErr w:type="spellStart"/>
        <w:r w:rsidRPr="00A32AD6">
          <w:rPr>
            <w:color w:val="191919"/>
            <w:sz w:val="20"/>
            <w:szCs w:val="20"/>
            <w:lang w:val="fr-FR" w:eastAsia="en-US"/>
            <w:rPrChange w:id="42" w:author="ESKINAZI Mickael" w:date="2026-05-14T14:52:00Z" w16du:dateUtc="2026-05-14T12:52:00Z">
              <w:rPr>
                <w:rFonts w:ascii="Helvetica" w:hAnsi="Helvetica" w:cs="Helvetica"/>
                <w:color w:val="191919"/>
                <w:lang w:val="fr-FR" w:eastAsia="en-US"/>
              </w:rPr>
            </w:rPrChange>
          </w:rPr>
          <w:t>Investigación</w:t>
        </w:r>
        <w:proofErr w:type="spellEnd"/>
        <w:r w:rsidRPr="00A32AD6">
          <w:rPr>
            <w:color w:val="191919"/>
            <w:sz w:val="20"/>
            <w:szCs w:val="20"/>
            <w:lang w:val="fr-FR" w:eastAsia="en-US"/>
            <w:rPrChange w:id="43" w:author="ESKINAZI Mickael" w:date="2026-05-14T14:52:00Z" w16du:dateUtc="2026-05-14T12:52:00Z">
              <w:rPr>
                <w:rFonts w:ascii="Helvetica" w:hAnsi="Helvetica" w:cs="Helvetica"/>
                <w:color w:val="191919"/>
                <w:lang w:val="fr-FR" w:eastAsia="en-US"/>
              </w:rPr>
            </w:rPrChange>
          </w:rPr>
          <w:t xml:space="preserve"> </w:t>
        </w:r>
        <w:proofErr w:type="spellStart"/>
        <w:r w:rsidRPr="00A32AD6">
          <w:rPr>
            <w:color w:val="191919"/>
            <w:sz w:val="20"/>
            <w:szCs w:val="20"/>
            <w:lang w:val="fr-FR" w:eastAsia="en-US"/>
            <w:rPrChange w:id="44" w:author="ESKINAZI Mickael" w:date="2026-05-14T14:52:00Z" w16du:dateUtc="2026-05-14T12:52:00Z">
              <w:rPr>
                <w:rFonts w:ascii="Helvetica" w:hAnsi="Helvetica" w:cs="Helvetica"/>
                <w:color w:val="191919"/>
                <w:lang w:val="fr-FR" w:eastAsia="en-US"/>
              </w:rPr>
            </w:rPrChange>
          </w:rPr>
          <w:t>Biomédica</w:t>
        </w:r>
        <w:proofErr w:type="spellEnd"/>
        <w:r w:rsidRPr="00A32AD6">
          <w:rPr>
            <w:color w:val="191919"/>
            <w:sz w:val="20"/>
            <w:szCs w:val="20"/>
            <w:lang w:val="fr-FR" w:eastAsia="en-US"/>
            <w:rPrChange w:id="45" w:author="ESKINAZI Mickael" w:date="2026-05-14T14:52:00Z" w16du:dateUtc="2026-05-14T12:52:00Z">
              <w:rPr>
                <w:rFonts w:ascii="Helvetica" w:hAnsi="Helvetica" w:cs="Helvetica"/>
                <w:color w:val="191919"/>
                <w:lang w:val="fr-FR" w:eastAsia="en-US"/>
              </w:rPr>
            </w:rPrChange>
          </w:rPr>
          <w:t xml:space="preserve"> en Red de </w:t>
        </w:r>
        <w:proofErr w:type="spellStart"/>
        <w:r w:rsidRPr="00A32AD6">
          <w:rPr>
            <w:color w:val="191919"/>
            <w:sz w:val="20"/>
            <w:szCs w:val="20"/>
            <w:lang w:val="fr-FR" w:eastAsia="en-US"/>
            <w:rPrChange w:id="46" w:author="ESKINAZI Mickael" w:date="2026-05-14T14:52:00Z" w16du:dateUtc="2026-05-14T12:52:00Z">
              <w:rPr>
                <w:rFonts w:ascii="Helvetica" w:hAnsi="Helvetica" w:cs="Helvetica"/>
                <w:color w:val="191919"/>
                <w:lang w:val="fr-FR" w:eastAsia="en-US"/>
              </w:rPr>
            </w:rPrChange>
          </w:rPr>
          <w:t>Salud</w:t>
        </w:r>
        <w:proofErr w:type="spellEnd"/>
        <w:r w:rsidRPr="00A32AD6">
          <w:rPr>
            <w:color w:val="191919"/>
            <w:sz w:val="20"/>
            <w:szCs w:val="20"/>
            <w:lang w:val="fr-FR" w:eastAsia="en-US"/>
            <w:rPrChange w:id="47" w:author="ESKINAZI Mickael" w:date="2026-05-14T14:52:00Z" w16du:dateUtc="2026-05-14T12:52:00Z">
              <w:rPr>
                <w:rFonts w:ascii="Helvetica" w:hAnsi="Helvetica" w:cs="Helvetica"/>
                <w:color w:val="191919"/>
                <w:lang w:val="fr-FR" w:eastAsia="en-US"/>
              </w:rPr>
            </w:rPrChange>
          </w:rPr>
          <w:t xml:space="preserve"> Mental (CIBERSAM), Instituto de </w:t>
        </w:r>
        <w:proofErr w:type="spellStart"/>
        <w:r w:rsidRPr="00A32AD6">
          <w:rPr>
            <w:color w:val="191919"/>
            <w:sz w:val="20"/>
            <w:szCs w:val="20"/>
            <w:lang w:val="fr-FR" w:eastAsia="en-US"/>
            <w:rPrChange w:id="48" w:author="ESKINAZI Mickael" w:date="2026-05-14T14:52:00Z" w16du:dateUtc="2026-05-14T12:52:00Z">
              <w:rPr>
                <w:rFonts w:ascii="Helvetica" w:hAnsi="Helvetica" w:cs="Helvetica"/>
                <w:color w:val="191919"/>
                <w:lang w:val="fr-FR" w:eastAsia="en-US"/>
              </w:rPr>
            </w:rPrChange>
          </w:rPr>
          <w:t>Salud</w:t>
        </w:r>
        <w:proofErr w:type="spellEnd"/>
        <w:r w:rsidRPr="00A32AD6">
          <w:rPr>
            <w:color w:val="191919"/>
            <w:sz w:val="20"/>
            <w:szCs w:val="20"/>
            <w:lang w:val="fr-FR" w:eastAsia="en-US"/>
            <w:rPrChange w:id="49" w:author="ESKINAZI Mickael" w:date="2026-05-14T14:52:00Z" w16du:dateUtc="2026-05-14T12:52:00Z">
              <w:rPr>
                <w:rFonts w:ascii="Helvetica" w:hAnsi="Helvetica" w:cs="Helvetica"/>
                <w:color w:val="191919"/>
                <w:lang w:val="fr-FR" w:eastAsia="en-US"/>
              </w:rPr>
            </w:rPrChange>
          </w:rPr>
          <w:t xml:space="preserve"> Carlos III, Madrid, Spain</w:t>
        </w:r>
      </w:ins>
    </w:p>
    <w:p w14:paraId="125FD28A" w14:textId="34FCC0A7" w:rsidR="00A32AD6" w:rsidRPr="00A32AD6" w:rsidRDefault="00A32AD6" w:rsidP="00A32AD6">
      <w:pPr>
        <w:pStyle w:val="NormalWeb"/>
        <w:numPr>
          <w:ilvl w:val="0"/>
          <w:numId w:val="3"/>
        </w:numPr>
        <w:rPr>
          <w:color w:val="000000" w:themeColor="text1"/>
          <w:sz w:val="20"/>
          <w:szCs w:val="20"/>
          <w:lang w:val="en-CA"/>
        </w:rPr>
        <w:pPrChange w:id="50" w:author="ESKINAZI Mickael" w:date="2026-05-14T14:52:00Z" w16du:dateUtc="2026-05-14T12:52:00Z">
          <w:pPr>
            <w:pStyle w:val="NormalWeb"/>
            <w:numPr>
              <w:numId w:val="5"/>
            </w:numPr>
            <w:ind w:left="720" w:hanging="360"/>
          </w:pPr>
        </w:pPrChange>
      </w:pPr>
      <w:proofErr w:type="spellStart"/>
      <w:ins w:id="51" w:author="ESKINAZI Mickael" w:date="2026-05-16T17:18:00Z">
        <w:r w:rsidRPr="00A32AD6">
          <w:rPr>
            <w:color w:val="000000" w:themeColor="text1"/>
            <w:sz w:val="20"/>
            <w:szCs w:val="20"/>
            <w:lang w:val="fr-FR"/>
          </w:rPr>
          <w:t>Department</w:t>
        </w:r>
        <w:proofErr w:type="spellEnd"/>
        <w:r w:rsidRPr="00A32AD6">
          <w:rPr>
            <w:color w:val="000000" w:themeColor="text1"/>
            <w:sz w:val="20"/>
            <w:szCs w:val="20"/>
            <w:lang w:val="fr-FR"/>
          </w:rPr>
          <w:t xml:space="preserve"> of </w:t>
        </w:r>
        <w:proofErr w:type="spellStart"/>
        <w:r w:rsidRPr="00A32AD6">
          <w:rPr>
            <w:color w:val="000000" w:themeColor="text1"/>
            <w:sz w:val="20"/>
            <w:szCs w:val="20"/>
            <w:lang w:val="fr-FR"/>
          </w:rPr>
          <w:t>Psychiatry</w:t>
        </w:r>
        <w:proofErr w:type="spellEnd"/>
        <w:r w:rsidRPr="00A32AD6">
          <w:rPr>
            <w:color w:val="000000" w:themeColor="text1"/>
            <w:sz w:val="20"/>
            <w:szCs w:val="20"/>
            <w:lang w:val="fr-FR"/>
          </w:rPr>
          <w:t xml:space="preserve"> and Neurosciences, </w:t>
        </w:r>
      </w:ins>
      <w:ins w:id="52" w:author="ESKINAZI Mickael" w:date="2026-05-16T17:18:00Z" w16du:dateUtc="2026-05-16T15:18:00Z">
        <w:r w:rsidRPr="00132AA4">
          <w:rPr>
            <w:color w:val="000000" w:themeColor="text1"/>
            <w:sz w:val="20"/>
            <w:szCs w:val="20"/>
            <w:lang w:val="de-CH"/>
          </w:rPr>
          <w:t>Charité Universitätsmedizin, Berlin, Germany</w:t>
        </w:r>
      </w:ins>
    </w:p>
    <w:p w14:paraId="7A6BCA5C" w14:textId="07C4F9B3" w:rsidR="007E008A" w:rsidRPr="00132AA4" w:rsidRDefault="007E008A" w:rsidP="0058730F">
      <w:pPr>
        <w:spacing w:before="240" w:after="240" w:line="266" w:lineRule="auto"/>
        <w:rPr>
          <w:b/>
          <w:bCs/>
          <w:color w:val="000000" w:themeColor="text1"/>
          <w:lang w:val="en-US"/>
        </w:rPr>
      </w:pPr>
      <w:r w:rsidRPr="00132AA4">
        <w:rPr>
          <w:b/>
          <w:bCs/>
          <w:color w:val="000000" w:themeColor="text1"/>
          <w:lang w:val="en-US"/>
        </w:rPr>
        <w:t xml:space="preserve">* </w:t>
      </w:r>
      <w:r w:rsidRPr="00132AA4">
        <w:rPr>
          <w:b/>
          <w:bCs/>
          <w:color w:val="000000" w:themeColor="text1"/>
          <w:lang w:val="de-CH"/>
        </w:rPr>
        <w:t xml:space="preserve">These </w:t>
      </w:r>
      <w:proofErr w:type="spellStart"/>
      <w:r w:rsidRPr="00132AA4">
        <w:rPr>
          <w:b/>
          <w:bCs/>
          <w:color w:val="000000" w:themeColor="text1"/>
          <w:lang w:val="de-CH"/>
        </w:rPr>
        <w:t>authors</w:t>
      </w:r>
      <w:proofErr w:type="spellEnd"/>
      <w:r w:rsidRPr="00132AA4">
        <w:rPr>
          <w:b/>
          <w:bCs/>
          <w:color w:val="000000" w:themeColor="text1"/>
          <w:lang w:val="de-CH"/>
        </w:rPr>
        <w:t xml:space="preserve"> </w:t>
      </w:r>
      <w:proofErr w:type="spellStart"/>
      <w:r w:rsidRPr="00132AA4">
        <w:rPr>
          <w:b/>
          <w:bCs/>
          <w:color w:val="000000" w:themeColor="text1"/>
          <w:lang w:val="de-CH"/>
        </w:rPr>
        <w:t>contributed</w:t>
      </w:r>
      <w:proofErr w:type="spellEnd"/>
      <w:r w:rsidRPr="00132AA4">
        <w:rPr>
          <w:b/>
          <w:bCs/>
          <w:color w:val="000000" w:themeColor="text1"/>
          <w:lang w:val="de-CH"/>
        </w:rPr>
        <w:t xml:space="preserve"> </w:t>
      </w:r>
      <w:proofErr w:type="spellStart"/>
      <w:r w:rsidRPr="00132AA4">
        <w:rPr>
          <w:b/>
          <w:bCs/>
          <w:color w:val="000000" w:themeColor="text1"/>
          <w:lang w:val="de-CH"/>
        </w:rPr>
        <w:t>equally</w:t>
      </w:r>
      <w:proofErr w:type="spellEnd"/>
      <w:r w:rsidRPr="00132AA4">
        <w:rPr>
          <w:b/>
          <w:bCs/>
          <w:color w:val="000000" w:themeColor="text1"/>
          <w:lang w:val="de-CH"/>
        </w:rPr>
        <w:t>.</w:t>
      </w:r>
    </w:p>
    <w:p w14:paraId="379C97BF" w14:textId="3A6972F4" w:rsidR="0058730F" w:rsidRPr="00132AA4" w:rsidRDefault="0058730F" w:rsidP="0058730F">
      <w:pPr>
        <w:spacing w:before="240" w:after="240" w:line="266" w:lineRule="auto"/>
        <w:rPr>
          <w:b/>
          <w:bCs/>
          <w:color w:val="000000" w:themeColor="text1"/>
          <w:lang w:val="en-US"/>
        </w:rPr>
      </w:pPr>
      <w:r w:rsidRPr="00132AA4">
        <w:rPr>
          <w:b/>
          <w:bCs/>
          <w:color w:val="000000" w:themeColor="text1"/>
          <w:lang w:val="en-US"/>
        </w:rPr>
        <w:t xml:space="preserve">*To whom correspondence should be addressed; Division of Adult Psychiatry, Department of Psychiatry, University Hospitals of Geneva, 2, Chemin du Petit-Bel-Air, CH-1226, Thonex, Switzerland; </w:t>
      </w:r>
      <w:proofErr w:type="spellStart"/>
      <w:r w:rsidRPr="00132AA4">
        <w:rPr>
          <w:b/>
          <w:bCs/>
          <w:color w:val="000000" w:themeColor="text1"/>
          <w:lang w:val="en-US"/>
        </w:rPr>
        <w:t>tel</w:t>
      </w:r>
      <w:proofErr w:type="spellEnd"/>
      <w:r w:rsidRPr="00132AA4">
        <w:rPr>
          <w:b/>
          <w:bCs/>
          <w:color w:val="000000" w:themeColor="text1"/>
          <w:lang w:val="en-US"/>
        </w:rPr>
        <w:t xml:space="preserve">: +41-(0)-79 </w:t>
      </w:r>
      <w:proofErr w:type="gramStart"/>
      <w:r w:rsidRPr="00132AA4">
        <w:rPr>
          <w:b/>
          <w:bCs/>
          <w:color w:val="000000" w:themeColor="text1"/>
          <w:lang w:val="en-US"/>
        </w:rPr>
        <w:t>3054342 ;</w:t>
      </w:r>
      <w:proofErr w:type="gramEnd"/>
      <w:r w:rsidRPr="00132AA4">
        <w:rPr>
          <w:b/>
          <w:bCs/>
          <w:color w:val="000000" w:themeColor="text1"/>
          <w:lang w:val="en-US"/>
        </w:rPr>
        <w:t xml:space="preserve"> Fax: +4179 3054689</w:t>
      </w:r>
    </w:p>
    <w:p w14:paraId="0D7648C4" w14:textId="77777777" w:rsidR="0058730F" w:rsidRPr="00132AA4" w:rsidRDefault="0058730F" w:rsidP="0058730F">
      <w:pPr>
        <w:spacing w:before="240" w:after="240" w:line="266" w:lineRule="auto"/>
        <w:rPr>
          <w:color w:val="000000" w:themeColor="text1"/>
          <w:u w:val="single"/>
          <w:lang w:val="en-US"/>
        </w:rPr>
      </w:pPr>
      <w:r w:rsidRPr="00132AA4">
        <w:rPr>
          <w:b/>
          <w:bCs/>
          <w:color w:val="000000" w:themeColor="text1"/>
          <w:lang w:val="en-US"/>
        </w:rPr>
        <w:t xml:space="preserve">*Corresponding authors:​​ </w:t>
      </w:r>
      <w:hyperlink r:id="rId5" w:history="1">
        <w:r w:rsidRPr="00132AA4">
          <w:rPr>
            <w:rStyle w:val="Lienhypertexte"/>
            <w:color w:val="000000" w:themeColor="text1"/>
            <w:lang w:val="en-US"/>
          </w:rPr>
          <w:t>michel.sabe@hcuge.ch</w:t>
        </w:r>
      </w:hyperlink>
    </w:p>
    <w:p w14:paraId="7D42C746" w14:textId="13180ABC" w:rsidR="00BA3AC5" w:rsidRPr="00132AA4" w:rsidRDefault="00BA3AC5">
      <w:pPr>
        <w:spacing w:after="200" w:line="360" w:lineRule="auto"/>
        <w:rPr>
          <w:b/>
          <w:bCs/>
          <w:color w:val="000000" w:themeColor="text1"/>
          <w:sz w:val="32"/>
          <w:szCs w:val="32"/>
        </w:rPr>
      </w:pPr>
      <w:r w:rsidRPr="00132AA4">
        <w:rPr>
          <w:b/>
          <w:bCs/>
          <w:color w:val="000000" w:themeColor="text1"/>
          <w:sz w:val="32"/>
          <w:szCs w:val="32"/>
        </w:rPr>
        <w:br w:type="page"/>
      </w:r>
    </w:p>
    <w:p w14:paraId="57096CDF" w14:textId="177EF9D3" w:rsidR="00BA3AC5" w:rsidRPr="00132AA4" w:rsidRDefault="00BA3AC5" w:rsidP="00BA3AC5">
      <w:pPr>
        <w:rPr>
          <w:b/>
          <w:bCs/>
          <w:color w:val="000000" w:themeColor="text1"/>
          <w:sz w:val="32"/>
          <w:szCs w:val="32"/>
        </w:rPr>
      </w:pPr>
      <w:r w:rsidRPr="00132AA4">
        <w:rPr>
          <w:b/>
          <w:bCs/>
          <w:color w:val="000000" w:themeColor="text1"/>
          <w:sz w:val="32"/>
          <w:szCs w:val="32"/>
        </w:rPr>
        <w:lastRenderedPageBreak/>
        <w:t>Abstract</w:t>
      </w:r>
    </w:p>
    <w:p w14:paraId="30791C7B" w14:textId="77777777" w:rsidR="00A32AD6" w:rsidRDefault="00A32AD6" w:rsidP="00A32AD6">
      <w:pPr>
        <w:pStyle w:val="NormalWeb"/>
        <w:rPr>
          <w:ins w:id="53" w:author="ESKINAZI Mickael" w:date="2026-05-16T15:11:00Z" w16du:dateUtc="2026-05-16T13:11:00Z"/>
        </w:rPr>
      </w:pPr>
      <w:proofErr w:type="gramStart"/>
      <w:ins w:id="54" w:author="ESKINAZI Mickael" w:date="2026-05-16T15:11:00Z" w16du:dateUtc="2026-05-16T13:11:00Z">
        <w:r>
          <w:rPr>
            <w:rStyle w:val="lev"/>
          </w:rPr>
          <w:t>Background:</w:t>
        </w:r>
        <w:proofErr w:type="gramEnd"/>
        <w:r>
          <w:t xml:space="preserve"> </w:t>
        </w:r>
        <w:proofErr w:type="spellStart"/>
        <w:r>
          <w:t>Psychedelics</w:t>
        </w:r>
        <w:proofErr w:type="spellEnd"/>
        <w:r>
          <w:t xml:space="preserve"> and MDMA are </w:t>
        </w:r>
        <w:proofErr w:type="spellStart"/>
        <w:r>
          <w:t>increasingly</w:t>
        </w:r>
        <w:proofErr w:type="spellEnd"/>
        <w:r>
          <w:t xml:space="preserve"> </w:t>
        </w:r>
        <w:proofErr w:type="spellStart"/>
        <w:r>
          <w:t>evaluated</w:t>
        </w:r>
        <w:proofErr w:type="spellEnd"/>
        <w:r>
          <w:t xml:space="preserve"> for </w:t>
        </w:r>
        <w:proofErr w:type="spellStart"/>
        <w:r>
          <w:t>psychiatric</w:t>
        </w:r>
        <w:proofErr w:type="spellEnd"/>
        <w:r>
          <w:t xml:space="preserve"> indications, </w:t>
        </w:r>
        <w:proofErr w:type="spellStart"/>
        <w:r>
          <w:t>yet</w:t>
        </w:r>
        <w:proofErr w:type="spellEnd"/>
        <w:r>
          <w:t xml:space="preserve"> the dose </w:t>
        </w:r>
        <w:proofErr w:type="spellStart"/>
        <w:r>
          <w:t>dependence</w:t>
        </w:r>
        <w:proofErr w:type="spellEnd"/>
        <w:r>
          <w:t xml:space="preserve"> of adverse </w:t>
        </w:r>
        <w:proofErr w:type="spellStart"/>
        <w:r>
          <w:t>events</w:t>
        </w:r>
        <w:proofErr w:type="spellEnd"/>
        <w:r>
          <w:t xml:space="preserve"> (</w:t>
        </w:r>
        <w:proofErr w:type="spellStart"/>
        <w:r>
          <w:t>AEs</w:t>
        </w:r>
        <w:proofErr w:type="spellEnd"/>
        <w:r>
          <w:t xml:space="preserve">) </w:t>
        </w:r>
        <w:proofErr w:type="spellStart"/>
        <w:r>
          <w:t>remains</w:t>
        </w:r>
        <w:proofErr w:type="spellEnd"/>
        <w:r>
          <w:t xml:space="preserve"> </w:t>
        </w:r>
        <w:proofErr w:type="spellStart"/>
        <w:r>
          <w:t>insufficiently</w:t>
        </w:r>
        <w:proofErr w:type="spellEnd"/>
        <w:r>
          <w:t xml:space="preserve"> </w:t>
        </w:r>
        <w:proofErr w:type="spellStart"/>
        <w:r>
          <w:t>quantified</w:t>
        </w:r>
        <w:proofErr w:type="spellEnd"/>
        <w:r>
          <w:t>.</w:t>
        </w:r>
      </w:ins>
    </w:p>
    <w:p w14:paraId="31465E1F" w14:textId="02423F4B" w:rsidR="00A32AD6" w:rsidRDefault="00A32AD6" w:rsidP="00A32AD6">
      <w:pPr>
        <w:pStyle w:val="NormalWeb"/>
        <w:rPr>
          <w:ins w:id="55" w:author="ESKINAZI Mickael" w:date="2026-05-16T15:11:00Z" w16du:dateUtc="2026-05-16T13:11:00Z"/>
        </w:rPr>
      </w:pPr>
      <w:proofErr w:type="gramStart"/>
      <w:ins w:id="56" w:author="ESKINAZI Mickael" w:date="2026-05-16T15:11:00Z" w16du:dateUtc="2026-05-16T13:11:00Z">
        <w:r>
          <w:rPr>
            <w:rStyle w:val="lev"/>
          </w:rPr>
          <w:t>Methods:</w:t>
        </w:r>
        <w:proofErr w:type="gramEnd"/>
        <w:r>
          <w:t xml:space="preserve"> </w:t>
        </w:r>
        <w:proofErr w:type="spellStart"/>
        <w:r>
          <w:t>We</w:t>
        </w:r>
        <w:proofErr w:type="spellEnd"/>
        <w:r>
          <w:t xml:space="preserve"> </w:t>
        </w:r>
        <w:proofErr w:type="spellStart"/>
        <w:r>
          <w:t>conducted</w:t>
        </w:r>
        <w:proofErr w:type="spellEnd"/>
        <w:r>
          <w:t xml:space="preserve"> a living </w:t>
        </w:r>
        <w:proofErr w:type="spellStart"/>
        <w:r>
          <w:t>systematic</w:t>
        </w:r>
        <w:proofErr w:type="spellEnd"/>
        <w:r>
          <w:t xml:space="preserve"> </w:t>
        </w:r>
        <w:proofErr w:type="spellStart"/>
        <w:r>
          <w:t>review</w:t>
        </w:r>
        <w:proofErr w:type="spellEnd"/>
        <w:r>
          <w:t xml:space="preserve"> (</w:t>
        </w:r>
        <w:proofErr w:type="spellStart"/>
        <w:r>
          <w:t>search</w:t>
        </w:r>
        <w:proofErr w:type="spellEnd"/>
        <w:r>
          <w:t xml:space="preserve"> </w:t>
        </w:r>
        <w:proofErr w:type="spellStart"/>
        <w:r>
          <w:t>updated</w:t>
        </w:r>
        <w:proofErr w:type="spellEnd"/>
        <w:r>
          <w:t xml:space="preserve"> March 23, 2026) and dose–</w:t>
        </w:r>
        <w:proofErr w:type="spellStart"/>
        <w:r>
          <w:t>response</w:t>
        </w:r>
        <w:proofErr w:type="spellEnd"/>
        <w:r>
          <w:t xml:space="preserve"> </w:t>
        </w:r>
        <w:proofErr w:type="spellStart"/>
        <w:r>
          <w:t>meta-analysis</w:t>
        </w:r>
        <w:proofErr w:type="spellEnd"/>
        <w:r>
          <w:t xml:space="preserve"> of </w:t>
        </w:r>
        <w:proofErr w:type="spellStart"/>
        <w:r>
          <w:t>randomized</w:t>
        </w:r>
        <w:proofErr w:type="spellEnd"/>
        <w:r>
          <w:t xml:space="preserve"> </w:t>
        </w:r>
        <w:proofErr w:type="spellStart"/>
        <w:r>
          <w:t>controlled</w:t>
        </w:r>
        <w:proofErr w:type="spellEnd"/>
        <w:r>
          <w:t xml:space="preserve"> trials (</w:t>
        </w:r>
        <w:proofErr w:type="spellStart"/>
        <w:r>
          <w:t>RCTs</w:t>
        </w:r>
        <w:proofErr w:type="spellEnd"/>
        <w:r>
          <w:t xml:space="preserve">) of LSD, </w:t>
        </w:r>
        <w:proofErr w:type="spellStart"/>
        <w:r>
          <w:t>psilocybin</w:t>
        </w:r>
        <w:proofErr w:type="spellEnd"/>
        <w:r>
          <w:t xml:space="preserve">, ayahuasca, and MDMA. </w:t>
        </w:r>
        <w:r w:rsidRPr="00A32AD6">
          <w:rPr>
            <w:lang w:val="it-CH"/>
            <w:rPrChange w:id="57" w:author="ESKINAZI Mickael" w:date="2026-05-16T15:11:00Z" w16du:dateUtc="2026-05-16T13:11:00Z">
              <w:rPr/>
            </w:rPrChange>
          </w:rPr>
          <w:t xml:space="preserve">The primary outcome was any AE; secondary outcomes were specific AEs. </w:t>
        </w:r>
        <w:r>
          <w:t xml:space="preserve">Dose </w:t>
        </w:r>
        <w:proofErr w:type="spellStart"/>
        <w:r>
          <w:t>was</w:t>
        </w:r>
        <w:proofErr w:type="spellEnd"/>
        <w:r>
          <w:t xml:space="preserve"> </w:t>
        </w:r>
        <w:proofErr w:type="spellStart"/>
        <w:r>
          <w:t>harmonized</w:t>
        </w:r>
        <w:proofErr w:type="spellEnd"/>
        <w:r>
          <w:t xml:space="preserve"> as the </w:t>
        </w:r>
        <w:proofErr w:type="spellStart"/>
        <w:r>
          <w:t>administered</w:t>
        </w:r>
        <w:proofErr w:type="spellEnd"/>
        <w:r>
          <w:t xml:space="preserve"> </w:t>
        </w:r>
        <w:r>
          <w:rPr>
            <w:rStyle w:val="lev"/>
          </w:rPr>
          <w:t>session-</w:t>
        </w:r>
        <w:proofErr w:type="spellStart"/>
        <w:r>
          <w:rPr>
            <w:rStyle w:val="lev"/>
          </w:rPr>
          <w:t>level</w:t>
        </w:r>
        <w:proofErr w:type="spellEnd"/>
        <w:r>
          <w:rPr>
            <w:rStyle w:val="lev"/>
          </w:rPr>
          <w:t xml:space="preserve"> dose</w:t>
        </w:r>
        <w:r>
          <w:t xml:space="preserve"> (index </w:t>
        </w:r>
        <w:proofErr w:type="spellStart"/>
        <w:r>
          <w:t>dosing</w:t>
        </w:r>
        <w:proofErr w:type="spellEnd"/>
        <w:r>
          <w:t xml:space="preserve"> session), not cumulative dose </w:t>
        </w:r>
        <w:proofErr w:type="spellStart"/>
        <w:r>
          <w:t>across</w:t>
        </w:r>
        <w:proofErr w:type="spellEnd"/>
        <w:r>
          <w:t xml:space="preserve"> </w:t>
        </w:r>
        <w:proofErr w:type="spellStart"/>
        <w:r>
          <w:t>repeated</w:t>
        </w:r>
        <w:proofErr w:type="spellEnd"/>
        <w:r>
          <w:t xml:space="preserve"> sessions. </w:t>
        </w:r>
        <w:proofErr w:type="spellStart"/>
        <w:r>
          <w:t>Random-effects</w:t>
        </w:r>
        <w:proofErr w:type="spellEnd"/>
        <w:r>
          <w:t xml:space="preserve"> </w:t>
        </w:r>
        <w:proofErr w:type="spellStart"/>
        <w:r>
          <w:t>meta-regression</w:t>
        </w:r>
        <w:proofErr w:type="spellEnd"/>
        <w:r>
          <w:t xml:space="preserve"> </w:t>
        </w:r>
        <w:proofErr w:type="spellStart"/>
        <w:r>
          <w:t>models</w:t>
        </w:r>
        <w:proofErr w:type="spellEnd"/>
        <w:r>
          <w:t xml:space="preserve"> (</w:t>
        </w:r>
        <w:proofErr w:type="spellStart"/>
        <w:r>
          <w:t>linear</w:t>
        </w:r>
        <w:proofErr w:type="spellEnd"/>
        <w:r>
          <w:t xml:space="preserve"> and </w:t>
        </w:r>
        <w:proofErr w:type="spellStart"/>
        <w:r>
          <w:t>restricted</w:t>
        </w:r>
        <w:proofErr w:type="spellEnd"/>
        <w:r>
          <w:t xml:space="preserve"> </w:t>
        </w:r>
        <w:proofErr w:type="spellStart"/>
        <w:r>
          <w:t>cubic</w:t>
        </w:r>
        <w:proofErr w:type="spellEnd"/>
        <w:r>
          <w:t xml:space="preserve"> </w:t>
        </w:r>
        <w:proofErr w:type="spellStart"/>
        <w:r>
          <w:t>spline</w:t>
        </w:r>
        <w:proofErr w:type="spellEnd"/>
        <w:r>
          <w:t xml:space="preserve">) </w:t>
        </w:r>
        <w:proofErr w:type="spellStart"/>
        <w:r>
          <w:t>were</w:t>
        </w:r>
        <w:proofErr w:type="spellEnd"/>
        <w:r>
          <w:t xml:space="preserve"> </w:t>
        </w:r>
        <w:proofErr w:type="spellStart"/>
        <w:r>
          <w:t>fitted</w:t>
        </w:r>
        <w:proofErr w:type="spellEnd"/>
        <w:r>
          <w:t xml:space="preserve"> </w:t>
        </w:r>
        <w:proofErr w:type="spellStart"/>
        <w:r>
          <w:t>separately</w:t>
        </w:r>
        <w:proofErr w:type="spellEnd"/>
        <w:r>
          <w:t xml:space="preserve"> for acute session and follow-up </w:t>
        </w:r>
        <w:proofErr w:type="spellStart"/>
        <w:r>
          <w:t>windows</w:t>
        </w:r>
        <w:proofErr w:type="spellEnd"/>
        <w:r>
          <w:t xml:space="preserve">. </w:t>
        </w:r>
      </w:ins>
    </w:p>
    <w:p w14:paraId="73959104" w14:textId="77777777" w:rsidR="00A32AD6" w:rsidRDefault="00A32AD6" w:rsidP="00A32AD6">
      <w:pPr>
        <w:pStyle w:val="NormalWeb"/>
        <w:rPr>
          <w:ins w:id="58" w:author="ESKINAZI Mickael" w:date="2026-05-16T15:11:00Z" w16du:dateUtc="2026-05-16T13:11:00Z"/>
        </w:rPr>
      </w:pPr>
      <w:proofErr w:type="spellStart"/>
      <w:ins w:id="59" w:author="ESKINAZI Mickael" w:date="2026-05-16T15:11:00Z" w16du:dateUtc="2026-05-16T13:11:00Z">
        <w:r w:rsidRPr="00A32AD6">
          <w:rPr>
            <w:rStyle w:val="lev"/>
            <w:lang w:val="de-CH"/>
            <w:rPrChange w:id="60" w:author="ESKINAZI Mickael" w:date="2026-05-16T16:53:00Z" w16du:dateUtc="2026-05-16T14:53:00Z">
              <w:rPr>
                <w:rStyle w:val="lev"/>
              </w:rPr>
            </w:rPrChange>
          </w:rPr>
          <w:t>Results</w:t>
        </w:r>
        <w:proofErr w:type="spellEnd"/>
        <w:r w:rsidRPr="00A32AD6">
          <w:rPr>
            <w:rStyle w:val="lev"/>
            <w:lang w:val="de-CH"/>
            <w:rPrChange w:id="61" w:author="ESKINAZI Mickael" w:date="2026-05-16T16:53:00Z" w16du:dateUtc="2026-05-16T14:53:00Z">
              <w:rPr>
                <w:rStyle w:val="lev"/>
              </w:rPr>
            </w:rPrChange>
          </w:rPr>
          <w:t>:</w:t>
        </w:r>
        <w:r w:rsidRPr="00A32AD6">
          <w:rPr>
            <w:lang w:val="de-CH"/>
            <w:rPrChange w:id="62" w:author="ESKINAZI Mickael" w:date="2026-05-16T16:53:00Z" w16du:dateUtc="2026-05-16T14:53:00Z">
              <w:rPr/>
            </w:rPrChange>
          </w:rPr>
          <w:t xml:space="preserve"> Twenty-</w:t>
        </w:r>
        <w:proofErr w:type="spellStart"/>
        <w:r w:rsidRPr="00A32AD6">
          <w:rPr>
            <w:lang w:val="de-CH"/>
            <w:rPrChange w:id="63" w:author="ESKINAZI Mickael" w:date="2026-05-16T16:53:00Z" w16du:dateUtc="2026-05-16T14:53:00Z">
              <w:rPr/>
            </w:rPrChange>
          </w:rPr>
          <w:t>nine</w:t>
        </w:r>
        <w:proofErr w:type="spellEnd"/>
        <w:r w:rsidRPr="00A32AD6">
          <w:rPr>
            <w:lang w:val="de-CH"/>
            <w:rPrChange w:id="64" w:author="ESKINAZI Mickael" w:date="2026-05-16T16:53:00Z" w16du:dateUtc="2026-05-16T14:53:00Z">
              <w:rPr/>
            </w:rPrChange>
          </w:rPr>
          <w:t xml:space="preserve"> RCTs (n = 1,644; 44% </w:t>
        </w:r>
        <w:proofErr w:type="spellStart"/>
        <w:r w:rsidRPr="00A32AD6">
          <w:rPr>
            <w:lang w:val="de-CH"/>
            <w:rPrChange w:id="65" w:author="ESKINAZI Mickael" w:date="2026-05-16T16:53:00Z" w16du:dateUtc="2026-05-16T14:53:00Z">
              <w:rPr/>
            </w:rPrChange>
          </w:rPr>
          <w:t>female</w:t>
        </w:r>
        <w:proofErr w:type="spellEnd"/>
        <w:r w:rsidRPr="00A32AD6">
          <w:rPr>
            <w:lang w:val="de-CH"/>
            <w:rPrChange w:id="66" w:author="ESKINAZI Mickael" w:date="2026-05-16T16:53:00Z" w16du:dateUtc="2026-05-16T14:53:00Z">
              <w:rPr/>
            </w:rPrChange>
          </w:rPr>
          <w:t xml:space="preserve">) </w:t>
        </w:r>
        <w:proofErr w:type="spellStart"/>
        <w:r w:rsidRPr="00A32AD6">
          <w:rPr>
            <w:lang w:val="de-CH"/>
            <w:rPrChange w:id="67" w:author="ESKINAZI Mickael" w:date="2026-05-16T16:53:00Z" w16du:dateUtc="2026-05-16T14:53:00Z">
              <w:rPr/>
            </w:rPrChange>
          </w:rPr>
          <w:t>were</w:t>
        </w:r>
        <w:proofErr w:type="spellEnd"/>
        <w:r w:rsidRPr="00A32AD6">
          <w:rPr>
            <w:lang w:val="de-CH"/>
            <w:rPrChange w:id="68" w:author="ESKINAZI Mickael" w:date="2026-05-16T16:53:00Z" w16du:dateUtc="2026-05-16T14:53:00Z">
              <w:rPr/>
            </w:rPrChange>
          </w:rPr>
          <w:t xml:space="preserve"> </w:t>
        </w:r>
        <w:proofErr w:type="spellStart"/>
        <w:r w:rsidRPr="00A32AD6">
          <w:rPr>
            <w:lang w:val="de-CH"/>
            <w:rPrChange w:id="69" w:author="ESKINAZI Mickael" w:date="2026-05-16T16:53:00Z" w16du:dateUtc="2026-05-16T14:53:00Z">
              <w:rPr/>
            </w:rPrChange>
          </w:rPr>
          <w:t>included</w:t>
        </w:r>
        <w:proofErr w:type="spellEnd"/>
        <w:r w:rsidRPr="00A32AD6">
          <w:rPr>
            <w:lang w:val="de-CH"/>
            <w:rPrChange w:id="70" w:author="ESKINAZI Mickael" w:date="2026-05-16T16:53:00Z" w16du:dateUtc="2026-05-16T14:53:00Z">
              <w:rPr/>
            </w:rPrChange>
          </w:rPr>
          <w:t xml:space="preserve">. </w:t>
        </w:r>
        <w:proofErr w:type="spellStart"/>
        <w:r>
          <w:t>During</w:t>
        </w:r>
        <w:proofErr w:type="spellEnd"/>
        <w:r>
          <w:t xml:space="preserve"> the acute session, global AE </w:t>
        </w:r>
        <w:proofErr w:type="spellStart"/>
        <w:r>
          <w:t>burden</w:t>
        </w:r>
        <w:proofErr w:type="spellEnd"/>
        <w:r>
          <w:t xml:space="preserve"> </w:t>
        </w:r>
        <w:proofErr w:type="spellStart"/>
        <w:r>
          <w:t>increased</w:t>
        </w:r>
        <w:proofErr w:type="spellEnd"/>
        <w:r>
          <w:t xml:space="preserve"> </w:t>
        </w:r>
        <w:proofErr w:type="spellStart"/>
        <w:r>
          <w:t>with</w:t>
        </w:r>
        <w:proofErr w:type="spellEnd"/>
        <w:r>
          <w:t xml:space="preserve"> dose for LSD (p &lt; 0.01), MDMA, and </w:t>
        </w:r>
        <w:proofErr w:type="spellStart"/>
        <w:r>
          <w:t>psilocybin</w:t>
        </w:r>
        <w:proofErr w:type="spellEnd"/>
        <w:r>
          <w:t xml:space="preserve"> (</w:t>
        </w:r>
        <w:proofErr w:type="spellStart"/>
        <w:r>
          <w:t>both</w:t>
        </w:r>
        <w:proofErr w:type="spellEnd"/>
        <w:r>
          <w:t xml:space="preserve"> p &lt; 0.001). Dose–</w:t>
        </w:r>
        <w:proofErr w:type="spellStart"/>
        <w:r>
          <w:t>response</w:t>
        </w:r>
        <w:proofErr w:type="spellEnd"/>
        <w:r>
          <w:t xml:space="preserve"> </w:t>
        </w:r>
        <w:proofErr w:type="spellStart"/>
        <w:r>
          <w:t>shapes</w:t>
        </w:r>
        <w:proofErr w:type="spellEnd"/>
        <w:r>
          <w:t xml:space="preserve"> </w:t>
        </w:r>
        <w:proofErr w:type="spellStart"/>
        <w:r>
          <w:t>differed</w:t>
        </w:r>
        <w:proofErr w:type="spellEnd"/>
        <w:r>
          <w:t xml:space="preserve"> by </w:t>
        </w:r>
        <w:proofErr w:type="gramStart"/>
        <w:r>
          <w:t>substance:</w:t>
        </w:r>
        <w:proofErr w:type="gramEnd"/>
        <w:r>
          <w:t xml:space="preserve"> LSD and MDMA </w:t>
        </w:r>
        <w:proofErr w:type="spellStart"/>
        <w:r>
          <w:t>showed</w:t>
        </w:r>
        <w:proofErr w:type="spellEnd"/>
        <w:r>
          <w:t xml:space="preserve"> non-</w:t>
        </w:r>
        <w:proofErr w:type="spellStart"/>
        <w:r>
          <w:t>linear</w:t>
        </w:r>
        <w:proofErr w:type="spellEnd"/>
        <w:r>
          <w:t xml:space="preserve"> </w:t>
        </w:r>
        <w:proofErr w:type="spellStart"/>
        <w:r>
          <w:t>increases</w:t>
        </w:r>
        <w:proofErr w:type="spellEnd"/>
        <w:r>
          <w:t xml:space="preserve"> </w:t>
        </w:r>
        <w:proofErr w:type="spellStart"/>
        <w:r>
          <w:t>with</w:t>
        </w:r>
        <w:proofErr w:type="spellEnd"/>
        <w:r>
          <w:t xml:space="preserve"> </w:t>
        </w:r>
        <w:proofErr w:type="spellStart"/>
        <w:r>
          <w:t>plateauing</w:t>
        </w:r>
        <w:proofErr w:type="spellEnd"/>
        <w:r>
          <w:t xml:space="preserve"> at </w:t>
        </w:r>
        <w:proofErr w:type="spellStart"/>
        <w:r>
          <w:t>higher</w:t>
        </w:r>
        <w:proofErr w:type="spellEnd"/>
        <w:r>
          <w:t xml:space="preserve"> doses, </w:t>
        </w:r>
        <w:proofErr w:type="spellStart"/>
        <w:r>
          <w:t>whereas</w:t>
        </w:r>
        <w:proofErr w:type="spellEnd"/>
        <w:r>
          <w:t xml:space="preserve"> </w:t>
        </w:r>
        <w:proofErr w:type="spellStart"/>
        <w:r>
          <w:t>psilocybin</w:t>
        </w:r>
        <w:proofErr w:type="spellEnd"/>
        <w:r>
          <w:t xml:space="preserve"> </w:t>
        </w:r>
        <w:proofErr w:type="spellStart"/>
        <w:r>
          <w:t>showed</w:t>
        </w:r>
        <w:proofErr w:type="spellEnd"/>
        <w:r>
          <w:t xml:space="preserve"> an </w:t>
        </w:r>
        <w:proofErr w:type="spellStart"/>
        <w:r>
          <w:t>inverted</w:t>
        </w:r>
        <w:proofErr w:type="spellEnd"/>
        <w:r>
          <w:t xml:space="preserve"> U-</w:t>
        </w:r>
        <w:proofErr w:type="spellStart"/>
        <w:r>
          <w:t>shape</w:t>
        </w:r>
        <w:proofErr w:type="spellEnd"/>
        <w:r>
          <w:t>. At AE-</w:t>
        </w:r>
        <w:proofErr w:type="spellStart"/>
        <w:r>
          <w:t>specific</w:t>
        </w:r>
        <w:proofErr w:type="spellEnd"/>
        <w:r>
          <w:t xml:space="preserve"> </w:t>
        </w:r>
        <w:proofErr w:type="spellStart"/>
        <w:r>
          <w:t>level</w:t>
        </w:r>
        <w:proofErr w:type="spellEnd"/>
        <w:r>
          <w:t xml:space="preserve">, nominal associations </w:t>
        </w:r>
        <w:proofErr w:type="spellStart"/>
        <w:r>
          <w:t>were</w:t>
        </w:r>
        <w:proofErr w:type="spellEnd"/>
        <w:r>
          <w:t xml:space="preserve"> </w:t>
        </w:r>
        <w:proofErr w:type="spellStart"/>
        <w:r>
          <w:t>observed</w:t>
        </w:r>
        <w:proofErr w:type="spellEnd"/>
        <w:r>
          <w:t xml:space="preserve"> for </w:t>
        </w:r>
        <w:proofErr w:type="spellStart"/>
        <w:r>
          <w:t>nausea</w:t>
        </w:r>
        <w:proofErr w:type="spellEnd"/>
        <w:r>
          <w:t xml:space="preserve">, </w:t>
        </w:r>
        <w:proofErr w:type="spellStart"/>
        <w:r>
          <w:t>headache</w:t>
        </w:r>
        <w:proofErr w:type="spellEnd"/>
        <w:r>
          <w:t>, and illusions (LSD</w:t>
        </w:r>
        <w:proofErr w:type="gramStart"/>
        <w:r>
          <w:t>);</w:t>
        </w:r>
        <w:proofErr w:type="gramEnd"/>
        <w:r>
          <w:t xml:space="preserve"> </w:t>
        </w:r>
        <w:proofErr w:type="spellStart"/>
        <w:r>
          <w:t>depression</w:t>
        </w:r>
        <w:proofErr w:type="spellEnd"/>
        <w:r>
          <w:t xml:space="preserve"> and perspiration (MDMA</w:t>
        </w:r>
        <w:proofErr w:type="gramStart"/>
        <w:r>
          <w:t>);</w:t>
        </w:r>
        <w:proofErr w:type="gramEnd"/>
        <w:r>
          <w:t xml:space="preserve"> and </w:t>
        </w:r>
        <w:proofErr w:type="spellStart"/>
        <w:r>
          <w:t>headache</w:t>
        </w:r>
        <w:proofErr w:type="spellEnd"/>
        <w:r>
          <w:t xml:space="preserve">, </w:t>
        </w:r>
        <w:proofErr w:type="spellStart"/>
        <w:r>
          <w:t>anxiety</w:t>
        </w:r>
        <w:proofErr w:type="spellEnd"/>
        <w:r>
          <w:t>, and fatigue (</w:t>
        </w:r>
        <w:proofErr w:type="spellStart"/>
        <w:r>
          <w:t>psilocybin</w:t>
        </w:r>
        <w:proofErr w:type="spellEnd"/>
        <w:r>
          <w:t xml:space="preserve">), but none </w:t>
        </w:r>
        <w:proofErr w:type="spellStart"/>
        <w:r>
          <w:t>survived</w:t>
        </w:r>
        <w:proofErr w:type="spellEnd"/>
        <w:r>
          <w:t xml:space="preserve"> multiple-</w:t>
        </w:r>
        <w:proofErr w:type="spellStart"/>
        <w:r>
          <w:t>testing</w:t>
        </w:r>
        <w:proofErr w:type="spellEnd"/>
        <w:r>
          <w:t xml:space="preserve"> correction. At follow-up, </w:t>
        </w:r>
        <w:proofErr w:type="spellStart"/>
        <w:r>
          <w:t>analyzable</w:t>
        </w:r>
        <w:proofErr w:type="spellEnd"/>
        <w:r>
          <w:t xml:space="preserve"> dose–</w:t>
        </w:r>
        <w:proofErr w:type="spellStart"/>
        <w:r>
          <w:t>response</w:t>
        </w:r>
        <w:proofErr w:type="spellEnd"/>
        <w:r>
          <w:t xml:space="preserve"> data </w:t>
        </w:r>
        <w:proofErr w:type="spellStart"/>
        <w:r>
          <w:t>were</w:t>
        </w:r>
        <w:proofErr w:type="spellEnd"/>
        <w:r>
          <w:t xml:space="preserve"> </w:t>
        </w:r>
        <w:proofErr w:type="spellStart"/>
        <w:r>
          <w:t>available</w:t>
        </w:r>
        <w:proofErr w:type="spellEnd"/>
        <w:r>
          <w:t xml:space="preserve"> for LSD and MDMA </w:t>
        </w:r>
        <w:proofErr w:type="spellStart"/>
        <w:proofErr w:type="gramStart"/>
        <w:r>
          <w:t>only</w:t>
        </w:r>
        <w:proofErr w:type="spellEnd"/>
        <w:r>
          <w:t>:</w:t>
        </w:r>
        <w:proofErr w:type="gramEnd"/>
        <w:r>
          <w:t xml:space="preserve"> LSD </w:t>
        </w:r>
        <w:proofErr w:type="spellStart"/>
        <w:r>
          <w:t>showed</w:t>
        </w:r>
        <w:proofErr w:type="spellEnd"/>
        <w:r>
          <w:t xml:space="preserve"> a </w:t>
        </w:r>
        <w:proofErr w:type="spellStart"/>
        <w:r>
          <w:t>significant</w:t>
        </w:r>
        <w:proofErr w:type="spellEnd"/>
        <w:r>
          <w:t xml:space="preserve"> non-</w:t>
        </w:r>
        <w:proofErr w:type="spellStart"/>
        <w:r>
          <w:t>linear</w:t>
        </w:r>
        <w:proofErr w:type="spellEnd"/>
        <w:r>
          <w:t xml:space="preserve"> association </w:t>
        </w:r>
        <w:proofErr w:type="spellStart"/>
        <w:r>
          <w:t>with</w:t>
        </w:r>
        <w:proofErr w:type="spellEnd"/>
        <w:r>
          <w:t xml:space="preserve"> </w:t>
        </w:r>
        <w:proofErr w:type="spellStart"/>
        <w:r>
          <w:t>decreasing</w:t>
        </w:r>
        <w:proofErr w:type="spellEnd"/>
        <w:r>
          <w:t xml:space="preserve"> AE </w:t>
        </w:r>
        <w:proofErr w:type="spellStart"/>
        <w:r>
          <w:t>burden</w:t>
        </w:r>
        <w:proofErr w:type="spellEnd"/>
        <w:r>
          <w:t xml:space="preserve"> at </w:t>
        </w:r>
        <w:proofErr w:type="spellStart"/>
        <w:r>
          <w:t>higher</w:t>
        </w:r>
        <w:proofErr w:type="spellEnd"/>
        <w:r>
          <w:t xml:space="preserve"> doses, </w:t>
        </w:r>
        <w:proofErr w:type="spellStart"/>
        <w:r>
          <w:t>while</w:t>
        </w:r>
        <w:proofErr w:type="spellEnd"/>
        <w:r>
          <w:t xml:space="preserve"> MDMA </w:t>
        </w:r>
        <w:proofErr w:type="spellStart"/>
        <w:r>
          <w:t>showed</w:t>
        </w:r>
        <w:proofErr w:type="spellEnd"/>
        <w:r>
          <w:t xml:space="preserve"> no association. </w:t>
        </w:r>
        <w:proofErr w:type="spellStart"/>
        <w:r>
          <w:t>Psilocybin</w:t>
        </w:r>
        <w:proofErr w:type="spellEnd"/>
        <w:r>
          <w:t xml:space="preserve"> follow-up data came </w:t>
        </w:r>
        <w:proofErr w:type="spellStart"/>
        <w:r>
          <w:t>from</w:t>
        </w:r>
        <w:proofErr w:type="spellEnd"/>
        <w:r>
          <w:t xml:space="preserve"> one </w:t>
        </w:r>
        <w:proofErr w:type="spellStart"/>
        <w:r>
          <w:t>study</w:t>
        </w:r>
        <w:proofErr w:type="spellEnd"/>
        <w:r>
          <w:t xml:space="preserve"> </w:t>
        </w:r>
        <w:proofErr w:type="spellStart"/>
        <w:r>
          <w:t>only</w:t>
        </w:r>
        <w:proofErr w:type="spellEnd"/>
        <w:r>
          <w:t>.</w:t>
        </w:r>
      </w:ins>
    </w:p>
    <w:p w14:paraId="4BE94AC7" w14:textId="77777777" w:rsidR="00A32AD6" w:rsidRDefault="00A32AD6" w:rsidP="00A32AD6">
      <w:pPr>
        <w:pStyle w:val="NormalWeb"/>
        <w:rPr>
          <w:ins w:id="71" w:author="ESKINAZI Mickael" w:date="2026-05-16T15:11:00Z" w16du:dateUtc="2026-05-16T13:11:00Z"/>
        </w:rPr>
      </w:pPr>
      <w:proofErr w:type="gramStart"/>
      <w:ins w:id="72" w:author="ESKINAZI Mickael" w:date="2026-05-16T15:11:00Z" w16du:dateUtc="2026-05-16T13:11:00Z">
        <w:r>
          <w:rPr>
            <w:rStyle w:val="lev"/>
          </w:rPr>
          <w:t>Conclusions:</w:t>
        </w:r>
        <w:proofErr w:type="gramEnd"/>
        <w:r>
          <w:t xml:space="preserve"> Dose–AE associations are substance-</w:t>
        </w:r>
        <w:proofErr w:type="spellStart"/>
        <w:r>
          <w:t>specific</w:t>
        </w:r>
        <w:proofErr w:type="spellEnd"/>
        <w:r>
          <w:t xml:space="preserve"> </w:t>
        </w:r>
        <w:proofErr w:type="spellStart"/>
        <w:r>
          <w:t>during</w:t>
        </w:r>
        <w:proofErr w:type="spellEnd"/>
        <w:r>
          <w:t xml:space="preserve"> acute sessions and are not </w:t>
        </w:r>
        <w:proofErr w:type="spellStart"/>
        <w:r>
          <w:t>consistently</w:t>
        </w:r>
        <w:proofErr w:type="spellEnd"/>
        <w:r>
          <w:t xml:space="preserve"> </w:t>
        </w:r>
        <w:proofErr w:type="spellStart"/>
        <w:r>
          <w:t>sustained</w:t>
        </w:r>
        <w:proofErr w:type="spellEnd"/>
        <w:r>
          <w:t xml:space="preserve"> at follow-up. More </w:t>
        </w:r>
        <w:proofErr w:type="spellStart"/>
        <w:r>
          <w:t>RCTs</w:t>
        </w:r>
        <w:proofErr w:type="spellEnd"/>
        <w:r>
          <w:t xml:space="preserve"> are </w:t>
        </w:r>
        <w:proofErr w:type="spellStart"/>
        <w:r>
          <w:t>needed</w:t>
        </w:r>
        <w:proofErr w:type="spellEnd"/>
        <w:r>
          <w:t xml:space="preserve"> for </w:t>
        </w:r>
        <w:proofErr w:type="spellStart"/>
        <w:r>
          <w:t>robust</w:t>
        </w:r>
        <w:proofErr w:type="spellEnd"/>
        <w:r>
          <w:t xml:space="preserve"> </w:t>
        </w:r>
        <w:proofErr w:type="spellStart"/>
        <w:r>
          <w:t>molecule-specific</w:t>
        </w:r>
        <w:proofErr w:type="spellEnd"/>
        <w:r>
          <w:t xml:space="preserve"> AE </w:t>
        </w:r>
        <w:proofErr w:type="spellStart"/>
        <w:r>
          <w:t>estimates</w:t>
        </w:r>
        <w:proofErr w:type="spellEnd"/>
        <w:r>
          <w:t>.</w:t>
        </w:r>
      </w:ins>
    </w:p>
    <w:p w14:paraId="1FA280DA" w14:textId="682A0006" w:rsidR="00BA3AC5" w:rsidRPr="00132AA4" w:rsidDel="00A32AD6" w:rsidRDefault="00BA3AC5" w:rsidP="00BA3AC5">
      <w:pPr>
        <w:pStyle w:val="p1"/>
        <w:rPr>
          <w:del w:id="73" w:author="ESKINAZI Mickael" w:date="2026-05-16T15:11:00Z" w16du:dateUtc="2026-05-16T13:11:00Z"/>
          <w:color w:val="000000" w:themeColor="text1"/>
        </w:rPr>
      </w:pPr>
      <w:del w:id="74" w:author="ESKINAZI Mickael" w:date="2026-05-16T15:11:00Z" w16du:dateUtc="2026-05-16T13:11:00Z">
        <w:r w:rsidRPr="00132AA4" w:rsidDel="00A32AD6">
          <w:rPr>
            <w:b/>
            <w:bCs/>
            <w:color w:val="000000" w:themeColor="text1"/>
          </w:rPr>
          <w:delText>Background:</w:delText>
        </w:r>
        <w:r w:rsidRPr="00132AA4" w:rsidDel="00A32AD6">
          <w:rPr>
            <w:color w:val="000000" w:themeColor="text1"/>
          </w:rPr>
          <w:delText xml:space="preserve"> Psychedelic</w:delText>
        </w:r>
        <w:r w:rsidR="009D4020" w:rsidRPr="00132AA4" w:rsidDel="00A32AD6">
          <w:rPr>
            <w:color w:val="000000" w:themeColor="text1"/>
          </w:rPr>
          <w:delText>s and MDMA</w:delText>
        </w:r>
        <w:r w:rsidRPr="00132AA4" w:rsidDel="00A32AD6">
          <w:rPr>
            <w:color w:val="000000" w:themeColor="text1"/>
          </w:rPr>
          <w:delText xml:space="preserve"> are increasingly </w:delText>
        </w:r>
        <w:r w:rsidR="001D37AE" w:rsidRPr="00132AA4" w:rsidDel="00A32AD6">
          <w:rPr>
            <w:color w:val="000000" w:themeColor="text1"/>
          </w:rPr>
          <w:delText xml:space="preserve">tested </w:delText>
        </w:r>
        <w:r w:rsidRPr="00132AA4" w:rsidDel="00A32AD6">
          <w:rPr>
            <w:color w:val="000000" w:themeColor="text1"/>
          </w:rPr>
          <w:delText>across psychiatric indications, yet the dose dependence of adverse events  remains poorly quantified.</w:delText>
        </w:r>
      </w:del>
    </w:p>
    <w:p w14:paraId="3835FCDE" w14:textId="626860FC" w:rsidR="00BA3AC5" w:rsidRPr="00132AA4" w:rsidDel="00A32AD6" w:rsidRDefault="00BA3AC5" w:rsidP="00BA3AC5">
      <w:pPr>
        <w:pStyle w:val="p1"/>
        <w:rPr>
          <w:del w:id="75" w:author="ESKINAZI Mickael" w:date="2026-05-16T15:11:00Z" w16du:dateUtc="2026-05-16T13:11:00Z"/>
          <w:color w:val="000000" w:themeColor="text1"/>
        </w:rPr>
      </w:pPr>
      <w:del w:id="76" w:author="ESKINAZI Mickael" w:date="2026-05-16T15:11:00Z" w16du:dateUtc="2026-05-16T13:11:00Z">
        <w:r w:rsidRPr="00132AA4" w:rsidDel="00A32AD6">
          <w:rPr>
            <w:b/>
            <w:bCs/>
            <w:color w:val="000000" w:themeColor="text1"/>
          </w:rPr>
          <w:delText>Methods:</w:delText>
        </w:r>
        <w:r w:rsidRPr="00132AA4" w:rsidDel="00A32AD6">
          <w:rPr>
            <w:color w:val="000000" w:themeColor="text1"/>
          </w:rPr>
          <w:delText xml:space="preserve"> </w:delText>
        </w:r>
        <w:r w:rsidR="006D04CE" w:rsidRPr="00132AA4" w:rsidDel="00A32AD6">
          <w:rPr>
            <w:color w:val="000000" w:themeColor="text1"/>
          </w:rPr>
          <w:delText>L</w:delText>
        </w:r>
        <w:r w:rsidR="00761971" w:rsidRPr="00132AA4" w:rsidDel="00A32AD6">
          <w:rPr>
            <w:color w:val="000000" w:themeColor="text1"/>
          </w:rPr>
          <w:delText xml:space="preserve">iving </w:delText>
        </w:r>
        <w:r w:rsidR="00243D69" w:rsidRPr="00132AA4" w:rsidDel="00A32AD6">
          <w:rPr>
            <w:color w:val="000000" w:themeColor="text1"/>
          </w:rPr>
          <w:delText>systematic review</w:delText>
        </w:r>
        <w:r w:rsidR="00761971" w:rsidRPr="00132AA4" w:rsidDel="00A32AD6">
          <w:rPr>
            <w:color w:val="000000" w:themeColor="text1"/>
          </w:rPr>
          <w:delText xml:space="preserve"> </w:delText>
        </w:r>
        <w:r w:rsidR="00B94FD2" w:rsidRPr="00132AA4" w:rsidDel="00A32AD6">
          <w:rPr>
            <w:color w:val="000000" w:themeColor="text1"/>
          </w:rPr>
          <w:delText>(</w:delText>
        </w:r>
        <w:r w:rsidR="00BF5A8E" w:rsidRPr="00132AA4" w:rsidDel="00A32AD6">
          <w:rPr>
            <w:color w:val="000000" w:themeColor="text1"/>
          </w:rPr>
          <w:delText>2</w:delText>
        </w:r>
        <w:r w:rsidR="0040110B" w:rsidRPr="00132AA4" w:rsidDel="00A32AD6">
          <w:rPr>
            <w:color w:val="000000" w:themeColor="text1"/>
          </w:rPr>
          <w:delText>3</w:delText>
        </w:r>
        <w:r w:rsidR="00BF5A8E" w:rsidRPr="00132AA4" w:rsidDel="00A32AD6">
          <w:rPr>
            <w:color w:val="000000" w:themeColor="text1"/>
          </w:rPr>
          <w:delText>/</w:delText>
        </w:r>
        <w:r w:rsidR="0040110B" w:rsidRPr="00132AA4" w:rsidDel="00A32AD6">
          <w:rPr>
            <w:color w:val="000000" w:themeColor="text1"/>
          </w:rPr>
          <w:delText>03</w:delText>
        </w:r>
        <w:r w:rsidR="00906766" w:rsidRPr="00132AA4" w:rsidDel="00A32AD6">
          <w:rPr>
            <w:color w:val="000000" w:themeColor="text1"/>
          </w:rPr>
          <w:delText>/202</w:delText>
        </w:r>
        <w:r w:rsidR="0040110B" w:rsidRPr="00132AA4" w:rsidDel="00A32AD6">
          <w:rPr>
            <w:color w:val="000000" w:themeColor="text1"/>
          </w:rPr>
          <w:delText>6</w:delText>
        </w:r>
        <w:r w:rsidR="00906766" w:rsidRPr="00132AA4" w:rsidDel="00A32AD6">
          <w:rPr>
            <w:color w:val="000000" w:themeColor="text1"/>
          </w:rPr>
          <w:delText xml:space="preserve">) </w:delText>
        </w:r>
        <w:r w:rsidR="00761971" w:rsidRPr="00132AA4" w:rsidDel="00A32AD6">
          <w:rPr>
            <w:color w:val="000000" w:themeColor="text1"/>
          </w:rPr>
          <w:delText>with</w:delText>
        </w:r>
        <w:r w:rsidRPr="00132AA4" w:rsidDel="00A32AD6">
          <w:rPr>
            <w:color w:val="000000" w:themeColor="text1"/>
          </w:rPr>
          <w:delText xml:space="preserve"> dose–response meta-analysis of randomized controlled trials (RCTs) including LSD, psilocybin, ayahuasca</w:delText>
        </w:r>
        <w:r w:rsidR="009D4020" w:rsidRPr="00132AA4" w:rsidDel="00A32AD6">
          <w:rPr>
            <w:color w:val="000000" w:themeColor="text1"/>
          </w:rPr>
          <w:delText xml:space="preserve"> and MDMA</w:delText>
        </w:r>
        <w:r w:rsidR="00EE587B" w:rsidRPr="00132AA4" w:rsidDel="00A32AD6">
          <w:rPr>
            <w:color w:val="000000" w:themeColor="text1"/>
          </w:rPr>
          <w:delText xml:space="preserve"> (</w:delText>
        </w:r>
        <w:r w:rsidR="00243D69" w:rsidRPr="00132AA4" w:rsidDel="00A32AD6">
          <w:rPr>
            <w:color w:val="000000" w:themeColor="text1"/>
          </w:rPr>
          <w:delText>primary</w:delText>
        </w:r>
        <w:r w:rsidR="009303D8" w:rsidRPr="00132AA4" w:rsidDel="00A32AD6">
          <w:rPr>
            <w:color w:val="000000" w:themeColor="text1"/>
          </w:rPr>
          <w:delText>/secondary</w:delText>
        </w:r>
        <w:r w:rsidR="00243D69" w:rsidRPr="00132AA4" w:rsidDel="00A32AD6">
          <w:rPr>
            <w:color w:val="000000" w:themeColor="text1"/>
          </w:rPr>
          <w:delText xml:space="preserve"> outcome</w:delText>
        </w:r>
        <w:r w:rsidR="009303D8" w:rsidRPr="00132AA4" w:rsidDel="00A32AD6">
          <w:rPr>
            <w:color w:val="000000" w:themeColor="text1"/>
          </w:rPr>
          <w:delText>s</w:delText>
        </w:r>
        <w:r w:rsidR="00243D69" w:rsidRPr="00132AA4" w:rsidDel="00A32AD6">
          <w:rPr>
            <w:color w:val="000000" w:themeColor="text1"/>
          </w:rPr>
          <w:delText xml:space="preserve"> </w:delText>
        </w:r>
        <w:r w:rsidR="00EE587B" w:rsidRPr="00132AA4" w:rsidDel="00A32AD6">
          <w:rPr>
            <w:color w:val="000000" w:themeColor="text1"/>
          </w:rPr>
          <w:delText>=</w:delText>
        </w:r>
        <w:r w:rsidR="00243D69" w:rsidRPr="00132AA4" w:rsidDel="00A32AD6">
          <w:rPr>
            <w:color w:val="000000" w:themeColor="text1"/>
          </w:rPr>
          <w:delText xml:space="preserve"> any</w:delText>
        </w:r>
        <w:r w:rsidR="009303D8" w:rsidRPr="00132AA4" w:rsidDel="00A32AD6">
          <w:rPr>
            <w:color w:val="000000" w:themeColor="text1"/>
          </w:rPr>
          <w:delText>/specific</w:delText>
        </w:r>
        <w:r w:rsidR="00243D69" w:rsidRPr="00132AA4" w:rsidDel="00A32AD6">
          <w:rPr>
            <w:color w:val="000000" w:themeColor="text1"/>
          </w:rPr>
          <w:delText xml:space="preserve"> </w:delText>
        </w:r>
        <w:r w:rsidR="00425C56" w:rsidRPr="00132AA4" w:rsidDel="00A32AD6">
          <w:rPr>
            <w:color w:val="000000" w:themeColor="text1"/>
          </w:rPr>
          <w:delText>adverse events</w:delText>
        </w:r>
        <w:r w:rsidR="00EE587B" w:rsidRPr="00132AA4" w:rsidDel="00A32AD6">
          <w:rPr>
            <w:color w:val="000000" w:themeColor="text1"/>
          </w:rPr>
          <w:delText>)</w:delText>
        </w:r>
        <w:r w:rsidR="00243D69" w:rsidRPr="00132AA4" w:rsidDel="00A32AD6">
          <w:rPr>
            <w:color w:val="000000" w:themeColor="text1"/>
          </w:rPr>
          <w:delText xml:space="preserve">. </w:delText>
        </w:r>
        <w:r w:rsidR="006A33F9" w:rsidRPr="00132AA4" w:rsidDel="00A32AD6">
          <w:rPr>
            <w:color w:val="000000" w:themeColor="text1"/>
          </w:rPr>
          <w:delText>R</w:delText>
        </w:r>
        <w:r w:rsidRPr="00132AA4" w:rsidDel="00A32AD6">
          <w:rPr>
            <w:color w:val="000000" w:themeColor="text1"/>
          </w:rPr>
          <w:delText xml:space="preserve">andom-effects meta-regression (linear and spline models) </w:delText>
        </w:r>
        <w:r w:rsidR="006A33F9" w:rsidRPr="00132AA4" w:rsidDel="00A32AD6">
          <w:rPr>
            <w:color w:val="000000" w:themeColor="text1"/>
          </w:rPr>
          <w:delText>were conducted</w:delText>
        </w:r>
        <w:r w:rsidRPr="00132AA4" w:rsidDel="00A32AD6">
          <w:rPr>
            <w:color w:val="000000" w:themeColor="text1"/>
          </w:rPr>
          <w:delText xml:space="preserve"> across acute session and follow-up.</w:delText>
        </w:r>
        <w:r w:rsidR="00912DA3" w:rsidRPr="00132AA4" w:rsidDel="00A32AD6">
          <w:rPr>
            <w:color w:val="000000" w:themeColor="text1"/>
          </w:rPr>
          <w:delText xml:space="preserve"> </w:delText>
        </w:r>
        <w:r w:rsidR="001F1850" w:rsidRPr="00132AA4" w:rsidDel="00A32AD6">
          <w:rPr>
            <w:color w:val="000000" w:themeColor="text1"/>
          </w:rPr>
          <w:delText>Risk of bias (RoB) was assessed with Cochrane’s RoB-tool version 2</w:delText>
        </w:r>
        <w:r w:rsidR="00FE7176" w:rsidRPr="00132AA4" w:rsidDel="00A32AD6">
          <w:rPr>
            <w:color w:val="000000" w:themeColor="text1"/>
          </w:rPr>
          <w:delText> ;</w:delText>
        </w:r>
        <w:r w:rsidR="001F1850" w:rsidRPr="00132AA4" w:rsidDel="00A32AD6">
          <w:rPr>
            <w:color w:val="000000" w:themeColor="text1"/>
          </w:rPr>
          <w:delText xml:space="preserve"> certainty of evidence with GRADE.</w:delText>
        </w:r>
      </w:del>
    </w:p>
    <w:p w14:paraId="0A32AA0B" w14:textId="3A407EEC" w:rsidR="00BA3AC5" w:rsidRPr="00132AA4" w:rsidDel="00A32AD6" w:rsidRDefault="00BA3AC5" w:rsidP="00BA3AC5">
      <w:pPr>
        <w:pStyle w:val="p1"/>
        <w:rPr>
          <w:del w:id="77" w:author="ESKINAZI Mickael" w:date="2026-05-16T15:11:00Z" w16du:dateUtc="2026-05-16T13:11:00Z"/>
          <w:b/>
          <w:bCs/>
          <w:color w:val="000000" w:themeColor="text1"/>
        </w:rPr>
      </w:pPr>
      <w:del w:id="78" w:author="ESKINAZI Mickael" w:date="2026-05-16T15:11:00Z" w16du:dateUtc="2026-05-16T13:11:00Z">
        <w:r w:rsidRPr="00132AA4" w:rsidDel="00A32AD6">
          <w:rPr>
            <w:b/>
            <w:bCs/>
            <w:color w:val="000000" w:themeColor="text1"/>
          </w:rPr>
          <w:delText>Results:</w:delText>
        </w:r>
        <w:r w:rsidRPr="00132AA4" w:rsidDel="00A32AD6">
          <w:rPr>
            <w:color w:val="000000" w:themeColor="text1"/>
          </w:rPr>
          <w:delText xml:space="preserve"> </w:delText>
        </w:r>
        <w:r w:rsidR="000B2BAB" w:rsidRPr="00132AA4" w:rsidDel="00A32AD6">
          <w:rPr>
            <w:color w:val="000000" w:themeColor="text1"/>
          </w:rPr>
          <w:delText>Twenty-nine randomized controlled trials (RCTs) comprising 1,6</w:delText>
        </w:r>
        <w:r w:rsidR="00625F94" w:rsidRPr="00132AA4" w:rsidDel="00A32AD6">
          <w:rPr>
            <w:color w:val="000000" w:themeColor="text1"/>
          </w:rPr>
          <w:delText>4</w:delText>
        </w:r>
        <w:r w:rsidR="000B2BAB" w:rsidRPr="00132AA4" w:rsidDel="00A32AD6">
          <w:rPr>
            <w:color w:val="000000" w:themeColor="text1"/>
          </w:rPr>
          <w:delText xml:space="preserve">4 participants (44% female) </w:delText>
        </w:r>
      </w:del>
      <w:del w:id="79" w:author="ESKINAZI Mickael" w:date="2026-05-13T19:43:00Z" w16du:dateUtc="2026-05-13T17:43:00Z">
        <w:r w:rsidR="000B2BAB" w:rsidRPr="00132AA4" w:rsidDel="00A32AD6">
          <w:rPr>
            <w:color w:val="000000" w:themeColor="text1"/>
          </w:rPr>
          <w:delText>met inclusion criteria</w:delText>
        </w:r>
      </w:del>
      <w:del w:id="80" w:author="ESKINAZI Mickael" w:date="2026-05-16T15:11:00Z" w16du:dateUtc="2026-05-16T13:11:00Z">
        <w:r w:rsidR="000B2BAB" w:rsidRPr="00132AA4" w:rsidDel="00A32AD6">
          <w:rPr>
            <w:color w:val="000000" w:themeColor="text1"/>
          </w:rPr>
          <w:delText>. During the dosing session, global adverse event (AE) burden increased with dose for LSD (p &lt; 0.01), MDMA and psilocybin (p &lt; 0.001). Dose–response patterns differed by substance: LSD and MDMA showed non-linear increases with plateauing at higher doses, whereas psilocybin displayed a non-linear inverted U-shaped relationship, with AE incidence peaking at intermediate doses and declining thereafter. At the AE-specific level, nominal dose–response associations were observed for nausea, headache, and illusions with LSD; depression and perspiration with MDMA; and headache, anxiety, and fatigue with psilocybin, although none remained significant after correction for multiple testing. At follow-up, dose–response analyses were available for LSD and MDMA only. A significant non-linear dose–response relationship was observed for LSD, with decreasing adverse-event burden as dose increased, whereas no dose–response relationship was detected for MDMA. For psilocybin, follow-up adverse events were available from a single study and no dose–response relationship could be assessed.</w:delText>
        </w:r>
      </w:del>
    </w:p>
    <w:p w14:paraId="54B20FDB" w14:textId="1B268997" w:rsidR="00BA3AC5" w:rsidRPr="00132AA4" w:rsidRDefault="00BA3AC5" w:rsidP="00BA3AC5">
      <w:pPr>
        <w:pStyle w:val="p1"/>
        <w:rPr>
          <w:color w:val="000000" w:themeColor="text1"/>
        </w:rPr>
      </w:pPr>
      <w:del w:id="81" w:author="ESKINAZI Mickael" w:date="2026-05-16T15:11:00Z" w16du:dateUtc="2026-05-16T13:11:00Z">
        <w:r w:rsidRPr="00132AA4" w:rsidDel="00A32AD6">
          <w:rPr>
            <w:b/>
            <w:bCs/>
            <w:color w:val="000000" w:themeColor="text1"/>
          </w:rPr>
          <w:delText>Conclusions</w:delText>
        </w:r>
        <w:r w:rsidRPr="00132AA4" w:rsidDel="00A32AD6">
          <w:rPr>
            <w:color w:val="000000" w:themeColor="text1"/>
          </w:rPr>
          <w:delText xml:space="preserve">: During acute sessions, there are different </w:delText>
        </w:r>
        <w:r w:rsidR="00F07EDC" w:rsidRPr="00132AA4" w:rsidDel="00A32AD6">
          <w:rPr>
            <w:color w:val="000000" w:themeColor="text1"/>
          </w:rPr>
          <w:delText>dose-</w:delText>
        </w:r>
        <w:r w:rsidRPr="00132AA4" w:rsidDel="00A32AD6">
          <w:rPr>
            <w:color w:val="000000" w:themeColor="text1"/>
          </w:rPr>
          <w:delText xml:space="preserve">association patterns between each </w:delText>
        </w:r>
        <w:r w:rsidR="00FF33B6" w:rsidRPr="00132AA4" w:rsidDel="00A32AD6">
          <w:rPr>
            <w:color w:val="000000" w:themeColor="text1"/>
          </w:rPr>
          <w:delText xml:space="preserve">serotonergic </w:delText>
        </w:r>
        <w:r w:rsidRPr="00132AA4" w:rsidDel="00A32AD6">
          <w:rPr>
            <w:color w:val="000000" w:themeColor="text1"/>
          </w:rPr>
          <w:delText xml:space="preserve">psychedelic and MDMA and </w:delText>
        </w:r>
        <w:r w:rsidR="00425C56" w:rsidRPr="00132AA4" w:rsidDel="00A32AD6">
          <w:rPr>
            <w:color w:val="000000" w:themeColor="text1"/>
          </w:rPr>
          <w:delText>adverse event</w:delText>
        </w:r>
        <w:r w:rsidR="00CD4DE6" w:rsidRPr="00132AA4" w:rsidDel="00A32AD6">
          <w:rPr>
            <w:color w:val="000000" w:themeColor="text1"/>
          </w:rPr>
          <w:delText>s</w:delText>
        </w:r>
        <w:r w:rsidRPr="00132AA4" w:rsidDel="00A32AD6">
          <w:rPr>
            <w:color w:val="000000" w:themeColor="text1"/>
          </w:rPr>
          <w:delText xml:space="preserve">, not </w:delText>
        </w:r>
        <w:r w:rsidR="0012240D" w:rsidRPr="00132AA4" w:rsidDel="00A32AD6">
          <w:rPr>
            <w:color w:val="000000" w:themeColor="text1"/>
          </w:rPr>
          <w:delText>sustained</w:delText>
        </w:r>
        <w:r w:rsidRPr="00132AA4" w:rsidDel="00A32AD6">
          <w:rPr>
            <w:color w:val="000000" w:themeColor="text1"/>
          </w:rPr>
          <w:delText xml:space="preserve"> at follow-up. The evidence on </w:delText>
        </w:r>
        <w:r w:rsidR="00CD4DE6" w:rsidRPr="00132AA4" w:rsidDel="00A32AD6">
          <w:rPr>
            <w:color w:val="000000" w:themeColor="text1"/>
          </w:rPr>
          <w:delText>molecule-</w:delText>
        </w:r>
        <w:r w:rsidRPr="00132AA4" w:rsidDel="00A32AD6">
          <w:rPr>
            <w:color w:val="000000" w:themeColor="text1"/>
          </w:rPr>
          <w:delText xml:space="preserve"> specific </w:delText>
        </w:r>
        <w:r w:rsidR="00425C56" w:rsidRPr="00132AA4" w:rsidDel="00A32AD6">
          <w:rPr>
            <w:color w:val="000000" w:themeColor="text1"/>
          </w:rPr>
          <w:delText>adverse event</w:delText>
        </w:r>
        <w:r w:rsidRPr="00132AA4" w:rsidDel="00A32AD6">
          <w:rPr>
            <w:color w:val="000000" w:themeColor="text1"/>
          </w:rPr>
          <w:delText xml:space="preserve"> is still preliminay. Results can be used to inform trial design</w:delText>
        </w:r>
        <w:r w:rsidR="00425C56" w:rsidRPr="00132AA4" w:rsidDel="00A32AD6">
          <w:rPr>
            <w:color w:val="000000" w:themeColor="text1"/>
          </w:rPr>
          <w:delText>,</w:delText>
        </w:r>
        <w:r w:rsidRPr="00132AA4" w:rsidDel="00A32AD6">
          <w:rPr>
            <w:color w:val="000000" w:themeColor="text1"/>
          </w:rPr>
          <w:delText xml:space="preserve"> RCTs </w:delText>
        </w:r>
        <w:r w:rsidR="00425C56" w:rsidRPr="00132AA4" w:rsidDel="00A32AD6">
          <w:rPr>
            <w:color w:val="000000" w:themeColor="text1"/>
          </w:rPr>
          <w:delText>informed consent</w:delText>
        </w:r>
        <w:r w:rsidRPr="00132AA4" w:rsidDel="00A32AD6">
          <w:rPr>
            <w:color w:val="000000" w:themeColor="text1"/>
          </w:rPr>
          <w:delText>. More RCTs are needed to generate robust findings for each molecule-</w:delText>
        </w:r>
        <w:r w:rsidR="00425C56" w:rsidRPr="00132AA4" w:rsidDel="00A32AD6">
          <w:rPr>
            <w:color w:val="000000" w:themeColor="text1"/>
          </w:rPr>
          <w:delText>adverse event</w:delText>
        </w:r>
      </w:del>
      <w:r w:rsidRPr="00132AA4">
        <w:rPr>
          <w:color w:val="000000" w:themeColor="text1"/>
        </w:rPr>
        <w:t xml:space="preserve">. </w:t>
      </w:r>
    </w:p>
    <w:p w14:paraId="4E1736AD" w14:textId="77777777" w:rsidR="00BA3AC5" w:rsidRPr="00132AA4" w:rsidRDefault="00BA3AC5" w:rsidP="00BA3AC5">
      <w:pPr>
        <w:rPr>
          <w:color w:val="000000" w:themeColor="text1"/>
        </w:rPr>
      </w:pPr>
      <w:r w:rsidRPr="00132AA4">
        <w:rPr>
          <w:b/>
          <w:bCs/>
          <w:color w:val="000000" w:themeColor="text1"/>
        </w:rPr>
        <w:t>Keywords</w:t>
      </w:r>
    </w:p>
    <w:p w14:paraId="6B9956D3" w14:textId="77777777" w:rsidR="00BA3AC5" w:rsidRPr="00132AA4" w:rsidRDefault="00BA3AC5" w:rsidP="00BA3AC5">
      <w:pPr>
        <w:rPr>
          <w:color w:val="000000" w:themeColor="text1"/>
        </w:rPr>
      </w:pPr>
      <w:proofErr w:type="spellStart"/>
      <w:proofErr w:type="gramStart"/>
      <w:r w:rsidRPr="00132AA4">
        <w:rPr>
          <w:color w:val="000000" w:themeColor="text1"/>
        </w:rPr>
        <w:t>Psychedelics</w:t>
      </w:r>
      <w:proofErr w:type="spellEnd"/>
      <w:r w:rsidRPr="00132AA4">
        <w:rPr>
          <w:color w:val="000000" w:themeColor="text1"/>
        </w:rPr>
        <w:t>;</w:t>
      </w:r>
      <w:proofErr w:type="gramEnd"/>
      <w:r w:rsidRPr="00132AA4">
        <w:rPr>
          <w:color w:val="000000" w:themeColor="text1"/>
        </w:rPr>
        <w:t xml:space="preserve"> Adverse </w:t>
      </w:r>
      <w:proofErr w:type="spellStart"/>
      <w:proofErr w:type="gramStart"/>
      <w:r w:rsidRPr="00132AA4">
        <w:rPr>
          <w:color w:val="000000" w:themeColor="text1"/>
        </w:rPr>
        <w:t>events</w:t>
      </w:r>
      <w:proofErr w:type="spellEnd"/>
      <w:r w:rsidRPr="00132AA4">
        <w:rPr>
          <w:color w:val="000000" w:themeColor="text1"/>
        </w:rPr>
        <w:t>;</w:t>
      </w:r>
      <w:proofErr w:type="gramEnd"/>
      <w:r w:rsidRPr="00132AA4">
        <w:rPr>
          <w:color w:val="000000" w:themeColor="text1"/>
        </w:rPr>
        <w:t xml:space="preserve"> Dose–</w:t>
      </w:r>
      <w:proofErr w:type="spellStart"/>
      <w:proofErr w:type="gramStart"/>
      <w:r w:rsidRPr="00132AA4">
        <w:rPr>
          <w:color w:val="000000" w:themeColor="text1"/>
        </w:rPr>
        <w:t>response</w:t>
      </w:r>
      <w:proofErr w:type="spellEnd"/>
      <w:r w:rsidRPr="00132AA4">
        <w:rPr>
          <w:color w:val="000000" w:themeColor="text1"/>
        </w:rPr>
        <w:t>;</w:t>
      </w:r>
      <w:proofErr w:type="gramEnd"/>
      <w:r w:rsidRPr="00132AA4">
        <w:rPr>
          <w:color w:val="000000" w:themeColor="text1"/>
        </w:rPr>
        <w:t xml:space="preserve"> </w:t>
      </w:r>
      <w:proofErr w:type="spellStart"/>
      <w:proofErr w:type="gramStart"/>
      <w:r w:rsidRPr="00132AA4">
        <w:rPr>
          <w:color w:val="000000" w:themeColor="text1"/>
        </w:rPr>
        <w:t>Safety</w:t>
      </w:r>
      <w:proofErr w:type="spellEnd"/>
      <w:r w:rsidRPr="00132AA4">
        <w:rPr>
          <w:color w:val="000000" w:themeColor="text1"/>
        </w:rPr>
        <w:t>;</w:t>
      </w:r>
      <w:proofErr w:type="gramEnd"/>
      <w:r w:rsidRPr="00132AA4">
        <w:rPr>
          <w:color w:val="000000" w:themeColor="text1"/>
        </w:rPr>
        <w:t xml:space="preserve"> </w:t>
      </w:r>
      <w:proofErr w:type="spellStart"/>
      <w:proofErr w:type="gramStart"/>
      <w:r w:rsidRPr="00132AA4">
        <w:rPr>
          <w:color w:val="000000" w:themeColor="text1"/>
        </w:rPr>
        <w:t>Psilocybin</w:t>
      </w:r>
      <w:proofErr w:type="spellEnd"/>
      <w:r w:rsidRPr="00132AA4">
        <w:rPr>
          <w:color w:val="000000" w:themeColor="text1"/>
        </w:rPr>
        <w:t>;</w:t>
      </w:r>
      <w:proofErr w:type="gramEnd"/>
      <w:r w:rsidRPr="00132AA4">
        <w:rPr>
          <w:color w:val="000000" w:themeColor="text1"/>
        </w:rPr>
        <w:t xml:space="preserve"> </w:t>
      </w:r>
      <w:proofErr w:type="gramStart"/>
      <w:r w:rsidRPr="00132AA4">
        <w:rPr>
          <w:color w:val="000000" w:themeColor="text1"/>
        </w:rPr>
        <w:t>MDMA;</w:t>
      </w:r>
      <w:proofErr w:type="gramEnd"/>
      <w:r w:rsidRPr="00132AA4">
        <w:rPr>
          <w:color w:val="000000" w:themeColor="text1"/>
        </w:rPr>
        <w:t xml:space="preserve"> LSD ; Ayahuasca</w:t>
      </w:r>
    </w:p>
    <w:p w14:paraId="74A4BD88" w14:textId="77777777" w:rsidR="00BA3AC5" w:rsidRPr="00132AA4" w:rsidRDefault="00BA3AC5" w:rsidP="00BA3AC5">
      <w:pPr>
        <w:rPr>
          <w:color w:val="000000" w:themeColor="text1"/>
        </w:rPr>
      </w:pPr>
    </w:p>
    <w:p w14:paraId="6F08055C" w14:textId="77777777" w:rsidR="00BA3AC5" w:rsidRPr="00132AA4" w:rsidRDefault="00BA3AC5" w:rsidP="00BA3AC5">
      <w:pPr>
        <w:rPr>
          <w:color w:val="000000" w:themeColor="text1"/>
        </w:rPr>
      </w:pPr>
    </w:p>
    <w:p w14:paraId="21C29D79" w14:textId="77777777" w:rsidR="00BA3AC5" w:rsidRPr="00132AA4" w:rsidRDefault="00BA3AC5" w:rsidP="00BA3AC5">
      <w:pPr>
        <w:rPr>
          <w:color w:val="000000" w:themeColor="text1"/>
        </w:rPr>
      </w:pPr>
    </w:p>
    <w:p w14:paraId="5D6B9D99" w14:textId="13E51A45" w:rsidR="00BA3AC5" w:rsidRPr="00132AA4" w:rsidRDefault="00BA3AC5">
      <w:pPr>
        <w:spacing w:after="200" w:line="360" w:lineRule="auto"/>
        <w:rPr>
          <w:b/>
          <w:bCs/>
          <w:color w:val="000000" w:themeColor="text1"/>
          <w:lang w:val="en-US"/>
        </w:rPr>
      </w:pPr>
      <w:r w:rsidRPr="00132AA4">
        <w:rPr>
          <w:b/>
          <w:bCs/>
          <w:color w:val="000000" w:themeColor="text1"/>
          <w:lang w:val="en-US"/>
        </w:rPr>
        <w:br w:type="page"/>
      </w:r>
    </w:p>
    <w:p w14:paraId="572D95DE" w14:textId="77777777" w:rsidR="0032425B" w:rsidRPr="00132AA4" w:rsidRDefault="0032425B" w:rsidP="004B3794">
      <w:pPr>
        <w:spacing w:before="280"/>
        <w:ind w:left="720" w:hanging="360"/>
        <w:rPr>
          <w:b/>
          <w:bCs/>
          <w:color w:val="000000" w:themeColor="text1"/>
          <w:lang w:val="en-US"/>
        </w:rPr>
      </w:pPr>
    </w:p>
    <w:p w14:paraId="559C787C" w14:textId="741ED202" w:rsidR="00E42CCF" w:rsidRPr="00132AA4" w:rsidRDefault="00542108" w:rsidP="00E42CCF">
      <w:pPr>
        <w:pStyle w:val="Paragraphedeliste"/>
        <w:numPr>
          <w:ilvl w:val="0"/>
          <w:numId w:val="2"/>
        </w:numPr>
        <w:spacing w:before="280"/>
        <w:rPr>
          <w:b/>
          <w:bCs/>
          <w:color w:val="000000" w:themeColor="text1"/>
          <w:lang w:val="en-US"/>
        </w:rPr>
      </w:pPr>
      <w:r w:rsidRPr="00132AA4">
        <w:rPr>
          <w:b/>
          <w:bCs/>
          <w:color w:val="000000" w:themeColor="text1"/>
          <w:lang w:val="en-US"/>
        </w:rPr>
        <w:t>Introduction</w:t>
      </w:r>
    </w:p>
    <w:p w14:paraId="48762354" w14:textId="2930B53C" w:rsidR="000829E4" w:rsidRPr="00132AA4" w:rsidRDefault="00542108" w:rsidP="00FC19AC">
      <w:pPr>
        <w:spacing w:after="240" w:line="360" w:lineRule="auto"/>
        <w:rPr>
          <w:color w:val="000000" w:themeColor="text1"/>
          <w:lang w:val="en-US"/>
        </w:rPr>
      </w:pPr>
      <w:r w:rsidRPr="00132AA4">
        <w:rPr>
          <w:color w:val="000000" w:themeColor="text1"/>
          <w:lang w:val="en-US"/>
        </w:rPr>
        <w:t>Psychedelic-assisted therapy has re-emerged as a promising intervention across several psychiatric conditions, supported by randomized controlled trials (RCTs) demonstrating clinically meaningful symptom reductions in major depressive disorder</w:t>
      </w:r>
      <w:r w:rsidR="00575EE5" w:rsidRPr="00132AA4">
        <w:rPr>
          <w:color w:val="000000" w:themeColor="text1"/>
          <w:lang w:val="en-US"/>
        </w:rPr>
        <w:t xml:space="preserve"> </w:t>
      </w:r>
      <w:r w:rsidR="00575EE5" w:rsidRPr="00132AA4">
        <w:rPr>
          <w:color w:val="000000" w:themeColor="text1"/>
          <w:lang w:val="en-US"/>
        </w:rPr>
        <w:fldChar w:fldCharType="begin"/>
      </w:r>
      <w:r w:rsidR="00FE6DAE" w:rsidRPr="00132AA4">
        <w:rPr>
          <w:color w:val="000000" w:themeColor="text1"/>
          <w:lang w:val="en-US"/>
        </w:rPr>
        <w:instrText xml:space="preserve"> ADDIN ZOTERO_ITEM CSL_CITATION {"citationID":"Fmj92Ozk","properties":{"formattedCitation":"(Back et al., 2024; R. Carhart-Harris et al., 2021; Goodwin et al., 2022; Mertens et al., 2026; M\\uc0\\u252{}ller et al., 2025; Palhano-Fontes et al., 2019; Raison et al., 2023; Von Rotz et al., 2023)","plainCitation":"(Back et al., 2024; R. Carhart-Harris et al., 2021; Goodwin et al., 2022; Mertens et al., 2026; Müller et al., 2025; Palhano-Fontes et al., 2019; Raison et al., 2023; Von Rotz et al., 2023)","noteIndex":0},"citationItems":[{"id":530,"uris":["http://zotero.org/users/4564126/items/3X45KU2G"],"itemData":{"id":530,"type":"article-journal","abstract":"IMPORTANCE: The psychological morbidity experienced by physicians, advanced practice practitioners (APPs), and nurses from working during the COVID-19  pandemic includes burnout, depression, and posttraumatic stress disorder (PTSD).  OBJECTIVE: To investigate whether psilocybin therapy could improve symptoms of  depression, burnout, and PTSD in US clinicians who developed these symptoms from  frontline clinical work during the pandemic. DESIGN, SETTING, AND PARTICIPANTS:  This double-blind randomized clinical trial enrolled participants from February  to December 2022. Participants included physicians, APPs, and nurses who provided  frontline care for more than 1 month during the pandemic and had no prepandemic  mental health diagnoses but had moderate or severe symptoms of depression at  enrollment. Participants were randomly assigned to either the psilocybin or  niacin arm. Data analysis was conducted between December 2023 and May 2024 and  was based on the intention-to-treat principle. INTERVENTION: One intervention  episode consisted of 2 preparation visits, 1 medication session, and 3  integration visits. At the medication session, participants received psilocybin,  25 mg, or niacin, 100 mg, orally. MAIN OUTCOME AND MEASURES: The primary outcome  was a change from baseline (preparation 1 session) to day 28 (after medication  administration) in symptoms of depression as measured by the  clinician-administered Montgomery-Asberg Depression Rating Scale (MADRS) used by  blinded raters. The secondary outcomes were a change in symptoms of burnout  (measured with the Stanford Professional Fulfillment Index [SPFI]) and symptoms  of PTSD (measured with the Posttraumatic Stress Disorder Checklist for Diagnostic  and Statistical Manual of Mental Disorders, Fifth Edition [PCL-5]). RESULTS: A  total of 30 clinicians (15 females [50%]; mean [range] age, 38 [29-60] years)  participated, of whom 15 were randomly assigned to receive psilocybin and 15 to  receive niacin. The mean change in symptoms of depression (MADRS scores) from  preparation 1 session to day 28 was -21.33 (7.84) in the psilocybin arm compared  with -9.33 (7.32) in the niacin arm, with a mean difference between arms of  -12.00 (95% CI, -17.67 to -6.33; P &lt; .001), a decrease in MADRS scores indicating  improvement. The mean change in SPFI scores from preparation 1 session to day 28  showed a numerically larger improvement in symptoms of burnout in the psilocybin  compared with the niacin arm (-6.40 [5.00] vs -2.33 [5.97]; P = .05) but was not  statistically significant. Since the SPFI score change did not reach statistical  significance, the PCL-5 score change was evaluated descriptively. The mean change  in PCL-5 scores showed a numerically larger decrease in symptoms of PTSD from  preparation 1 session to day 28 in the psilocybin vs the niacin arm (-16.67  [15.04] vs -6.73 [10.69]), but this difference was not statistically tested.  CONCLUSIONS AND RELEVANCE: This randomized clinical trial found that psilocybin  therapy resulted in a significant, sustained reduction in symptoms of depression  experienced by clinicians after frontline work during the COVID-19 pandemic. The  findings establish psilocybin therapy as a new paradigm of treatment for this  postpandemic condition. TRIAL REGISTRATION: ClinicalTrials.gov Identifier:  NCT05163496.","container-title":"JAMA network open","DOI":"10.1001/jamanetworkopen.2024.49026","ISSN":"2574-3805","issue":"12","journalAbbreviation":"JAMA Netw Open","language":"eng","note":"publisher-place: United States","page":"e2449026","PMID":"39636638","PMCID":"PMC11621983","title":"Psilocybin Therapy for Clinicians With Symptoms of Depression From Frontline Care During the COVID-19 Pandemic: A Randomized Clinical Trial.","volume":"7","author":[{"family":"Back","given":"Anthony L."},{"family":"Freeman-Young","given":"Timara K."},{"family":"Morgan","given":"Ladybird"},{"family":"Sethi","given":"Tanmeet"},{"family":"Baker","given":"Kelsey K."},{"family":"Myers","given":"Susanna"},{"family":"McGregor","given":"Bonnie A."},{"family":"Harvey","given":"Kalin"},{"family":"Tai","given":"Marlene"},{"family":"Kollefrath","given":"Austin"},{"family":"Thomas","given":"Brandon J."},{"family":"Sorta","given":"Dennis"},{"family":"Kaelen","given":"Mendel"},{"family":"Kelmendi","given":"Benjamin"},{"family":"Gooley","given":"Ted A."}],"issued":{"date-parts":[["2024",12,2]]}}},{"id":738,"uris":["http://zotero.org/users/4564126/items/Q6FRP3NY"],"itemData":{"id":738,"type":"article-journal","abstract":"BACKGROUND: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J."}],"issued":{"date-parts":[["2021",4,15]]}}},{"id":771,"uris":["http://zotero.org/users/4564126/items/JMQWUY4P"],"itemData":{"id":771,"type":"article-journal","abstract":"BACKGROUND: Psilocybin is being studied for use in treatment-resistant depression. METHODS: In this phase 2 double-blind trial, we randomly assigned  adults with treatment-resistant depression to receive a single dose of a  proprietary, synthetic formulation of psilocybin at a dose of 25 mg, 10 mg, or 1  mg (control), along with psychological support. The primary end point was the  change from baseline to week 3 in the total score on the Montgomery-Åsberg  Depression Rating Scale (MADRS; range, 0 to 60, with higher scores indicating  more severe depression). Secondary end points included response at week 3 (≥50%  decrease from baseline in the MADRS total score), remission at week 3 (MADRS  total score ≤10), and sustained response at 12 weeks (meeting response criteria  at week 3 and all subsequent visits). RESULTS: A total of 79 participants were in  the 25-mg group, 75 in the 10-mg group, and 79 in the 1-mg group. The mean MADRS  total score at baseline was 32 or 33 in each group. Least-squares mean changes  from baseline to week 3 in the score were -12.0 for 25 mg, -7.9 for 10 mg, and  -5.4 for 1 mg; the difference between the 25-mg group and 1-mg group was -6.6  (95% confidence interval [CI], -10.2 to -2.9; P&lt;0.001) and between the 10-mg  group and 1-mg group was -2.5 (95% CI, -6.2 to 1.2; P = 0.18). In the 25-mg  group, the incidences of response and remission at 3 weeks, but not sustained  response at 12 weeks, were generally supportive of the primary results. Adverse  events occurred in 179 of 233 participants (77%) and included headache, nausea,  and dizziness. Suicidal ideation or behavior or self-injury occurred in all dose  groups. CONCLUSIONS: In this phase 2 trial involving participants with  treatment-resistant depression, psilocybin at a single dose of 25 mg, but not 10  mg, reduced depression scores significantly more than a 1-mg dose over a period  of 3 weeks but was associated with adverse effects. Larger and longer trials,  including comparison with existing treatments, are required to determine the  efficacy and safety of psilocybin for this disorder. (Funded by COMPASS  Pathfinder; EudraCT number, 2017-003288-36; ClinicalTrials.gov number,  NCT03775200.).","container-title":"The New England journal of medicine","DOI":"10.1056/NEJMoa2206443","ISSN":"1533-4406 0028-4793","issue":"18","journalAbbreviation":"N Engl J Med","language":"eng","license":"Copyright © 2022 Massachusetts Medical Society.","note":"publisher-place: United States","page":"1637-1648","PMID":"36322843","title":"Single-Dose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 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Reemst","given":"Aumer","non-dropping-particle":"van"},{"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id":3177,"uris":["http://zotero.org/users/4564126/items/B9BHUMLD"],"itemData":{"id":3177,"type":"article-journal","abstract":"Importance\n              Psilocybin shows promise in treating depression, although limitations of previous research warrant further research.\n            \n            \n              Objective\n              To investigate the efficacy and safety of oral psilocybin, 25 mg, with adjunct psychotherapy in treatment-resistant depression (TRD).\n            \n            \n              Design, Setting, and Participants\n              This was a 2-center, triple-blinded (investigator, participant, rater), phase 2b, active placebo-controlled randomized clinical trial. Participants were randomized to 4 groups in ratios 2:2:1:1, receiving 2 doses 6 weeks apart (week 0, week 6) as follows: (1) placebo (nicotinamide, 100 mg) then psilocybin, 25 mg; (2) psilocybin, 5 mg, then 25 mg; and (3) psilocybin, 25 mg, then 5 mg or psilocybin, 25 mg, twice embedded in psychotherapeutic sessions. Participants aged 25 to 65 years with TRD and withdrawn from antidepressant medication were recruited predominantly from 2 outpatient settings in Germany. Study data were analyzed from April 2024 to November 2025.\n            \n            \n              Interventions\n              Oral synthetic psilocybin, 25 mg; psilocybin, 5 mg; or nicotinamide, 100 mg administered with psychotherapeutic sessions.\n            \n            \n              Main Outcomes and Measures\n              The primary end point was treatment response (≥50% reduction on the Hamilton Rating Scale for Depression [HAMD17]) at week 6 before the second dose. Key secondary end points were response on the Beck Depression Inventory II (BDI-II) and mean change from baseline on the HAMD17 and BDI-II at week 6.\n            \n            \n              Results\n              \n                A total of 144 participants (mean [SD] age, 42.6 [10.8] years; 85 male [59.0%]) were randomized, and 142 were included in the primary efficacy analysis: psilocybin, 25 mg (n = 47), psilocybin, 5 mg (n = 48), and nicotinamide (n = 47). Response rates on the primary end point were 17.0% in the group receiving psilocybin, 25 mg; 12.5% in the group receiving psilocybin, 5 mg; and 10.6% in the group receiving nicotinamide. The first hierarchical comparison was nonsignificant (psilocybin, 25 mg vs nicotinamide, adjusted odds ratio [OR], 1.73; 95% CI, 0.53-6.23;\n                P\n                 = .19; 1-sided α\n                P\n                 = .03); consequently, further formal testing was not performed. Analyses of key secondary end points (mean changes from baseline on HAMD17 and BDI-II) provided exploratory evidence of a clinically meaningful effect of psilocybin, 25 mg. Psilocybin, 25 mg, was linked to adverse events, predominantly acutely, and was associated with higher reports of suicidal ideation on dosing days (4% vs 1%-2% in comparator conditions). Two serious adverse reactions were reported after psilocybin, 25 mg, including 1 case of hallucinogen persisting perception disorder.\n              \n            \n            \n              Conclusion and Relevance\n              In this randomized clinical trial, psilocybin, 25 mg, with adjunct psychotherapy, was associated with a clinically meaningful reduction in depressive symptoms in individuals with TRD, although findings did not show a significant effect on the primary outcome. The treatment was well tolerated by most participants, although safety signals were observed. While overall this constituted an inconclusive trial, these results add to the existing evidence on the potential of psilocybin treatment for depression.\n            \n            \n              Trial Registration\n              \n                ClinicalTrials.gov Identifier:\n                NCT04670081","container-title":"JAMA Psychiatry","DOI":"10.1001/jamapsychiatry.2026.0132","ISSN":"2168-622X","journalAbbreviation":"JAMA Psychiatry","language":"en","source":"DOI.org (Crossref)","title":"Efficacy and Safety of Psilocybin in Treatment-Resistant Major Depression: The EPISODE Randomized Clinical Trial","title-short":"Efficacy and Safety of Psilocybin in Treatment-Resistant Major Depression","URL":"https://jamanetwork.com/journals/jamapsychiatry/fullarticle/2846478","author":[{"family":"Mertens","given":"Lea J."},{"family":"Koslowski","given":"Michael"},{"family":"Betzler","given":"Felix"},{"family":"Brand","given":"Manuela"},{"family":"Evens","given":"Ricarda"},{"family":"Kärtner","given":"Laura"},{"family":"Jungaberle","given":"Andrea"},{"family":"Jungaberle","given":"Henrik"},{"family":"Majić","given":"Tomislav"},{"family":"Schmitz","given":"Christian N."},{"family":"Ströhle","given":"Andreas"},{"family":"Scharf","given":"Dennis"},{"family":"Spangemacher","given":"Moritz"},{"family":"Wolff","given":"Max"},{"family":"Assadi","given":"Zahra"},{"family":"Bahri","given":"Scharif"},{"family":"Becher","given":"Lilith"},{"family":"Färber","given":"Luca V."},{"family":"Kirchen","given":"Niklas"},{"family":"Kulakova","given":"Eugenia"},{"family":"Kunz","given":"Linda"},{"family":"Meijer","given":"Andy"},{"family":"Rohrmoser","given":"Barbara"},{"family":"Wellek","given":"Stefan"},{"family":"Berger","given":"Moritz M."},{"family":"Gründer","given":"Gerhard"}],"accessed":{"date-parts":[["2026",3,23]]},"issued":{"date-parts":[["2026",3,18]]}}},{"id":2943,"uris":["http://zotero.org/users/4564126/items/VCR8J7DW"],"itemData":{"id":2943,"type":"article-journal","abstract":"Summary Background This trial aimed to assess the efficacy of lysergic acid diethylamide (LSD)-assisted therapy in patients with moderate-to-severe major depressive disorder. Methods This was a randomized, parallel, double-blind, low-dose controlled trial (Clinicaltrials.gov: NCT03866252). Patients were randomly assigned in a 1:1 ratio to receive supportive psychotherapy and either 100 μg + 200 μg LSD or 25 μg + 25 μg LSD in two dosing sessions. The primary endpoints were the changes in scores on the Inventory of Depressive Symptomatology, in the Clinician-Rated (IDS-C) version (assessed by the treating therapist) and the Self-Rated (IDS-SR) version, from baseline to 2 weeks after the second administration. The IDS scores were also assessed 6 and 12 weeks after the second administration. Findings Thirty-one patients were randomized to the low-dose group, and 30 were randomized to the high-dose group. At the primary endpoint, least-squares mean change (LSM) in IDS-SR scores was −3.9 in the low-dose and −11.8 in the high-dose group (difference: −7.9; 95% CI, −16.0 to 0.3; effect size: −0.5; p = 0.059). LSM in IDS-C scores was −3.6 in the low-dose and −12.9 in the high-dose group (difference: −9.2; CI, −17.1 to −1.3; effect size: −0.6; p = 0.023; corrected &lt;0.05). However, significance was not reached after adjusting for baseline depression scores (p = 0.086). Both outcomes remained numerically consistent up to the final follow-up at 12 weeks. Adverse events were comparable between groups. Conclusions The findings of this exploratory study support further investigation of LSD-assisted therapy in depression in a larger phase 3 trial. Funding Gertrud Thalmann Fund for depression research.","container-title":"Med","DOI":"https://doi.org/10.1016/j.medj.2025.100725","ISSN":"2666-6340","issue":"9","page":"100725","title":"Efficacy and safety of low- versus high-dose-LSD-assisted therapy in patients with major depression: A randomized trial","volume":"6","author":[{"family":"Müller","given":"Felix"},{"family":"Zaczek","given":"Hannes"},{"family":"Becker","given":"Anna M."},{"family":"Ley","given":"Laura"},{"family":"Borgwardt","given":"Stefan"},{"family":"Jesus","given":"Joyce Santos","dropping-particle":"de"},{"family":"Loh","given":"Nico"},{"family":"Kohut","given":"Jan"},{"family":"Auernig","given":"Mathias"},{"family":"Boehlke","given":"Christopher"},{"family":"Liechti","given":"Matthias E."}],"issued":{"date-parts":[["2025"]]}}},{"id":577,"uris":["http://zotero.org/users/4564126/items/DAZYZHDB"],"itemData":{"id":577,"type":"article-journal","abstract":"BACKGROUND: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B."}],"issued":{"date-parts":[["2019",3]]}}},{"id":2986,"uris":["http://zotero.org/users/4564126/items/ZJVKNIWA"],"itemData":{"id":2986,"type":"article-journal","abstract":"OBJECTIVE To evaluate the magnitude, timing, and durability of antidepressant effects and safety of a single dose of psilocybin in patients with MDD. DESIGN, SETTING, AND PARTICIPANTS In this phase 2 trial conducted between December 2019 and June 2022 at 11 research sites in the US, participants were randomized in a 1:1 ratio to receive a single dose of psilocybin vs niacin placebo administered with psychological support. Participants were adults aged 21 to 65 years with a Diagnostic and Statistical Manual of Mental Disorders, Fifth Edition diagnosis of MDD of at least 60 days’ duration and moderate or greater symptom severity. Exclusion criteria included history of psychosis or mania, active substance use disorder, and active suicidal ideation with intent. Participants taking psychotropic agents who otherwise met inclusion/exclusion criteria were eligible following medication taper. Primary and secondary outcomes and adverse events (AEs) were assessed at baseline (conducted within 7 days before dosing) and at 2, 8, 15, 29, and 43 days after dosing. INTERVENTIONS Interventions were a 25-mg dose of synthetic psilocybin or a 100-mg dose of niacin in identical-appearing capsules, each administered with psychological support. MAIN OUTCOMES AND MEASURES The primary outcome was change in central rater–assessed Montgomery-Asberg Depression Rating Scale (MADRS) score (range, 0-60; higher scores indicate more severe depression) from baseline to day 43. The key secondary outcome measure was change in MADRS score from baseline to day 8. Other secondary outcomes were change in Sheehan Disability Scale score from baseline to day 43 and MADRS-defined sustained response and remission. Participants, study site personnel, study sponsor, outcome assessors (raters), and statisticians were blinded to treatment assignment.\nRESULTS A total of 104 participants (mean [SD] age, 41.1 [11.3] years; 52 [50%] women) were randomized (51 to the psilocybin group and 53 to the niacin group). Psilocybin treatment was associated with significantly reduced MADRS scores compared with niacin from baseline to day 43 (mean difference,−12.3 [95% CI, −17.5 to −7.2]; P &lt;.001) and from baseline to day 8 (mean difference, −12.0 [95% CI, −16.6 to −7.4]; P &lt; .001). Psilocybin treatment was also associated with significantly reduced Sheehan Disability Scale scores compared with niacin (mean difference, −2.31 [95% CI, −3.50 to −1.11]; P &lt; .001) from baseline to day 43. More participants receiving psilocybin had sustained response (but not remission) than those receiving niacin. There were no serious treatment-emergent AEs; however, psilocybin treatment was associated with a higher rate of overall AEs and a higher rate of severe AEs.\nCONCLUSIONS AND RELEVANCE Psilocybin treatment was associated with a clinically significant sustained reduction in depressive symptoms and functional disability, without serious adverse events. These findings add to increasing evidence that psilocybin—when administered with psychological support—may hold promise as a novel intervention for MDD.","container-title":"JAMA","DOI":"10.1001/jama.2023.14530","ISSN":"0098-7484","issue":"9","journalAbbreviation":"JAMA","language":"en","page":"843","source":"DOI.org (Crossref)","title":"Single-Dose Psilocybin Treatment for Major Depressive Disorder: A Randomized Clinical Trial","title-short":"Single-Dose Psilocybin Treatment for Major Depressive Disorder","volume":"330","author":[{"family":"Raison","given":"Charles L."},{"family":"Sanacora","given":"Gerard"},{"family":"Woolley","given":"Joshua"},{"family":"Heinzerling","given":"Keith"},{"family":"Dunlop","given":"Boadie W."},{"family":"Brown","given":"Randall T."},{"family":"Kakar","given":"Rishi"},{"family":"Hassman","given":"Michael"},{"family":"Trivedi","given":"Rupal P."},{"family":"Robison","given":"Reid"},{"family":"Gukasyan","given":"Natalie"},{"family":"Nayak","given":"Sandeep M."},{"family":"Hu","given":"Xiaojue"},{"family":"O’Donnell","given":"Kelley C."},{"family":"Kelmendi","given":"Benjamin"},{"family":"Sloshower","given":"Jordan"},{"family":"Penn","given":"Andrew D."},{"family":"Bradley","given":"Ellen"},{"family":"Kelly","given":"Daniel F."},{"family":"Mletzko","given":"Tanja"},{"family":"Nicholas","given":"Christopher R."},{"family":"Hutson","given":"Paul R."},{"family":"Tarpley","given":"Gary"},{"family":"Utzinger","given":"Malynn"},{"family":"Lenoch","given":"Kelsey"},{"family":"Warchol","given":"Kasia"},{"family":"Gapasin","given":"Theraysa"},{"family":"Davis","given":"Mike C."},{"family":"Nelson-Douthit","given":"Courtney"},{"family":"Wilson","given":"Steffanie"},{"family":"Brown","given":"Carrie"},{"family":"Linton","given":"William"},{"family":"Johnson","given":"Matthew W."},{"family":"Ross","given":"Stephen"},{"family":"Griffiths","given":"Roland R."}],"issued":{"date-parts":[["2023",9,5]]}}},{"id":2989,"uris":["http://zotero.org/users/4564126/items/LZ533Z6B"],"itemData":{"id":2989,"type":"article-journal","abstract":"Background Psilocybin has been suggested as a novel, rapid-acting treatment for depression. Two consecutive doses have been shown to markedly decrease symptom severity in an open-label setting or when compared to a waiting list group. To date, to our knowledge, no other trial compared a single, moderate dose of psilocybin to a placebo condition.","container-title":"eClinicalMedicine","DOI":"10.1016/j.eclinm.2022.101809","ISSN":"25895370","journalAbbreviation":"eClinicalMedicine","language":"en","page":"101809","source":"DOI.org (Crossref)","title":"Single-dose psilocybin-assisted therapy in major depressive disorder: a placebo-controlled, double-blind, randomised clinical trial","title-short":"Single-dose psilocybin-assisted therapy in major depressive disorder","volume":"56","author":[{"family":"Von Rotz","given":"Robin"},{"family":"Schindowski","given":"Eva M."},{"family":"Jungwirth","given":"Johannes"},{"family":"Schuldt","given":"Anna"},{"family":"Rieser","given":"Nathalie M."},{"family":"Zahoranszky","given":"Katharina"},{"family":"Seifritz","given":"Erich"},{"family":"Nowak","given":"Albina"},{"family":"Nowak","given":"Peter"},{"family":"Jäncke","given":"Lutz"},{"family":"Preller","given":"Katrin H."},{"family":"Vollenweider","given":"Franz X."}],"issued":{"date-parts":[["2023",2]]}}}],"schema":"https://github.com/citation-style-language/schema/raw/master/csl-citation.json"} </w:instrText>
      </w:r>
      <w:r w:rsidR="00575EE5" w:rsidRPr="00132AA4">
        <w:rPr>
          <w:color w:val="000000" w:themeColor="text1"/>
          <w:lang w:val="en-US"/>
        </w:rPr>
        <w:fldChar w:fldCharType="separate"/>
      </w:r>
      <w:r w:rsidR="00FE6DAE" w:rsidRPr="00132AA4">
        <w:rPr>
          <w:color w:val="000000" w:themeColor="text1"/>
          <w:lang w:val="fr-FR" w:eastAsia="en-US"/>
        </w:rPr>
        <w:t>(Back et al., 2024; R. Carhart-Harris et al., 2021; Goodwin et al., 2022; Mertens et al., 2026; Müller et al., 2025; Palhano-Fontes et al., 2019; Raison et al., 2023; Von Rotz et al., 2023)</w:t>
      </w:r>
      <w:r w:rsidR="00575EE5" w:rsidRPr="00132AA4">
        <w:rPr>
          <w:color w:val="000000" w:themeColor="text1"/>
          <w:lang w:val="en-US"/>
        </w:rPr>
        <w:fldChar w:fldCharType="end"/>
      </w:r>
      <w:r w:rsidRPr="00132AA4">
        <w:rPr>
          <w:color w:val="000000" w:themeColor="text1"/>
          <w:lang w:val="en-US"/>
        </w:rPr>
        <w:t>, anxiety disorders</w:t>
      </w:r>
      <w:r w:rsidR="00575EE5" w:rsidRPr="00132AA4">
        <w:rPr>
          <w:color w:val="000000" w:themeColor="text1"/>
          <w:lang w:val="en-US"/>
        </w:rPr>
        <w:t xml:space="preserve"> </w:t>
      </w:r>
      <w:r w:rsidR="00575EE5" w:rsidRPr="00132AA4">
        <w:rPr>
          <w:color w:val="000000" w:themeColor="text1"/>
          <w:lang w:val="en-US"/>
        </w:rPr>
        <w:fldChar w:fldCharType="begin"/>
      </w:r>
      <w:r w:rsidR="00575EE5" w:rsidRPr="00132AA4">
        <w:rPr>
          <w:color w:val="000000" w:themeColor="text1"/>
          <w:lang w:val="en-US"/>
        </w:rPr>
        <w:instrText xml:space="preserve"> ADDIN ZOTERO_ITEM CSL_CITATION {"citationID":"joDP4MS4","properties":{"formattedCitation":"(Dos Santos et al., 2021; Gasser et al., 2014; Holze et al., 2023; Robison et al., 2025; Ross et al., 2016)","plainCitation":"(Dos Santos et al., 2021; Gasser et al., 2014; Holze et al., 2023; Robison et al., 2025; Ross et al., 2016)","noteIndex":0},"citationItems":[{"id":619,"uris":["http://zotero.org/users/4564126/items/CRE2D4II"],"itemData":{"id":619,"type":"article-journal","abstract":"BACKGROUND: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Cecílio"}],"issued":{"date-parts":[["2021",10,1]]}}},{"id":831,"uris":["http://zotero.org/users/4564126/items/6BTJMUZL"],"itemData":{"id":831,"type":"article-journal","abstract":"A double-blind, randomized, active placebo-controlled pilot study was conducted to examine safety and efficacy of lysergic acid diethylamide (LSD)-assisted  psychotherapy in 12 patients with anxiety associated with life-threatening  diseases. Treatment included drug-free psychotherapy sessions supplemented by two  LSD-assisted psychotherapy sessions 2 to 3 weeks apart. The participants received  either 200 μg of LSD (n = 8) or 20 μg of LSD with an open-label crossover to 200  μg of LSD after the initial blinded treatment was unmasked (n = 4). At the  2-month follow-up, positive trends were found via the State-Trait Anxiety  Inventory (STAI) in reductions in trait anxiety (p = 0.033) with an effect size  of 1.1, and state anxiety was significantly reduced (p = 0.021) with an effect  size of 1.2, with no acute or chronic adverse effects persisting beyond 1 day  after treatment or treatment-related serious adverse events. STAI reductions were  sustained for 12 months. These results indicate that when administered safely in  a methodologically rigorous medically supervised psychotherapeutic setting, LSD  can reduce anxiety, suggesting that larger controlled studies are warranted.","container-title":"The Journal of nervous and mental disease","DOI":"10.1097/NMD.0000000000000113","ISSN":"1539-736X 0022-3018","issue":"7","journalAbbreviation":"J Nerv Ment Dis","language":"eng","note":"publisher-place: United States","page":"513-520","PMID":"24594678","PMCID":"PMC4086777","title":"Safety and efficacy of lysergic acid diethylamide-assisted psychotherapy for anxiety associated with life-threatening diseases.","volume":"202","author":[{"family":"Gasser","given":"Peter"},{"family":"Holstein","given":"Dominique"},{"family":"Michel","given":"Yvonne"},{"family":"Doblin","given":"Rick"},{"family":"Yazar-Klosinski","given":"Berra"},{"family":"Passie","given":"Torsten"},{"family":"Brenneisen","given":"Rudolf"}],"issued":{"date-parts":[["2014",7]]}}},{"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E."}],"issued":{"date-parts":[["2023",2,1]]}}},{"id":2967,"uris":["http://zotero.org/users/4564126/items/X2UKA4ZM"],"itemData":{"id":2967,"type":"article-journal","abstract":"OBJECTIVE To determine the dose-response relationship of MM120 (lysergide D-tartrate) in adults with moderate to severe GAD. DESIGN, SETTINGS, AND PARTICIPANTS This phase 2b, multicenter, randomized, double-blind, placebo-controlled study enrolled 198 adults aged 18 to 74 years with a primary GAD diagnosis who presented with moderate to severe symptoms (defined by a Hamilton Anxiety Rating Scale [HAM-A] score 20) and was conducted at 22 outpatient psychiatric research sites in the US from August 2022 to August 2023. The anxiety and depression end point assessments were conducted by independent central raters who were blinded to the trial protocol, treatment allocation, and study visit date. The last date of follow-up was November 27, 2023. INTERVENTIONS Participants were randomized to receive a single (freebase equivalent) treatment dose with 25 μg (n = 39), 50 μg (n = 40), 100 μg (n = 40), or 200 μg (n = 40) of MM120 or placebo (n = 39). MAIN OUTCOME AND MEASURES The primary outcome was a dose-response relationship assessed using the multiple comparison procedure modeling (MCP-Mod) method for change in HAM-A score at 4 weeks (score range, 0-56; higher scores indicate greater severity; 7 indicates no or minimal anxiety; 8-14, mild; 15-23, moderate; and 24, severe). The minimal clinically important difference was 2.5 points.\nRESULTS Of the 198 participants randomized, 194 were included in the full analysis set (mean age, 41.3 [SD, 13.6] years; 56.7% were female; and 3.6% were Asian, 7.7% were Black or African American, and 83.0% were White). The dose-response relationship assessed using the MCP-Mod method for change in HAM-A score at week 4 was statistically significant for the 100-μg and the 200-μg dose groups vs placebo (least-squares mean difference, −5.0 points [95% CI, −9.6 to −0.4 points] with 100 μg of MM120 and −6.0 points [95% CI, −9.8 to −2.0 points] with 200 μg of MM120) but the 25-μg and 50-μg dose groups did not reach significance vs placebo (least-squares mean difference, −1.2 points [95% CI, −6.0 to 3.5 points] with 25 μg of MM120 and −1.8 points [95% CI, −7.6 to 4.0 points] with 50 μg of MM120). The adverse events were consistent with the expected effects of MM120. The most common adverse events were visual perceptual changes (illusion, pseudo-hallucination, and visual hallucination), which occurred in 46.2% of participants who received 25 μg of MM120, in 75.0% who received 50 μg, in 92.5% who received 100 μg, in 100% who received 200 μg, and in 10.3% who received placebo; nausea occurred in 7.7%, 27.5%, 40.0%, 60.0%, and 7.7%, respectively; and headache occurred in 12.8%, 22.5%, 35.0%, 27.5%, and 23.1%.\nCONCLUSIONS AND RELEVANCE In participants with moderate to severe GAD, a single dose of MM120 produced a dose-dependent reduction in anxiety. These results support the dose-dependent efficacy of MM120 and inform the dose selection for phase 3 pivotal trials.","container-title":"JAMA","DOI":"10.1001/jama.2025.13481","ISSN":"0098-7484","issue":"15","journalAbbreviation":"JAMA","language":"en","page":"1358","source":"DOI.org (Crossref)","title":"Single Treatment With MM120 (Lysergide) in Generalized Anxiety Disorder: A Randomized Clinical Trial","title-short":"Single Treatment With MM120 (Lysergide) in Generalized Anxiety Disorder","volume":"334","author":[{"family":"Robison","given":"Reid"},{"family":"Barrow","given":"Robert"},{"family":"Conant","given":"Craig"},{"family":"Foster","given":"Eric"},{"family":"Freedman","given":"Jamie M."},{"family":"Jacobsen","given":"Paula L."},{"family":"Jemison","given":"Jamileh"},{"family":"Karas","given":"Sarah M."},{"family":"Karlin","given":"Daniel R."},{"family":"Solomon","given":"Todd M."},{"family":"Halperin Wernli","given":"Miri"},{"family":"Fava","given":"Maurizio"}],"issued":{"date-parts":[["2025",10,21]]}}},{"id":25,"uris":["http://zotero.org/users/4564126/items/5RSA8JBD"],"itemData":{"id":25,"type":"article-journal","abstract":"BACKGROUND: Clinically significant anxiety and depression are common in patients with cancer, and are associated with poor psychiatric and medical outcomes.  Historical and recent research suggests a role for psilocybin to treat  cancer-related anxiety and depression. METHODS: In this double-blind,  placebo-controlled, crossover trial, 29 patients with cancer-related anxiety and  depression were randomly assigned and received treatment with single-dose  psilocybin (0.3 mg/kg) or niacin, both in conjunction with psychotherapy. The  primary outcomes were anxiety and depression assessed between groups prior to the  crossover at 7 weeks. RESULTS: Prior to the crossover, psilocybin produced  immediate, substantial, and sustained improvements in anxiety and depression and  led to decreases in cancer-related demoralization and hopelessness, improved  spiritual wellbeing, and increased quality of life. At the 6.5-month follow-up,  psilocybin was associated with enduring anxiolytic and anti-depressant effects  (approximately 60-80% of participants continued with clinically significant  reductions in depression or anxiety), sustained benefits in existential distress  and quality of life, as well as improved attitudes towards death. The  psilocybin-induced mystical experience mediated the therapeutic effect of  psilocybin on anxiety and depression. CONCLUSIONS: In conjunction with  psychotherapy, single moderate-dose psilocybin produced rapid, robust and  enduring anxiolytic and anti-depressant effects in patients with cancer-related  psychological distress. TRIAL REGISTRATION: ClinicalTrials.gov Identifier:  NCT00957359.","container-title":"Journal of psychopharmacology (Oxford, England)","DOI":"10.1177/0269881116675512","ISSN":"1461-7285 0269-8811","issue":"12","journalAbbreviation":"J Psychopharmacol","language":"eng","license":"© The Author(s) 2016.","note":"publisher-place: United States","page":"1165-1180","PMID":"27909164","PMCID":"PMC5367551","title":"Rapid and sustained symptom reduction following psilocybin treatment for anxiety and depression in patients with life-threatening cancer: a randomized controlled  trial.","volume":"30","author":[{"family":"Ross","given":"Stephen"},{"family":"Bossis","given":"Anthony"},{"family":"Guss","given":"Jeffrey"},{"family":"Agin-Liebes","given":"Gabrielle"},{"family":"Malone","given":"Tara"},{"family":"Cohen","given":"Barry"},{"family":"Mennenga","given":"Sarah E."},{"family":"Belser","given":"Alexander"},{"family":"Kalliontzi","given":"Krystallia"},{"family":"Babb","given":"James"},{"family":"Su","given":"Zhe"},{"family":"Corby","given":"Patricia"},{"family":"Schmidt","given":"Brian L."}],"issued":{"date-parts":[["2016",12]]}}}],"schema":"https://github.com/citation-style-language/schema/raw/master/csl-citation.json"} </w:instrText>
      </w:r>
      <w:r w:rsidR="00575EE5" w:rsidRPr="00132AA4">
        <w:rPr>
          <w:color w:val="000000" w:themeColor="text1"/>
          <w:lang w:val="en-US"/>
        </w:rPr>
        <w:fldChar w:fldCharType="separate"/>
      </w:r>
      <w:r w:rsidR="00575EE5" w:rsidRPr="00132AA4">
        <w:rPr>
          <w:noProof/>
          <w:color w:val="000000" w:themeColor="text1"/>
          <w:lang w:val="en-US"/>
        </w:rPr>
        <w:t>(Dos Santos et al., 2021; Gasser et al., 2014; Holze et al., 2023; Robison et al., 2025; Ross et al., 2016)</w:t>
      </w:r>
      <w:r w:rsidR="00575EE5" w:rsidRPr="00132AA4">
        <w:rPr>
          <w:color w:val="000000" w:themeColor="text1"/>
          <w:lang w:val="en-US"/>
        </w:rPr>
        <w:fldChar w:fldCharType="end"/>
      </w:r>
      <w:r w:rsidRPr="00132AA4">
        <w:rPr>
          <w:color w:val="000000" w:themeColor="text1"/>
          <w:lang w:val="en-US"/>
        </w:rPr>
        <w:t xml:space="preserve">, </w:t>
      </w:r>
      <w:ins w:id="82" w:author="ESKINAZI Mickael" w:date="2026-05-13T19:44:00Z" w16du:dateUtc="2026-05-13T17:44:00Z">
        <w:r w:rsidR="00A32AD6">
          <w:rPr>
            <w:color w:val="000000" w:themeColor="text1"/>
            <w:lang w:val="en-US"/>
          </w:rPr>
          <w:t>post-traumatic stress disorder (PTSD)</w:t>
        </w:r>
      </w:ins>
      <w:del w:id="83" w:author="ESKINAZI Mickael" w:date="2026-05-13T19:44:00Z" w16du:dateUtc="2026-05-13T17:44:00Z">
        <w:r w:rsidRPr="00132AA4" w:rsidDel="00A32AD6">
          <w:rPr>
            <w:color w:val="000000" w:themeColor="text1"/>
            <w:lang w:val="en-US"/>
          </w:rPr>
          <w:delText>chronic PTSD</w:delText>
        </w:r>
      </w:del>
      <w:r w:rsidRPr="00132AA4">
        <w:rPr>
          <w:color w:val="000000" w:themeColor="text1"/>
          <w:lang w:val="en-US"/>
        </w:rPr>
        <w:t xml:space="preserve"> </w:t>
      </w:r>
      <w:r w:rsidR="00575EE5" w:rsidRPr="00132AA4">
        <w:rPr>
          <w:color w:val="000000" w:themeColor="text1"/>
          <w:lang w:val="en-US"/>
        </w:rPr>
        <w:fldChar w:fldCharType="begin"/>
      </w:r>
      <w:r w:rsidR="00575EE5" w:rsidRPr="00132AA4">
        <w:rPr>
          <w:color w:val="000000" w:themeColor="text1"/>
          <w:lang w:val="en-US"/>
        </w:rPr>
        <w:instrText xml:space="preserve"> ADDIN ZOTERO_ITEM CSL_CITATION {"citationID":"WN4iEemD","properties":{"formattedCitation":"(Bouso et al., 2008; Mitchell et al., 2021; Mithoefer et al., 2011; Oehen et al., 2013; Ot\\uc0\\u8217{}alora G et al., 2018; Wolfson et al., 2020)","plainCitation":"(Bouso et al., 2008; Mitchell et al., 2021; Mithoefer et al., 2011; Oehen et al., 2013; Ot’alora G et al., 2018; Wolfson et al., 2020)","noteIndex":0},"citationItems":[{"id":3008,"uris":["http://zotero.org/users/4564126/items/UHRMJJI8"],"itemData":{"id":3008,"type":"article-journal","abstract":"The purpose of this study was to investigate the safety of different doses ofMDMA-assisted psychotherapy administered in a psychotherapeutic setting to women with chronic PTSD secondary to a sexual assault, and also to obtain preliminary data regarding efficacy. Although this study was originally planned to include 29 subjects, political pressures led to the closing of the study before it could be finished, at which time only six subjects had been treated. Preliminary results from those six subjects are presented here. We found that low doses of MDMA (between 50 and 75 mg) were both psychologically and physiologically safe for all the subjects. Future studies in larger samples and using larger doses are needed in order to further clarify the safety and efficacy of MDMA in the clinical setting in subjects with PTSD.","container-title":"Journal of Psychoactive Drugs","DOI":"10.1080/02791072.2008.10400637","ISSN":"0279-1072, 2159-9777","issue":"3","journalAbbreviation":"Journal of Psychoactive Drugs","language":"en","page":"225-236","source":"DOI.org (Crossref)","title":"MDMA-Assisted Psychotherapy Using Low Doses in a Small Sample of Women with Chronic Posttraumatic Stress Disorder","volume":"40","author":[{"family":"Bouso","given":"José Carlos"},{"family":"Doblin","given":"Rick"},{"family":"Farré","given":"Magí"},{"family":"Alcázar","given":"Miguel Ángel"},{"family":"Gómez-Jarabo","given":"Gregorio"}],"issued":{"date-parts":[["2008",9]]}}},{"id":1465,"uris":["http://zotero.org/users/4564126/items/5BUVJQ2P"],"itemData":{"id":1465,"type":"article-journal","abstract":"Post-traumatic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T"},{"family":"Jerome","given":"Lisa"},{"family":"Doblin","given":"Rick"}],"issued":{"date-parts":[["2011",4]]}}},{"id":3018,"uris":["http://zotero.org/users/4564126/items/FD5LP5XV"],"itemData":{"id":3018,"type":"article-journal","abstract":"Psychiatrists and psychotherapists in the US (1970s to 1985) and Switzerland (1988–1993) used MDMA legally as a prescription drug, to enhance the effectiveness of psychotherapy. Early reports suggest that it is useful in treating trauma-related disorders. Recently, the first completed pilot study of MDMA-assisted psychotherapy for PTSD yielded encouraging results. Designed to test the safety and efficacy of MDMA-assisted psychotherapy in patients with treatment-resistant PTSD; our randomized, double-blind, active-placebo controlled trial enrolled 12 patients for treatment with either low-dose (25 mg, plus 12.5 mg supplemental dose) or full-dose MDMA (125 mg, plus 62.5 mg supplemental dose). MDMA was administered during three experimental sessions, interspersed with weekly non-drug-based psychotherapy sessions. Outcome measures used were the Clinician-Administered PTSD Scale (CAPS) and the Posttraumatic Diagnostic Scale (PDS). Patients were assessed at baseline, three weeks after the second and third MDMA session (end of treatment), and at the 2-month and 1-year follow-ups.","container-title":"Journal of Psychopharmacology","DOI":"10.1177/0269881112464827","ISSN":"0269-8811, 1461-7285","issue":"1","journalAbbreviation":"J Psychopharmacol","language":"en","page":"40-52","source":"DOI.org (Crossref)","title":"A randomized, controlled pilot study of MDMA (±3,4-Methylenedioxymethamphetamine)-assisted psychotherapy for treatment of resistant, chronic Post-Traumatic Stress Disorder (PTSD)","volume":"27","author":[{"family":"Oehen","given":"Peter"},{"family":"Traber","given":"Rafael"},{"family":"Widmer","given":"Verena"},{"family":"Schnyder","given":"Ulrich"}],"issued":{"date-parts":[["2013",1]]}}},{"id":1291,"uris":["http://zotero.org/users/4564126/items/IZH4ERRD"],"itemData":{"id":1291,"type":"article-journal","abstract":"BACKGROUND: Posttraumatic stress disorder often does not resolve after conventional psychotherapies or pharmacotherapies. Pilot studies have reported  that 3,4-methylenedioxymethamphetamine (MDMA) combined with psychotherapy reduces  posttraumatic stress disorder symptoms. AIMS: This pilot dose response trial  assessed efficacy and safety of MDMA-assisted psychotherapy across multiple  therapy teams. METHODS: Twenty-eight people with chronic posttraumatic stress  disorder were randomized in a double-blind dose response comparison of two active  doses (100 and 125 mg) with a low dose (40 mg) of MDMA administered during  eight-hour psychotherapy sessions. Change in the Clinician-Administered PTSD  Scale total scores one month after two sessions of MDMA served as the primary  outcome. Active dose groups had one additional open-label session; the low dose  group crossed over for three open-label active dose sessions. A 12-month  follow-up assessment occurred after the final MDMA session. RESULTS: In the  intent-to-treat set, the active groups had the largest reduction in  Clinician-Administered PTSD Scale total scores at the primary endpoint, with mean  (standard deviation) changes of -26.3 (29.5) for 125 mg, -24.4 (24.2) for 100 mg,  and -11.5 (21.2) for 40 mg, though statistical significance was reached only in  the per protocol set ( p=0.03). Posttraumatic stress disorder symptoms remained  lower than baseline at 12-month follow-up ( p&lt;0.001) with 76% ( n=25) not meeting  posttraumatic stress disorder criteria. There were no drug-related serious  adverse events, and the treatment was well-tolerated. CONCLUSIONS: Our findings  support previous investigations of MDMA-assisted psychotherapy as an innovative,  efficacious treatment for posttraumatic stress disorder.","container-title":"Journal of psychopharmacology (Oxford, England)","DOI":"10.1177/0269881118806297","ISSN":"1461-7285 0269-8811","issue":"12","journalAbbreviation":"J Psychopharmacol","language":"eng","note":"publisher-place: United States","page":"1295-1307","PMID":"30371148","PMCID":"PMC6247454","title":"3,4-Methylenedioxymethamphetamine-assisted psychotherapy for treatment of chronic posttraumatic stress disorder: A randomized phase 2 controlled trial.","volume":"32","author":[{"family":"Ot'alora G","given":"Marcela"},{"family":"Grigsby","given":"Jim"},{"family":"Poulter","given":"Bruce"},{"family":"Van Derveer","given":"Joseph W. 3rd"},{"family":"Giron","given":"Sara Gael"},{"family":"Jerome","given":"Lisa"},{"family":"Feduccia","given":"Allison A."},{"family":"Hamilton","given":"Scott"},{"family":"Yazar-Klosinski","given":"Berra"},{"family":"Emerson","given":"Amy"},{"family":"Mithoefer","given":"Michael C."},{"family":"Doblin","given":"Rick"}],"issued":{"date-parts":[["2018",12]]}}},{"id":424,"uris":["http://zotero.org/users/4564126/items/ZQ6DNZGW"],"itemData":{"id":424,"type":"article-journal","abstract":"The success of modern medicine creates a growing population of those suffering from life-threatening illnesses (LTI) who often experience anxiety, depression,  and existential distress. We present a novel approach; investigating  MDMA-assisted psychotherapy for the treatment of anxiety in people with an LTI.  Participants with anxiety from an LTI were randomized in a double-blind study to  receive MDMA (125 mg, n = 13) or placebo (n = 5) in combination with two 8-h  psychotherapy sessions. The primary outcome was change in State-Trait Anxiety  Inventory (STAI) Trait scores from baseline to one month post the second  experimental session. After unblinding, participants in the MDMA group had one  open-label MDMA session and placebo participants crossed over to receive three  open-label MDMA sessions. Additional follow-up assessments occurred six and  twelve months after a participant's last experimental session. At the primary  endpoint, the MDMA group had a greater mean (SD) reduction in STAI-Trait scores,  - 23.5 (13.2), indicating less anxiety, compared to placebo group, - 8.8 (14.7);  results did not reach a significant group difference (p = .056). Hedges' g  between-group effect size was 1.03 (95% CI: - 5.25, 7.31). Overall, MDMA was  well-tolerated in this sample. These preliminary findings can inform development  of larger clinical trials to further examine MDMA-assisted psychotherapy as a  novel approach to treat individuals with LTI-related anxiety.Trial Registration:  clinicaltrials.gov Identifier: NCT02427568, first registered April 28, 2015.","container-title":"Scientific reports","DOI":"10.1038/s41598-020-75706-1","ISSN":"2045-2322","issue":"1","journalAbbreviation":"Sci Rep","language":"eng","note":"publisher-place: England","page":"20442","PMID":"33235285","PMCID":"PMC7686344","title":"MDMA-assisted psychotherapy for treatment of anxiety and other psychological distress related to life-threatening illnesses: a randomized pilot study.","volume":"10","author":[{"family":"Wolfson","given":"Philip E."},{"family":"Andries","given":"Julane"},{"family":"Feduccia","given":"Allison A."},{"family":"Jerome","given":"Lisa"},{"family":"Wang","given":"Julie B."},{"family":"Williams","given":"Emily"},{"family":"Carlin","given":"Shannon C."},{"family":"Sola","given":"Evan"},{"family":"Hamilton","given":"Scott"},{"family":"Yazar-Klosinski","given":"Berra"},{"family":"Emerson","given":"Amy"},{"family":"Mithoefer","given":"Michael C."},{"family":"Doblin","given":"Rick"}],"issued":{"date-parts":[["2020",11,24]]}}}],"schema":"https://github.com/citation-style-language/schema/raw/master/csl-citation.json"} </w:instrText>
      </w:r>
      <w:r w:rsidR="00575EE5" w:rsidRPr="00132AA4">
        <w:rPr>
          <w:color w:val="000000" w:themeColor="text1"/>
          <w:lang w:val="en-US"/>
        </w:rPr>
        <w:fldChar w:fldCharType="separate"/>
      </w:r>
      <w:r w:rsidR="00575EE5" w:rsidRPr="00132AA4">
        <w:rPr>
          <w:color w:val="000000" w:themeColor="text1"/>
          <w:lang w:val="en-US" w:eastAsia="en-US"/>
        </w:rPr>
        <w:t>(Bouso et al., 2008; Mitchell et al., 2021; Mithoefer et al., 2011; Oehen et al., 2013; Ot’alora G et al., 2018; Wolfson et al., 2020)</w:t>
      </w:r>
      <w:r w:rsidR="00575EE5" w:rsidRPr="00132AA4">
        <w:rPr>
          <w:color w:val="000000" w:themeColor="text1"/>
          <w:lang w:val="en-US"/>
        </w:rPr>
        <w:fldChar w:fldCharType="end"/>
      </w:r>
      <w:r w:rsidRPr="00132AA4">
        <w:rPr>
          <w:color w:val="000000" w:themeColor="text1"/>
          <w:lang w:val="en-US"/>
        </w:rPr>
        <w:t>, and alcohol use disorder</w:t>
      </w:r>
      <w:r w:rsidR="00575EE5" w:rsidRPr="00132AA4">
        <w:rPr>
          <w:color w:val="000000" w:themeColor="text1"/>
          <w:lang w:val="en-US"/>
        </w:rPr>
        <w:t xml:space="preserve"> </w:t>
      </w:r>
      <w:r w:rsidR="00575EE5" w:rsidRPr="00132AA4">
        <w:rPr>
          <w:color w:val="000000" w:themeColor="text1"/>
          <w:lang w:val="en-US"/>
        </w:rPr>
        <w:fldChar w:fldCharType="begin"/>
      </w:r>
      <w:r w:rsidR="00575EE5" w:rsidRPr="00132AA4">
        <w:rPr>
          <w:color w:val="000000" w:themeColor="text1"/>
          <w:lang w:val="en-US"/>
        </w:rPr>
        <w:instrText xml:space="preserve"> ADDIN ZOTERO_ITEM CSL_CITATION {"citationID":"FeTXtxNR","properties":{"formattedCitation":"(Bogenschutz et al., 2022; Hollister et al., 1969; Luquiens et al., 2025; Tomsovic &amp; Edwards, 1970)","plainCitation":"(Bogenschutz et al., 2022; Hollister et al., 1969; Luquiens et al., 2025; Tomsovic &amp; Edwards, 1970)","noteIndex":0},"citationItems":[{"id":2982,"uris":["http://zotero.org/users/4564126/items/H6YHRFSR"],"itemData":{"id":2982,"type":"article-journal","abstract":"OBJECTIVE To evaluate whether 2 administrations of high-dose psilocybin improve the percentage of heavy drinking days in patients with AUD undergoing psychotherapy relative to outcomes observed with active placebo medication and psychotherapy. DESIGN, SETTING, AND PARTICIPANTS In this double-blind randomized clinical trial, participants were offered 12 weeks of manualized psychotherapy and were randomly assigned to receive psilocybin vs diphenhydramine during 2 day-long medication sessions at weeks 4 and 8. Outcomes were assessed over the 32-week double-blind period following the first dose of study medication. The study was conducted at 2 academic centers in the US. Participants were recruited from the community between March 12, 2014, and March 19, 2020. Adults aged 25 to 65 years with a DSM-IV diagnosis of alcohol dependence and at least 4 heavy drinking days during the 30 days prior to screening were included. Exclusion criteria included major psychiatric and drug use disorders, hallucinogen use, medical conditions that contraindicated the study medications, use of exclusionary medications, and current treatment for AUD. INTERVENTIONS Study medications were psilocybin, 25 mg/70 kg, vs diphenhydramine, 50 mg (first session), and psilocybin, 25-40 mg/70 kg, vs diphenhydramine, 50-100 mg (second session). Psychotherapy included motivational enhancement therapy and cognitive behavioral therapy. MAIN OUTCOMES AND MEASURES The primary outcome was percentage of heavy drinking days, assessed using a timeline followback interview, contrasted between groups over the 32-week period following the first administration of study medication using multivariate repeated-measures analysis of variance.\nRESULTS A total of 95 participants (mean [SD] age, 46 [12] years; 42 [44.2%] female) were randomized (49 to psilocybin and 46 to diphenhydramine). One participant (1.1%) was American Indian/Alaska Native, 3 (3.2%) were Asian, 4 (4.2%) were Black, 14 (14.7%) were Hispanic, and 75 (78.9%) were non-Hispanic White. Of the 95 randomized participants, 93 received at least 1 dose of study medication and were included in the primary outcome analysis. Percentage of heavy drinking days during the 32-week double-blind period was 9.7% for the psilocybin group and 23.6% for the diphenhydramine group, a mean difference of 13.9%; (95% CI, 3.0–24.7; F1,86 = 6.43; P = .01). Mean daily alcohol consumption (number of standard drinks per day) was also lower in the psilocybin group. There were no serious adverse events among participants who received psilocybin.\nCONCLUSIONS AND RELEVANCE Psilocybin administered in combination with psychotherapy produced robust decreases in percentage of heavy drinking days over and above those produced by active placebo and psychotherapy. These results provide support for further study of psilocybin-assisted treatment for AUD.","container-title":"JAMA Psychiatry","DOI":"10.1001/jamapsychiatry.2022.2096","ISSN":"2168-622X","issue":"10","journalAbbreviation":"JAMA Psychiatry","language":"en","page":"953","source":"DOI.org (Crossref)","title":"Percentage of Heavy Drinking Days Following Psilocybin-Assisted Psychotherapy vs Placebo in the Treatment of Adult Patients With Alcohol Use Disorder: A Randomized Clinical Trial","title-short":"Percentage of Heavy Drinking Days Following Psilocybin-Assisted Psychotherapy vs Placebo in the Treatment of Adult Patients With Alcohol Use Disorder","volume":"79","author":[{"family":"Bogenschutz","given":"Michael P."},{"family":"Ross","given":"Stephen"},{"family":"Bhatt","given":"Snehal"},{"family":"Baron","given":"Tara"},{"family":"Forcehimes","given":"Alyssa A."},{"family":"Laska","given":"Eugene"},{"family":"Mennenga","given":"Sarah E."},{"family":"O’Donnell","given":"Kelley"},{"family":"Owens","given":"Lindsey T."},{"family":"Podrebarac","given":"Samantha"},{"family":"Rotrosen","given":"John"},{"family":"Tonigan","given":"J. Scott"},{"family":"Worth","given":"Lindsay"}],"issued":{"date-parts":[["2022",10,1]]}}},{"id":2965,"uris":["http://zotero.org/users/4564126/items/QWXGANKD"],"itemData":{"id":2965,"type":"article-journal","container-title":"American Journal of Psychiatry","DOI":"10.1176/ajp.125.10.1352","ISSN":"0002-953X, 1535-7228","issue":"10","journalAbbreviation":"AJP","language":"en","page":"1352-1357","source":"DOI.org (Crossref)","title":"A Controlled Comparison of Lysergic Acid Diethylamide (LSD) and Dextroamphetamine in Alcoholics","volume":"125","author":[{"family":"Hollister","given":"Leo E."},{"family":"Shelton","given":"Jack"},{"family":"Krieger","given":"George"}],"issued":{"date-parts":[["1969",4]]}}},{"id":3026,"uris":["http://zotero.org/users/4564126/items/P45F8WJG"],"itemData":{"id":3026,"type":"article-journal","abstract":"Abstract\n            \n              Background and Aims\n              Psilocybin has emerged as a potential treatment for alcohol use disorder (AUD), but early efficacy data are inconsistent. Depression following alcohol detoxification significantly increases the risk of relapse. This pilot study aimed to evaluate the feasibility, acceptability, and preliminary efficacy of psilocybin‐assisted psychotherapy for patients with comorbid AUD and depression.\n            \n            \n              Design\n              A prospective, single‐center, double‐blind, parallel (2:1), randomized controlled pilot study.\n            \n            \n              Setting\n              The study was conducted in a French inpatient addiction treatment program offering intensive relapse prevention interventions.\n            \n            \n              Participants\n              \n                Of 350 screened patients, 30 adults (mean age 49 ± 10 years; 43% female) with severe AUD (\n                Diagnostic and Statistical Manual of Mental Disorders\n                , Fifth Edition [DSM‐5] criteria) and a Beck Depression Inventory‐II (BDI‐II) score ≥14 were included. Participants had completed detoxification between 14 and 60 days prior to inclusion.\n              \n            \n            \n              Interventions\n              Participants received either two oral sessions of 25 mg (n = 20) or 1 mg (n = 10) psilocybin‐assisted psychotherapy spaced three weeks apart, as an add‐on to standard care. Patients, investigators and outcome assessors were all blinded to patient group.\n            \n            \n              Measurements\n              The primary outcome was feasibility, according to participation in both dosing sessions and recruitment/inclusion rates. Secondary outcomes included alcohol use (Alcohol Timeline Followback), time to relapse, craving (Craving Experience Questionnaire), depression (BDI‐II), safety and blinding integrity.\n            \n            \n              Findings\n              One participant in the 25 mg group could not receive the second dose due to myocardial infarction occurring three days earlier, unrelated to the treatment. Four participants in the control group refused the second session after guessing their group assignment (p‐value = 0.019), with one participant self‐administering 3,4‐Methylenedioxymethamphetamine (MDMA). At 12 weeks, the 25 mg group showed significantly greater abstinent rate (11/20 (55%) vs 1/9 (11%) (one lost of follow up) (difference = −44%, [95% confidence interval [CI]: −82% to −5.9%]), p = 0.043), reductions in % drinking days −100 (−100 to −49) vs − 93 (−96 to 0), p = 0.038 and craving frequency −8 (−23 to −1) vs + 7 (−2 to 11), p = 0.045, respectively in the 25 vs 1 mg groups (median [25;75]). Relapse rates were 35% in the 25 mg group and 50% in the control group (HR = 0.52 [0.16 to1.65]). No efficacy differences were observed based on antidepressant use in terms of drinking and depression. Blinding was imperfect (correct guess by patients: 93.3%; investigators: 86.7%). Twenty‐five adverse events were reported in 10 patients (50%) in the 25 mg group versus 6 patients (60%) in the control group.\n            \n            \n              Conclusions\n              Psilocybin‐assisted psychotherapy appears feasible, acceptable, and safe in recently detoxified patients with comorbid alcohol use disorder and depression.","container-title":"Addiction","DOI":"10.1111/add.70152","ISSN":"0965-2140, 1360-0443","journalAbbreviation":"Addiction","language":"en","page":"add.70152","source":"DOI.org (Crossref)","title":"Psilocybin in alcohol use disorder and comorbid depressive symptoms: Results from a feasibility randomized clinical trial","title-short":"Psilocybin in alcohol use disorder and comorbid depressive symptoms","author":[{"family":"Luquiens","given":"Amandine"},{"family":"Belahda","given":"Dahbia"},{"family":"Graux","given":"Carine"},{"family":"Igounenc","given":"Noe"},{"family":"Serrand","given":"Chris"},{"family":"Rochefort","given":"Paul"},{"family":"Mura","given":"Thibault"},{"family":"Sergent","given":"Felix"}],"issued":{"date-parts":[["2025",7,24]]}}},{"id":2971,"uris":["http://zotero.org/users/4564126/items/UE7EYGNL"],"itemData":{"id":2971,"type":"article-journal","abstract":"Of 75 alcoholics treated with lysergide, 23 were diagnosed as schizophrenics. The nonschizophrenics had better reactions to the drug and more of them were abstinent at a 1-year follow-up than the schizophrenics and than alcoholics treated by other methods.","container-title":"Quarterly Journal of Studies on Alcohol","DOI":"10.15288/qjsa.1970.31.932","ISSN":"0033-5649, 1946-7214","issue":"4","journalAbbreviation":"Q. J. Stud. Alcohol","language":"en","page":"932-949","source":"DOI.org (Crossref)","title":"Lysergide Treatment of Schizophrenic and Nonschizophrenic Alcoholics; A Controlled Evaluation","volume":"31","author":[{"family":"Tomsovic","given":"Milan"},{"family":"Edwards","given":"Robert V."}],"issued":{"date-parts":[["1970",12,1]]}}}],"schema":"https://github.com/citation-style-language/schema/raw/master/csl-citation.json"} </w:instrText>
      </w:r>
      <w:r w:rsidR="00575EE5" w:rsidRPr="00132AA4">
        <w:rPr>
          <w:color w:val="000000" w:themeColor="text1"/>
          <w:lang w:val="en-US"/>
        </w:rPr>
        <w:fldChar w:fldCharType="separate"/>
      </w:r>
      <w:r w:rsidR="00575EE5" w:rsidRPr="00132AA4">
        <w:rPr>
          <w:noProof/>
          <w:color w:val="000000" w:themeColor="text1"/>
          <w:lang w:val="en-US"/>
        </w:rPr>
        <w:t>(Bogenschutz et al., 2022; Hollister et al., 1969; Luquiens et al., 2025; Tomsovic &amp; Edwards, 1970)</w:t>
      </w:r>
      <w:r w:rsidR="00575EE5" w:rsidRPr="00132AA4">
        <w:rPr>
          <w:color w:val="000000" w:themeColor="text1"/>
          <w:lang w:val="en-US"/>
        </w:rPr>
        <w:fldChar w:fldCharType="end"/>
      </w:r>
      <w:r w:rsidRPr="00132AA4">
        <w:rPr>
          <w:color w:val="000000" w:themeColor="text1"/>
          <w:lang w:val="en-US"/>
        </w:rPr>
        <w:t xml:space="preserve"> . These advances span the major serotonergic psychedelics—psilocybin, </w:t>
      </w:r>
      <w:ins w:id="84" w:author="ESKINAZI Mickael" w:date="2026-05-14T14:55:00Z" w16du:dateUtc="2026-05-14T12:55:00Z">
        <w:r w:rsidR="00A32AD6">
          <w:rPr>
            <w:lang w:val="en-US"/>
          </w:rPr>
          <w:t>l</w:t>
        </w:r>
        <w:r w:rsidR="00A32AD6" w:rsidRPr="00A32AD6">
          <w:rPr>
            <w:lang w:val="en-US"/>
            <w:rPrChange w:id="85" w:author="ESKINAZI Mickael" w:date="2026-05-14T14:55:00Z" w16du:dateUtc="2026-05-14T12:55:00Z">
              <w:rPr/>
            </w:rPrChange>
          </w:rPr>
          <w:t>ysergic acid diethylamide</w:t>
        </w:r>
        <w:r w:rsidR="00A32AD6" w:rsidRPr="00132AA4">
          <w:rPr>
            <w:color w:val="000000" w:themeColor="text1"/>
            <w:lang w:val="en-US"/>
          </w:rPr>
          <w:t xml:space="preserve"> </w:t>
        </w:r>
        <w:r w:rsidR="00A32AD6">
          <w:rPr>
            <w:color w:val="000000" w:themeColor="text1"/>
            <w:lang w:val="en-US"/>
          </w:rPr>
          <w:t>(</w:t>
        </w:r>
      </w:ins>
      <w:r w:rsidRPr="00132AA4">
        <w:rPr>
          <w:color w:val="000000" w:themeColor="text1"/>
          <w:lang w:val="en-US"/>
        </w:rPr>
        <w:t>LSD</w:t>
      </w:r>
      <w:ins w:id="86" w:author="ESKINAZI Mickael" w:date="2026-05-14T14:55:00Z" w16du:dateUtc="2026-05-14T12:55:00Z">
        <w:r w:rsidR="00A32AD6">
          <w:rPr>
            <w:color w:val="000000" w:themeColor="text1"/>
            <w:lang w:val="en-US"/>
          </w:rPr>
          <w:t>)</w:t>
        </w:r>
      </w:ins>
      <w:r w:rsidRPr="00132AA4">
        <w:rPr>
          <w:color w:val="000000" w:themeColor="text1"/>
          <w:lang w:val="en-US"/>
        </w:rPr>
        <w:t xml:space="preserve">, and </w:t>
      </w:r>
      <w:ins w:id="87" w:author="ESKINAZI Mickael" w:date="2026-05-14T14:56:00Z" w16du:dateUtc="2026-05-14T12:56:00Z">
        <w:r w:rsidR="00A32AD6" w:rsidRPr="00A32AD6">
          <w:rPr>
            <w:lang w:val="en-US"/>
            <w:rPrChange w:id="88" w:author="ESKINAZI Mickael" w:date="2026-05-14T14:56:00Z" w16du:dateUtc="2026-05-14T12:56:00Z">
              <w:rPr/>
            </w:rPrChange>
          </w:rPr>
          <w:t>N,N-dimethyltryptamine</w:t>
        </w:r>
        <w:r w:rsidR="00A32AD6" w:rsidRPr="00132AA4">
          <w:rPr>
            <w:color w:val="000000" w:themeColor="text1"/>
            <w:lang w:val="en-US"/>
          </w:rPr>
          <w:t xml:space="preserve"> </w:t>
        </w:r>
        <w:r w:rsidR="00A32AD6">
          <w:rPr>
            <w:color w:val="000000" w:themeColor="text1"/>
            <w:lang w:val="en-US"/>
          </w:rPr>
          <w:t>(</w:t>
        </w:r>
      </w:ins>
      <w:r w:rsidRPr="00132AA4">
        <w:rPr>
          <w:color w:val="000000" w:themeColor="text1"/>
          <w:lang w:val="en-US"/>
        </w:rPr>
        <w:t>DMT</w:t>
      </w:r>
      <w:ins w:id="89" w:author="ESKINAZI Mickael" w:date="2026-05-14T14:56:00Z" w16du:dateUtc="2026-05-14T12:56:00Z">
        <w:r w:rsidR="00A32AD6">
          <w:rPr>
            <w:color w:val="000000" w:themeColor="text1"/>
            <w:lang w:val="en-US"/>
          </w:rPr>
          <w:t>)</w:t>
        </w:r>
      </w:ins>
      <w:r w:rsidRPr="00132AA4">
        <w:rPr>
          <w:color w:val="000000" w:themeColor="text1"/>
          <w:lang w:val="en-US"/>
        </w:rPr>
        <w:t xml:space="preserve">/ayahuasca and also include </w:t>
      </w:r>
      <w:ins w:id="90" w:author="ESKINAZI Mickael" w:date="2026-05-14T14:56:00Z" w16du:dateUtc="2026-05-14T12:56:00Z">
        <w:r w:rsidR="00A32AD6" w:rsidRPr="00A32AD6">
          <w:rPr>
            <w:lang w:val="en-US"/>
            <w:rPrChange w:id="91" w:author="ESKINAZI Mickael" w:date="2026-05-14T14:56:00Z" w16du:dateUtc="2026-05-14T12:56:00Z">
              <w:rPr/>
            </w:rPrChange>
          </w:rPr>
          <w:t>3,4-methylenedioxymethamphetamine</w:t>
        </w:r>
        <w:r w:rsidR="00A32AD6" w:rsidRPr="00132AA4">
          <w:rPr>
            <w:color w:val="000000" w:themeColor="text1"/>
            <w:lang w:val="en-US"/>
          </w:rPr>
          <w:t xml:space="preserve"> </w:t>
        </w:r>
        <w:r w:rsidR="00A32AD6">
          <w:rPr>
            <w:color w:val="000000" w:themeColor="text1"/>
            <w:lang w:val="en-US"/>
          </w:rPr>
          <w:t>(</w:t>
        </w:r>
      </w:ins>
      <w:r w:rsidRPr="00132AA4">
        <w:rPr>
          <w:color w:val="000000" w:themeColor="text1"/>
          <w:lang w:val="en-US"/>
        </w:rPr>
        <w:t>MDMA</w:t>
      </w:r>
      <w:ins w:id="92" w:author="ESKINAZI Mickael" w:date="2026-05-14T14:56:00Z" w16du:dateUtc="2026-05-14T12:56:00Z">
        <w:r w:rsidR="00A32AD6">
          <w:rPr>
            <w:color w:val="000000" w:themeColor="text1"/>
            <w:lang w:val="en-US"/>
          </w:rPr>
          <w:t>)</w:t>
        </w:r>
      </w:ins>
      <w:r w:rsidRPr="00132AA4">
        <w:rPr>
          <w:color w:val="000000" w:themeColor="text1"/>
          <w:lang w:val="en-US"/>
        </w:rPr>
        <w:t>, a non-classical psychedelic agent with distinct pharmacological properties</w:t>
      </w:r>
      <w:r w:rsidR="007A2814" w:rsidRPr="00132AA4">
        <w:rPr>
          <w:color w:val="000000" w:themeColor="text1"/>
          <w:lang w:val="en-US"/>
        </w:rPr>
        <w:t xml:space="preserve"> </w:t>
      </w:r>
      <w:r w:rsidR="007A2814" w:rsidRPr="00132AA4">
        <w:rPr>
          <w:color w:val="000000" w:themeColor="text1"/>
          <w:lang w:val="en-US"/>
        </w:rPr>
        <w:fldChar w:fldCharType="begin"/>
      </w:r>
      <w:r w:rsidR="007A2814" w:rsidRPr="00132AA4">
        <w:rPr>
          <w:color w:val="000000" w:themeColor="text1"/>
          <w:lang w:val="en-US"/>
        </w:rPr>
        <w:instrText xml:space="preserve"> ADDIN ZOTERO_ITEM CSL_CITATION {"citationID":"ZNPdVnjv","properties":{"formattedCitation":"(H\\uc0\\u248{}jlund et al., 2025)","plainCitation":"(Højlund et al., 2025)","noteIndex":0},"citationItems":[{"id":3114,"uris":["http://zotero.org/users/4564126/items/LVT7ZESL"],"itemData":{"id":3114,"type":"article-journal","container-title":"European Neuropsychopharmacology","DOI":"10.1016/j.euroneuro.2025.09.011","ISSN":"0924-977X","page":"41–55","title":"Efficacy, all-cause discontinuation, and safety of serotonergic psychedelics and MDMA to treat mental disorders: A living systematic review with meta-analysis","volume":"101","author":[{"family":"Højlund","given":"Mikkel"},{"family":"Kafali","given":"Helin Y."},{"family":"Kırmızı","given":"Begüm"},{"family":"Fusar-Poli","given":"Paolo"},{"family":"Correll","given":"Christoph U."},{"family":"Cortese","given":"Samuele"},{"family":"Sabé","given":"Michel"},{"family":"Fiedorowicz","given":"Jess"},{"family":"Saraf","given":"Gayatri"},{"family":"Zein","given":"Josephine"},{"family":"Berk","given":"Michael"},{"family":"Husain","given":"Muhammad I."},{"family":"Rosenblat","given":"Joshua D."},{"family":"Rubaiyat","given":"Ruby"},{"family":"Corace","given":"Kim"},{"family":"Wong","given":"Stanley"},{"family":"Hatcher","given":"Simon"},{"family":"Kaluzienski","given":"Mark"},{"family":"Yatham","given":"Lakshmi N."},{"family":"Cipriani","given":"Andrea"},{"family":"Gosling","given":"Corentin J."},{"family":"Carhart-Harris","given":"Robin"},{"family":"Tanuseputro","given":"Peter"},{"family":"Myran","given":"Daniel T."},{"family":"Fabiano","given":"Nicholas"},{"family":"Moher","given":"David"},{"family":"Mayo","given":"Leah M."},{"family":"Nicholls","given":"Stuart G."},{"family":"White","given":"Tracy"},{"family":"De Prisco","given":"Michele"},{"family":"Radua","given":"Joaquim"},{"family":"Vieta","given":"Eduard"},{"family":"Ladha","given":"Karim S."},{"family":"Katz","given":"Jay"},{"family":"Veroniki","given":"Areti A."},{"family":"Solmi","given":"Marco"}],"issued":{"date-parts":[["2025"]]}}}],"schema":"https://github.com/citation-style-language/schema/raw/master/csl-citation.json"} </w:instrText>
      </w:r>
      <w:r w:rsidR="007A2814" w:rsidRPr="00132AA4">
        <w:rPr>
          <w:color w:val="000000" w:themeColor="text1"/>
          <w:lang w:val="en-US"/>
        </w:rPr>
        <w:fldChar w:fldCharType="separate"/>
      </w:r>
      <w:r w:rsidR="007A2814" w:rsidRPr="00132AA4">
        <w:rPr>
          <w:color w:val="000000" w:themeColor="text1"/>
          <w:lang w:val="fr-FR" w:eastAsia="en-US"/>
        </w:rPr>
        <w:t>(</w:t>
      </w:r>
      <w:proofErr w:type="spellStart"/>
      <w:r w:rsidR="007A2814" w:rsidRPr="00132AA4">
        <w:rPr>
          <w:color w:val="000000" w:themeColor="text1"/>
          <w:lang w:val="fr-FR" w:eastAsia="en-US"/>
        </w:rPr>
        <w:t>Højlund</w:t>
      </w:r>
      <w:proofErr w:type="spellEnd"/>
      <w:r w:rsidR="007A2814" w:rsidRPr="00132AA4">
        <w:rPr>
          <w:color w:val="000000" w:themeColor="text1"/>
          <w:lang w:val="fr-FR" w:eastAsia="en-US"/>
        </w:rPr>
        <w:t xml:space="preserve"> et al., 2025)</w:t>
      </w:r>
      <w:r w:rsidR="007A2814" w:rsidRPr="00132AA4">
        <w:rPr>
          <w:color w:val="000000" w:themeColor="text1"/>
          <w:lang w:val="en-US"/>
        </w:rPr>
        <w:fldChar w:fldCharType="end"/>
      </w:r>
      <w:r w:rsidRPr="00132AA4">
        <w:rPr>
          <w:color w:val="000000" w:themeColor="text1"/>
          <w:lang w:val="en-US"/>
        </w:rPr>
        <w:t>.</w:t>
      </w:r>
    </w:p>
    <w:p w14:paraId="77362CE5" w14:textId="556D3982" w:rsidR="000829E4" w:rsidRPr="00132AA4" w:rsidRDefault="00A32AD6" w:rsidP="00FC19AC">
      <w:pPr>
        <w:spacing w:before="240" w:after="240" w:line="360" w:lineRule="auto"/>
        <w:rPr>
          <w:color w:val="000000" w:themeColor="text1"/>
          <w:lang w:val="en-US"/>
        </w:rPr>
      </w:pPr>
      <w:ins w:id="93" w:author="ESKINAZI Mickael" w:date="2026-05-16T15:25:00Z" w16du:dateUtc="2026-05-16T13:25:00Z">
        <w:r w:rsidRPr="00A418B1">
          <w:rPr>
            <w:color w:val="000000" w:themeColor="text1"/>
            <w:lang w:val="en-CA"/>
          </w:rPr>
          <w:t xml:space="preserve">As clinical evidence expands, regulatory landscapes are evolving </w:t>
        </w:r>
        <w:r w:rsidRPr="00A418B1">
          <w:rPr>
            <w:color w:val="000000" w:themeColor="text1"/>
            <w:lang w:val="en-CA"/>
          </w:rPr>
          <w:fldChar w:fldCharType="begin"/>
        </w:r>
        <w:r w:rsidRPr="00A418B1">
          <w:rPr>
            <w:color w:val="000000" w:themeColor="text1"/>
            <w:lang w:val="en-CA"/>
          </w:rPr>
          <w:instrText xml:space="preserve"> ADDIN ZOTERO_ITEM CSL_CITATION {"citationID":"um69AYrq","properties":{"formattedCitation":"(Solmi et al., 2022)","plainCitation":"(Solmi et al., 2022)","noteIndex":0},"citationItems":[{"id":324,"uris":["http://zotero.org/users/4564126/items/8EGK579D"],"itemData":{"id":324,"type":"article-journal","abstract":"A scientometric analysis was realized to outline clinical research on psychedelics over the last century. Web of Science Core Collection was searched  up to March 18, 2022, for publications on psychedelics. Network analyses and  bibliometrics were combined, to identify research themes and trends with  Bibliometrix and CiteSpace. The primary aim was to measure research trends  evolution over time, and the secondary aims were to identify bibliometric  performance and influence networks of publications, authors, institutions, and  countries. Sensitivity analyses were conducted for 2016-2022, and 2021 time  periods. We included 31,687 documents (591,329 references), which aggregated into  a well-structured network with credible clustering. Research productivity was  split into an early less productive period mainly focusing on safety issues, and  a \"psychedelic renaissance\" after the 1990s. Major trends were identified for  hallucinogens/entheogens, entactogens, novel psychoactive substances (NPS), and  on dissociative substances. There was a translational evolution from the bench to  the bedside, with phase 2 and 3 trials and/or evidence synthesis in particular.  The most recent trends concerned NPS, ketamine-associated brain changes, and  ayahuasca-assisted psychotherapy. The USA and Canada were the most productive  settings for the research overall, and more recently this geographical  distribution became more prominent, reflecting legislative context/policy making.  A translational evolution of psychedelics has been occurring, that has brought  approval of esketamine for depression and will likely lead to approval of  additional psychedelics across mental and physical conditions. Toxicology  screening tools for NPS are urgently needed, which in turn might follow the same  translational evolution of psychedelics in the future.","container-title":"European neuropsychopharmacology : the journal of the European College of Neuropsychopharmacology","DOI":"10.1016/j.euroneuro.2022.09.004","ISSN":"1873-7862 0924-977X","journalAbbreviation":"Eur Neuropsychopharmacol","language":"eng","license":"Copyright © 2022. Published by Elsevier B.V.","note":"publisher-place: Netherlands","page":"44-60","PMID":"36191546","title":"A century of research on psychedelics: A scientometric analysis on trends and knowledge maps of hallucinogens, entactogens, entheogens and dissociative drugs.","volume":"64","author":[{"family":"Solmi","given":"Marco"},{"family":"Chen","given":"Chaomei"},{"family":"Daure","given":"Charles"},{"family":"Buot","given":"Anne"},{"family":"Ljuslin","given":"Michael"},{"family":"Verroust","given":"Vincent"},{"family":"Mallet","given":"Luc"},{"family":"Khazaal","given":"Yasser"},{"family":"Rothen","given":"Stephane"},{"family":"Thorens","given":"Gabriel"},{"family":"Zullino","given":"Daniele"},{"family":"Gobbi","given":"Gabriella"},{"family":"Rosenblat","given":"Joshua"},{"family":"Husain","given":"Muhammad Ishrat"},{"family":"De Gregorio","given":"Danilo"},{"family":"Castle","given":"David"},{"family":"Sabé","given":"Michel"}],"issued":{"date-parts":[["2022",11]]}}}],"schema":"https://github.com/citation-style-language/schema/raw/master/csl-citation.json"} </w:instrText>
        </w:r>
        <w:r w:rsidRPr="00A418B1">
          <w:rPr>
            <w:color w:val="000000" w:themeColor="text1"/>
            <w:lang w:val="en-CA"/>
          </w:rPr>
          <w:fldChar w:fldCharType="separate"/>
        </w:r>
        <w:r w:rsidRPr="00A418B1">
          <w:rPr>
            <w:noProof/>
            <w:color w:val="000000" w:themeColor="text1"/>
            <w:lang w:val="en-CA"/>
          </w:rPr>
          <w:t>(Solmi et al., 2022)</w:t>
        </w:r>
        <w:r w:rsidRPr="00A418B1">
          <w:rPr>
            <w:color w:val="000000" w:themeColor="text1"/>
            <w:lang w:val="en-CA"/>
          </w:rPr>
          <w:fldChar w:fldCharType="end"/>
        </w:r>
        <w:r w:rsidRPr="00A418B1">
          <w:rPr>
            <w:color w:val="000000" w:themeColor="text1"/>
            <w:lang w:val="en-CA"/>
          </w:rPr>
          <w:t xml:space="preserve">. </w:t>
        </w:r>
        <w:commentRangeStart w:id="94"/>
        <w:r w:rsidRPr="00A418B1">
          <w:rPr>
            <w:color w:val="000000" w:themeColor="text1"/>
            <w:lang w:val="en-CA"/>
          </w:rPr>
          <w:t xml:space="preserve">Switzerland has allowed case-by-case medical authorisations for LSD, psilocybin, and MDMA since 2014; </w:t>
        </w:r>
        <w:r w:rsidRPr="0054206E">
          <w:rPr>
            <w:lang w:val="en-CA"/>
          </w:rPr>
          <w:t>Canada restored access to psilocybin and MDMA through its Special Access Program in 2022;</w:t>
        </w:r>
        <w:r>
          <w:rPr>
            <w:lang w:val="en-CA"/>
          </w:rPr>
          <w:t xml:space="preserve"> </w:t>
        </w:r>
        <w:r w:rsidRPr="00A418B1">
          <w:rPr>
            <w:color w:val="000000" w:themeColor="text1"/>
            <w:lang w:val="en-CA"/>
          </w:rPr>
          <w:t xml:space="preserve">Australia enabled specialist prescribing of psilocybin and MDMA in 2023 </w:t>
        </w:r>
        <w:r w:rsidRPr="00A418B1">
          <w:rPr>
            <w:color w:val="000000" w:themeColor="text1"/>
            <w:lang w:val="en-CA"/>
          </w:rPr>
          <w:fldChar w:fldCharType="begin"/>
        </w:r>
        <w:r w:rsidRPr="00A418B1">
          <w:rPr>
            <w:color w:val="000000" w:themeColor="text1"/>
            <w:lang w:val="en-CA"/>
          </w:rPr>
          <w:instrText xml:space="preserve"> ADDIN ZOTERO_ITEM CSL_CITATION {"citationID":"LyitvW1v","properties":{"formattedCitation":"(Dutton et al., 2026)","plainCitation":"(Dutton et al., 2026)","noteIndex":0},"citationItems":[{"id":3174,"uris":["http://zotero.org/users/4564126/items/CMVSNZ75"],"itemData":{"id":3174,"type":"article-journal","abstract":"Australia’s reclassification of psilocybin as a Schedule 8 substance for treatment-resistant depression represents a significant shift in psychiatric policy. While this regulatory change positions Australia as a global leader in psychedelic medicine, its implementation has revealed substantial challenges. This article critically examines the regulatory, ethical and operational complexities surrounding the provision of psilocybin-assisted therapy in clinical practice. Key issues include limited prescriber access, absence of Australian Register of Therapeutic Goods-listed products, lack of standardised training pathways and significant cost barriers. Ethical considerations such as informed consent, cultural safety and therapeutic fidelity are also discussed, particularly in the context of trauma-informed care. This article proposes a series of structural recommendations to support safe and equitable deployment, including national training accreditation and fidelity monitoring tools. In addition, to maximise the efficacy of psilocybin-assisted therapy, we recommend that research explores the potential of neurobiologically informed stratification models to assist with treatment recommendations. These recommendations aim to enhance clinical integrity through evidence-based patient selection, improved safety, and to ensure that emerging psychedelic treatments are integrated responsibly within Australia’s mental health system. By addressing these foundational gaps, Australia can move beyond regulatory novelty ensuring the therapeutic potential of these products is realised in a manner which is scientifically sound and upholds the integrity of psychiatric practice.","container-title":"Australian &amp; New Zealand Journal of Psychiatry","DOI":"10.1177/00048674251398677","ISSN":"0004-8674, 1440-1614","issue":"2","journalAbbreviation":"Aust N Z J Psychiatry","language":"en","page":"115-122","source":"DOI.org (Crossref)","title":"Psilocybin in the real world: Regulatory, ethical, and operational challenges in Australia’s clinical landscape","title-short":"Psilocybin in the real world","volume":"60","author":[{"family":"Dutton","given":"Megan"},{"family":"Schwenn","given":"Paul"},{"family":"Mitchell","given":"Jules"},{"family":"Hoffmann","given":"Peta"},{"family":"Bailey","given":"Neil W"},{"family":"Fitzgerald","given":"Paul B"},{"family":"Lagopoulos","given":"Jim"},{"family":"Can","given":"Adem T"}],"issued":{"date-parts":[["2026",2]]}}}],"schema":"https://github.com/citation-style-language/schema/raw/master/csl-citation.json"} </w:instrText>
        </w:r>
        <w:r w:rsidRPr="00A418B1">
          <w:rPr>
            <w:color w:val="000000" w:themeColor="text1"/>
            <w:lang w:val="en-CA"/>
          </w:rPr>
          <w:fldChar w:fldCharType="separate"/>
        </w:r>
        <w:r w:rsidRPr="00A418B1">
          <w:rPr>
            <w:noProof/>
            <w:color w:val="000000" w:themeColor="text1"/>
            <w:lang w:val="en-CA"/>
          </w:rPr>
          <w:t>(Dutton et al., 2026)</w:t>
        </w:r>
        <w:r w:rsidRPr="00A418B1">
          <w:rPr>
            <w:color w:val="000000" w:themeColor="text1"/>
            <w:lang w:val="en-CA"/>
          </w:rPr>
          <w:fldChar w:fldCharType="end"/>
        </w:r>
        <w:r w:rsidRPr="00A418B1">
          <w:rPr>
            <w:color w:val="000000" w:themeColor="text1"/>
            <w:lang w:val="en-CA"/>
          </w:rPr>
          <w:t xml:space="preserve">; and Germany </w:t>
        </w:r>
        <w:commentRangeEnd w:id="94"/>
        <w:r w:rsidRPr="00A418B1">
          <w:rPr>
            <w:rStyle w:val="Marquedecommentaire"/>
            <w:color w:val="000000" w:themeColor="text1"/>
            <w:sz w:val="24"/>
            <w:szCs w:val="24"/>
            <w:lang w:val="en-CA"/>
          </w:rPr>
          <w:commentReference w:id="94"/>
        </w:r>
        <w:r w:rsidRPr="00A418B1">
          <w:rPr>
            <w:color w:val="000000" w:themeColor="text1"/>
            <w:lang w:val="en-CA"/>
          </w:rPr>
          <w:t xml:space="preserve">introduced a compassionate-use programme for psilocybin in 2025 </w:t>
        </w:r>
        <w:r w:rsidRPr="00A418B1">
          <w:rPr>
            <w:color w:val="000000" w:themeColor="text1"/>
            <w:lang w:val="en-CA"/>
          </w:rPr>
          <w:fldChar w:fldCharType="begin"/>
        </w:r>
        <w:r w:rsidRPr="00A418B1">
          <w:rPr>
            <w:color w:val="000000" w:themeColor="text1"/>
            <w:lang w:val="en-CA"/>
          </w:rPr>
          <w:instrText xml:space="preserve"> ADDIN ZOTERO_ITEM CSL_CITATION {"citationID":"x04cJcOw","properties":{"formattedCitation":"(Gr\\uc0\\u252{}nder et al., 2025)","plainCitation":"(Gründer et al., 2025)","noteIndex":0},"citationItems":[{"id":3146,"uris":["http://zotero.org/users/4564126/items/TKWGEJBZ"],"itemData":{"id":3146,"type":"article-journal","container-title":"The Lancet Psychiatry","DOI":"10.1016/S2215-0366(25)00277-9","title":"Compassionate use of psilocybin for treatment-resistant depression in Germany","author":[{"family":"Gründer","given":"Gerhard"},{"family":"Mertens","given":"Lea J."},{"family":"Jungaberle","given":"Andrea"},{"family":"Jungaberle","given":"Henrik"},{"family":"Spangemacher","given":"Moritz"}],"issued":{"date-parts":[["2025"]]}}}],"schema":"https://github.com/citation-style-language/schema/raw/master/csl-citation.json"} </w:instrText>
        </w:r>
        <w:r w:rsidRPr="00A418B1">
          <w:rPr>
            <w:color w:val="000000" w:themeColor="text1"/>
            <w:lang w:val="en-CA"/>
          </w:rPr>
          <w:fldChar w:fldCharType="separate"/>
        </w:r>
        <w:r w:rsidRPr="00A418B1">
          <w:rPr>
            <w:color w:val="000000" w:themeColor="text1"/>
            <w:lang w:val="en-CA" w:eastAsia="en-US"/>
          </w:rPr>
          <w:t>(</w:t>
        </w:r>
        <w:proofErr w:type="spellStart"/>
        <w:r w:rsidRPr="00A418B1">
          <w:rPr>
            <w:color w:val="000000" w:themeColor="text1"/>
            <w:lang w:val="en-CA" w:eastAsia="en-US"/>
          </w:rPr>
          <w:t>Gründer</w:t>
        </w:r>
        <w:proofErr w:type="spellEnd"/>
        <w:r w:rsidRPr="00A418B1">
          <w:rPr>
            <w:color w:val="000000" w:themeColor="text1"/>
            <w:lang w:val="en-CA" w:eastAsia="en-US"/>
          </w:rPr>
          <w:t xml:space="preserve"> et al., 2025)</w:t>
        </w:r>
        <w:r w:rsidRPr="00A418B1">
          <w:rPr>
            <w:color w:val="000000" w:themeColor="text1"/>
            <w:lang w:val="en-CA"/>
          </w:rPr>
          <w:fldChar w:fldCharType="end"/>
        </w:r>
        <w:r w:rsidRPr="00A418B1">
          <w:rPr>
            <w:color w:val="000000" w:themeColor="text1"/>
            <w:lang w:val="en-CA"/>
          </w:rPr>
          <w:t xml:space="preserve">. </w:t>
        </w:r>
        <w:r w:rsidRPr="0054206E">
          <w:rPr>
            <w:lang w:val="en-CA"/>
          </w:rPr>
          <w:t>In parallel, several U.S. states, including Oregon and Colorado, have implemented regulated psilocybin access frameworks</w:t>
        </w:r>
        <w:r>
          <w:rPr>
            <w:color w:val="000000" w:themeColor="text1"/>
            <w:lang w:val="en-CA"/>
          </w:rPr>
          <w:t xml:space="preserve">. </w:t>
        </w:r>
      </w:ins>
      <w:del w:id="95" w:author="ESKINAZI Mickael" w:date="2026-05-16T15:25:00Z" w16du:dateUtc="2026-05-16T13:25:00Z">
        <w:r w:rsidR="00542108" w:rsidRPr="00132AA4" w:rsidDel="00A32AD6">
          <w:rPr>
            <w:color w:val="000000" w:themeColor="text1"/>
            <w:lang w:val="en-US"/>
          </w:rPr>
          <w:delText>As clinical evidence expands, regulatory landscapes are evolving</w:delText>
        </w:r>
        <w:r w:rsidR="00A30C86" w:rsidRPr="00132AA4" w:rsidDel="00A32AD6">
          <w:rPr>
            <w:color w:val="000000" w:themeColor="text1"/>
            <w:lang w:val="en-US"/>
          </w:rPr>
          <w:delText xml:space="preserve"> </w:delText>
        </w:r>
        <w:r w:rsidR="00C4252A" w:rsidRPr="00132AA4" w:rsidDel="00A32AD6">
          <w:rPr>
            <w:color w:val="000000" w:themeColor="text1"/>
            <w:lang w:val="en-US"/>
          </w:rPr>
          <w:fldChar w:fldCharType="begin"/>
        </w:r>
        <w:r w:rsidR="00C4252A" w:rsidRPr="00132AA4" w:rsidDel="00A32AD6">
          <w:rPr>
            <w:color w:val="000000" w:themeColor="text1"/>
            <w:lang w:val="en-US"/>
          </w:rPr>
          <w:delInstrText xml:space="preserve"> ADDIN ZOTERO_ITEM CSL_CITATION {"citationID":"um69AYrq","properties":{"formattedCitation":"(Solmi et al., 2022)","plainCitation":"(Solmi et al., 2022)","noteIndex":0},"citationItems":[{"id":324,"uris":["http://zotero.org/users/4564126/items/8EGK579D"],"itemData":{"id":324,"type":"article-journal","abstract":"A scientometric analysis was realized to outline clinical research on psychedelics over the last century. Web of Science Core Collection was searched  up to March 18, 2022, for publications on psychedelics. Network analyses and  bibliometrics were combined, to identify research themes and trends with  Bibliometrix and CiteSpace. The primary aim was to measure research trends  evolution over time, and the secondary aims were to identify bibliometric  performance and influence networks of publications, authors, institutions, and  countries. Sensitivity analyses were conducted for 2016-2022, and 2021 time  periods. We included 31,687 documents (591,329 references), which aggregated into  a well-structured network with credible clustering. Research productivity was  split into an early less productive period mainly focusing on safety issues, and  a \"psychedelic renaissance\" after the 1990s. Major trends were identified for  hallucinogens/entheogens, entactogens, novel psychoactive substances (NPS), and  on dissociative substances. There was a translational evolution from the bench to  the bedside, with phase 2 and 3 trials and/or evidence synthesis in particular.  The most recent trends concerned NPS, ketamine-associated brain changes, and  ayahuasca-assisted psychotherapy. The USA and Canada were the most productive  settings for the research overall, and more recently this geographical  distribution became more prominent, reflecting legislative context/policy making.  A translational evolution of psychedelics has been occurring, that has brought  approval of esketamine for depression and will likely lead to approval of  additional psychedelics across mental and physical conditions. Toxicology  screening tools for NPS are urgently needed, which in turn might follow the same  translational evolution of psychedelics in the future.","container-title":"European neuropsychopharmacology : the journal of the European College of Neuropsychopharmacology","DOI":"10.1016/j.euroneuro.2022.09.004","ISSN":"1873-7862 0924-977X","journalAbbreviation":"Eur Neuropsychopharmacol","language":"eng","license":"Copyright © 2022. Published by Elsevier B.V.","note":"publisher-place: Netherlands","page":"44-60","PMID":"36191546","title":"A century of research on psychedelics: A scientometric analysis on trends and knowledge maps of hallucinogens, entactogens, entheogens and dissociative drugs.","volume":"64","author":[{"family":"Solmi","given":"Marco"},{"family":"Chen","given":"Chaomei"},{"family":"Daure","given":"Charles"},{"family":"Buot","given":"Anne"},{"family":"Ljuslin","given":"Michael"},{"family":"Verroust","given":"Vincent"},{"family":"Mallet","given":"Luc"},{"family":"Khazaal","given":"Yasser"},{"family":"Rothen","given":"Stephane"},{"family":"Thorens","given":"Gabriel"},{"family":"Zullino","given":"Daniele"},{"family":"Gobbi","given":"Gabriella"},{"family":"Rosenblat","given":"Joshua"},{"family":"Husain","given":"Muhammad Ishrat"},{"family":"De Gregorio","given":"Danilo"},{"family":"Castle","given":"David"},{"family":"Sabé","given":"Michel"}],"issued":{"date-parts":[["2022",11]]}}}],"schema":"https://github.com/citation-style-language/schema/raw/master/csl-citation.json"} </w:delInstrText>
        </w:r>
        <w:r w:rsidR="00C4252A" w:rsidRPr="00132AA4" w:rsidDel="00A32AD6">
          <w:rPr>
            <w:color w:val="000000" w:themeColor="text1"/>
            <w:lang w:val="en-US"/>
          </w:rPr>
          <w:fldChar w:fldCharType="separate"/>
        </w:r>
        <w:r w:rsidR="00C4252A" w:rsidRPr="00132AA4" w:rsidDel="00A32AD6">
          <w:rPr>
            <w:noProof/>
            <w:color w:val="000000" w:themeColor="text1"/>
            <w:lang w:val="en-US"/>
          </w:rPr>
          <w:delText>(Solmi et al., 2022)</w:delText>
        </w:r>
        <w:r w:rsidR="00C4252A" w:rsidRPr="00132AA4" w:rsidDel="00A32AD6">
          <w:rPr>
            <w:color w:val="000000" w:themeColor="text1"/>
            <w:lang w:val="en-US"/>
          </w:rPr>
          <w:fldChar w:fldCharType="end"/>
        </w:r>
        <w:r w:rsidR="00C4252A" w:rsidRPr="00132AA4" w:rsidDel="00A32AD6">
          <w:rPr>
            <w:color w:val="000000" w:themeColor="text1"/>
            <w:lang w:val="en-US"/>
          </w:rPr>
          <w:delText xml:space="preserve">. </w:delText>
        </w:r>
        <w:r w:rsidR="00542108" w:rsidRPr="00132AA4" w:rsidDel="00A32AD6">
          <w:rPr>
            <w:color w:val="000000" w:themeColor="text1"/>
            <w:lang w:val="en-US"/>
          </w:rPr>
          <w:delText>Switzerland has allowed case-by-case medical authorisations for LSD, psilocybin, and MDMA since 2014; Australia enabled specialist prescribing of psilocybin and MDMA in 2023</w:delText>
        </w:r>
        <w:r w:rsidR="007A2814" w:rsidRPr="00132AA4" w:rsidDel="00A32AD6">
          <w:rPr>
            <w:color w:val="000000" w:themeColor="text1"/>
            <w:lang w:val="en-US"/>
          </w:rPr>
          <w:delText xml:space="preserve"> </w:delText>
        </w:r>
        <w:r w:rsidR="007A2814" w:rsidRPr="00132AA4" w:rsidDel="00A32AD6">
          <w:rPr>
            <w:color w:val="000000" w:themeColor="text1"/>
            <w:lang w:val="en-US"/>
          </w:rPr>
          <w:fldChar w:fldCharType="begin"/>
        </w:r>
        <w:r w:rsidR="007A2814" w:rsidRPr="00132AA4" w:rsidDel="00A32AD6">
          <w:rPr>
            <w:color w:val="000000" w:themeColor="text1"/>
            <w:lang w:val="en-US"/>
          </w:rPr>
          <w:delInstrText xml:space="preserve"> ADDIN ZOTERO_ITEM CSL_CITATION {"citationID":"LyitvW1v","properties":{"formattedCitation":"(Dutton et al., 2026)","plainCitation":"(Dutton et al., 2026)","noteIndex":0},"citationItems":[{"id":3174,"uris":["http://zotero.org/users/4564126/items/CMVSNZ75"],"itemData":{"id":3174,"type":"article-journal","abstract":"Australia’s reclassification of psilocybin as a Schedule 8 substance for treatment-resistant depression represents a significant shift in psychiatric policy. While this regulatory change positions Australia as a global leader in psychedelic medicine, its implementation has revealed substantial challenges. This article critically examines the regulatory, ethical and operational complexities surrounding the provision of psilocybin-assisted therapy in clinical practice. Key issues include limited prescriber access, absence of Australian Register of Therapeutic Goods-listed products, lack of standardised training pathways and significant cost barriers. Ethical considerations such as informed consent, cultural safety and therapeutic fidelity are also discussed, particularly in the context of trauma-informed care. This article proposes a series of structural recommendations to support safe and equitable deployment, including national training accreditation and fidelity monitoring tools. In addition, to maximise the efficacy of psilocybin-assisted therapy, we recommend that research explores the potential of neurobiologically informed stratification models to assist with treatment recommendations. These recommendations aim to enhance clinical integrity through evidence-based patient selection, improved safety, and to ensure that emerging psychedelic treatments are integrated responsibly within Australia’s mental health system. By addressing these foundational gaps, Australia can move beyond regulatory novelty ensuring the therapeutic potential of these products is realised in a manner which is scientifically sound and upholds the integrity of psychiatric practice.","container-title":"Australian &amp; New Zealand Journal of Psychiatry","DOI":"10.1177/00048674251398677","ISSN":"0004-8674, 1440-1614","issue":"2","journalAbbreviation":"Aust N Z J Psychiatry","language":"en","page":"115-122","source":"DOI.org (Crossref)","title":"Psilocybin in the real world: Regulatory, ethical, and operational challenges in Australia’s clinical landscape","title-short":"Psilocybin in the real world","volume":"60","author":[{"family":"Dutton","given":"Megan"},{"family":"Schwenn","given":"Paul"},{"family":"Mitchell","given":"Jules"},{"family":"Hoffmann","given":"Peta"},{"family":"Bailey","given":"Neil W"},{"family":"Fitzgerald","given":"Paul B"},{"family":"Lagopoulos","given":"Jim"},{"family":"Can","given":"Adem T"}],"issued":{"date-parts":[["2026",2]]}}}],"schema":"https://github.com/citation-style-language/schema/raw/master/csl-citation.json"} </w:delInstrText>
        </w:r>
        <w:r w:rsidR="007A2814" w:rsidRPr="00132AA4" w:rsidDel="00A32AD6">
          <w:rPr>
            <w:color w:val="000000" w:themeColor="text1"/>
            <w:lang w:val="en-US"/>
          </w:rPr>
          <w:fldChar w:fldCharType="separate"/>
        </w:r>
        <w:r w:rsidR="007A2814" w:rsidRPr="00132AA4" w:rsidDel="00A32AD6">
          <w:rPr>
            <w:noProof/>
            <w:color w:val="000000" w:themeColor="text1"/>
            <w:lang w:val="en-US"/>
          </w:rPr>
          <w:delText>(Dutton et al., 2026)</w:delText>
        </w:r>
        <w:r w:rsidR="007A2814" w:rsidRPr="00132AA4" w:rsidDel="00A32AD6">
          <w:rPr>
            <w:color w:val="000000" w:themeColor="text1"/>
            <w:lang w:val="en-US"/>
          </w:rPr>
          <w:fldChar w:fldCharType="end"/>
        </w:r>
        <w:r w:rsidR="00542108" w:rsidRPr="00132AA4" w:rsidDel="00A32AD6">
          <w:rPr>
            <w:color w:val="000000" w:themeColor="text1"/>
            <w:lang w:val="en-US"/>
          </w:rPr>
          <w:delText xml:space="preserve">; and Germany introduced a compassionate-use programme for psilocybin in 2025 </w:delText>
        </w:r>
        <w:r w:rsidR="00C4252A" w:rsidRPr="00132AA4" w:rsidDel="00A32AD6">
          <w:rPr>
            <w:color w:val="000000" w:themeColor="text1"/>
            <w:lang w:val="en-US"/>
          </w:rPr>
          <w:fldChar w:fldCharType="begin"/>
        </w:r>
        <w:r w:rsidR="00C4252A" w:rsidRPr="00132AA4" w:rsidDel="00A32AD6">
          <w:rPr>
            <w:color w:val="000000" w:themeColor="text1"/>
            <w:lang w:val="en-US"/>
          </w:rPr>
          <w:delInstrText xml:space="preserve"> ADDIN ZOTERO_ITEM CSL_CITATION {"citationID":"x04cJcOw","properties":{"formattedCitation":"(Gr\\uc0\\u252{}nder et al., 2025)","plainCitation":"(Gründer et al., 2025)","noteIndex":0},"citationItems":[{"id":3146,"uris":["http://zotero.org/users/4564126/items/TKWGEJBZ"],"itemData":{"id":3146,"type":"article-journal","container-title":"The Lancet Psychiatry","DOI":"10.1016/S2215-0366(25)00277-9","title":"Compassionate use of psilocybin for treatment-resistant depression in Germany","author":[{"family":"Gründer","given":"Gerhard"},{"family":"Mertens","given":"Lea J."},{"family":"Jungaberle","given":"Andrea"},{"family":"Jungaberle","given":"Henrik"},{"family":"Spangemacher","given":"Moritz"}],"issued":{"date-parts":[["2025"]]}}}],"schema":"https://github.com/citation-style-language/schema/raw/master/csl-citation.json"} </w:delInstrText>
        </w:r>
        <w:r w:rsidR="00C4252A" w:rsidRPr="00132AA4" w:rsidDel="00A32AD6">
          <w:rPr>
            <w:color w:val="000000" w:themeColor="text1"/>
            <w:lang w:val="en-US"/>
          </w:rPr>
          <w:fldChar w:fldCharType="separate"/>
        </w:r>
        <w:r w:rsidR="00C4252A" w:rsidRPr="00132AA4" w:rsidDel="00A32AD6">
          <w:rPr>
            <w:color w:val="000000" w:themeColor="text1"/>
            <w:lang w:val="en-US" w:eastAsia="en-US"/>
          </w:rPr>
          <w:delText>(Gründer et al., 2025)</w:delText>
        </w:r>
        <w:r w:rsidR="00C4252A" w:rsidRPr="00132AA4" w:rsidDel="00A32AD6">
          <w:rPr>
            <w:color w:val="000000" w:themeColor="text1"/>
            <w:lang w:val="en-US"/>
          </w:rPr>
          <w:fldChar w:fldCharType="end"/>
        </w:r>
        <w:r w:rsidR="00542108" w:rsidRPr="00132AA4" w:rsidDel="00A32AD6">
          <w:rPr>
            <w:color w:val="000000" w:themeColor="text1"/>
            <w:lang w:val="en-US"/>
          </w:rPr>
          <w:delText xml:space="preserve">. </w:delText>
        </w:r>
      </w:del>
      <w:ins w:id="96" w:author="ESKINAZI Mickael" w:date="2026-05-16T15:26:00Z" w16du:dateUtc="2026-05-16T13:26:00Z">
        <w:r w:rsidRPr="00A32AD6">
          <w:rPr>
            <w:lang w:val="en-US"/>
            <w:rPrChange w:id="97" w:author="ESKINAZI Mickael" w:date="2026-05-16T15:26:00Z" w16du:dateUtc="2026-05-16T13:26:00Z">
              <w:rPr/>
            </w:rPrChange>
          </w:rPr>
          <w:t>In parallel, several U.S. states, including Oregon and Colorado, have implemented regulated psilocybin access frameworks, while additional European jurisdictions, including the Czech Republic, have recently introduced legislation supporting medical access under specialist supervision. More broadly, regulatory momentum continues to accelerate, with agencies such as the U.S. Food and Drug Administration announcing initiatives in 2026 aimed at facilitating the clinical development of psychedelic therapies</w:t>
        </w:r>
        <w:r>
          <w:rPr>
            <w:lang w:val="en-US"/>
          </w:rPr>
          <w:t xml:space="preserve">. </w:t>
        </w:r>
      </w:ins>
      <w:r w:rsidR="00542108" w:rsidRPr="00132AA4">
        <w:rPr>
          <w:color w:val="000000" w:themeColor="text1"/>
          <w:lang w:val="en-US"/>
        </w:rPr>
        <w:t xml:space="preserve">These developments underscore the need for precise safety </w:t>
      </w:r>
      <w:r w:rsidR="00A30C86" w:rsidRPr="00132AA4">
        <w:rPr>
          <w:color w:val="000000" w:themeColor="text1"/>
          <w:lang w:val="en-US"/>
        </w:rPr>
        <w:t>characterization</w:t>
      </w:r>
      <w:r w:rsidR="00542108" w:rsidRPr="00132AA4">
        <w:rPr>
          <w:color w:val="000000" w:themeColor="text1"/>
          <w:lang w:val="en-US"/>
        </w:rPr>
        <w:t xml:space="preserve">, particularly given the heterogeneity of adverse-event (AE) reporting and the presence of substance-specific physiological and psychological risk signals </w:t>
      </w:r>
      <w:r w:rsidR="00C4252A" w:rsidRPr="00132AA4">
        <w:rPr>
          <w:color w:val="000000" w:themeColor="text1"/>
          <w:lang w:val="en-US"/>
        </w:rPr>
        <w:fldChar w:fldCharType="begin"/>
      </w:r>
      <w:r w:rsidR="00C4252A" w:rsidRPr="00132AA4">
        <w:rPr>
          <w:color w:val="000000" w:themeColor="text1"/>
          <w:lang w:val="en-US"/>
        </w:rPr>
        <w:instrText xml:space="preserve"> ADDIN ZOTERO_ITEM CSL_CITATION {"citationID":"arNap372","properties":{"formattedCitation":"(Breeksema et al., 2022; Colcott et al., 2024; Hinkle et al., 2024)","plainCitation":"(Breeksema et al., 2022; Colcott et al., 2024; Hinkle et al., 2024)","noteIndex":0},"citationItems":[{"id":379,"uris":["http://zotero.org/users/4564126/items/6273RGTQ"],"itemData":{"id":379,"type":"article-journal","abstract":"INTRODUCTION: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id":75,"uris":["http://zotero.org/users/4564126/items/D4ZSN2VH"],"itemData":{"id":75,"type":"article-journal","abstract":"IMPORTANCE: A clear and comprehensive understanding of risks associated with psychedelic-assisted therapy is necessary as investigators extend its application  to new populations and indications. OBJECTIVE: To assess adverse events (AEs)  associated with classic psychedelics, particularly serious AEs (SAEs) and  nonserious AEs (NSAEs) requiring medical or psychiatric evaluation. DATA SOURCES:  The search for potentially eligible studies was conducted in the Scopus, MEDLINE,  PsycINFO, and Web of Science databases from inception through February 8, 2024.  STUDY SELECTION: Two independent reviewers screened articles of classic  psychedelics (lysergic acid diethylamide [LSD], psilocybin, dimethyltryptamine  [DMT], and 5-methoxy-N,N-dimethyltryptamine [5-MeO-DMT]) involving administration  in clinical or research contexts. DATA EXTRACTION AND SYNTHESIS: AE data were  extracted and synthesized by 2 reviewers and were used for random-effects  meta-analysis of AE frequency and heterogeneity. Risk of bias assessment focused  on AE ascertainment (eg, systematic assessment and quality of follow-up). MAIN  OUTCOMES AND MEASURES: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 RESULTS: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  CONCLUSIONS AND RELEVANCE: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psychiatry","DOI":"10.1001/jamapsychiatry.2024.2546","ISSN":"2168-6238 2168-622X","issue":"12","journalAbbreviation":"JAMA Psychiatry","language":"eng","note":"publisher-place: United States","page":"1225-1235","PMID":"39230883","PMCID":"PMC11375525","title":"Adverse Events in Studies of Classic Psychedelics: A Systematic Review and Meta-Analysis.","volume":"81","author":[{"family":"Hinkle","given":"Jared T."},{"family":"Graziosi","given":"Marianna"},{"family":"Nayak","given":"Sandeep M."},{"family":"Yaden","given":"David B."}],"issued":{"date-parts":[["2024",12,1]]}}}],"schema":"https://github.com/citation-style-language/schema/raw/master/csl-citation.json"} </w:instrText>
      </w:r>
      <w:r w:rsidR="00C4252A" w:rsidRPr="00132AA4">
        <w:rPr>
          <w:color w:val="000000" w:themeColor="text1"/>
          <w:lang w:val="en-US"/>
        </w:rPr>
        <w:fldChar w:fldCharType="separate"/>
      </w:r>
      <w:r w:rsidR="00C4252A" w:rsidRPr="00132AA4">
        <w:rPr>
          <w:noProof/>
          <w:color w:val="000000" w:themeColor="text1"/>
          <w:lang w:val="en-US"/>
        </w:rPr>
        <w:t>(Breeksema et al., 2022; Colcott et al., 2024; Hinkle et al., 2024)</w:t>
      </w:r>
      <w:r w:rsidR="00C4252A" w:rsidRPr="00132AA4">
        <w:rPr>
          <w:color w:val="000000" w:themeColor="text1"/>
          <w:lang w:val="en-US"/>
        </w:rPr>
        <w:fldChar w:fldCharType="end"/>
      </w:r>
      <w:r w:rsidR="00C4252A" w:rsidRPr="00132AA4">
        <w:rPr>
          <w:color w:val="000000" w:themeColor="text1"/>
          <w:lang w:val="en-US"/>
        </w:rPr>
        <w:t>.</w:t>
      </w:r>
    </w:p>
    <w:p w14:paraId="1F89E7E6" w14:textId="69E5E83C" w:rsidR="00081B70" w:rsidRPr="00132AA4" w:rsidRDefault="00081B70" w:rsidP="00081B70">
      <w:pPr>
        <w:spacing w:before="240" w:after="240" w:line="360" w:lineRule="auto"/>
        <w:rPr>
          <w:color w:val="000000" w:themeColor="text1"/>
        </w:rPr>
      </w:pPr>
      <w:r w:rsidRPr="00132AA4">
        <w:rPr>
          <w:color w:val="000000" w:themeColor="text1"/>
          <w:lang w:val="en-US"/>
        </w:rPr>
        <w:lastRenderedPageBreak/>
        <w:t>Existing meta-analyses of psychedelic-assisted therapy (</w:t>
      </w:r>
      <w:proofErr w:type="spellStart"/>
      <w:r w:rsidRPr="00132AA4">
        <w:rPr>
          <w:color w:val="000000" w:themeColor="text1"/>
          <w:lang w:val="en-US"/>
        </w:rPr>
        <w:t>Breeksema</w:t>
      </w:r>
      <w:proofErr w:type="spellEnd"/>
      <w:r w:rsidRPr="00132AA4">
        <w:rPr>
          <w:color w:val="000000" w:themeColor="text1"/>
          <w:lang w:val="en-US"/>
        </w:rPr>
        <w:t xml:space="preserve"> et al., 2022; </w:t>
      </w:r>
      <w:proofErr w:type="spellStart"/>
      <w:r w:rsidRPr="00132AA4">
        <w:rPr>
          <w:color w:val="000000" w:themeColor="text1"/>
          <w:lang w:val="en-US"/>
        </w:rPr>
        <w:t>Colcott</w:t>
      </w:r>
      <w:proofErr w:type="spellEnd"/>
      <w:r w:rsidRPr="00132AA4">
        <w:rPr>
          <w:color w:val="000000" w:themeColor="text1"/>
          <w:lang w:val="en-US"/>
        </w:rPr>
        <w:t xml:space="preserve"> et al., 2024; dos Santos &amp; Hallak, 2025; Hinkle et al., 2024; Højlund et al., 2025; Perez et al., 2023) consistently conclude that </w:t>
      </w:r>
      <w:del w:id="98" w:author="ESKINAZI Mickael" w:date="2026-05-14T14:58:00Z" w16du:dateUtc="2026-05-14T12:58:00Z">
        <w:r w:rsidRPr="00132AA4" w:rsidDel="00A32AD6">
          <w:rPr>
            <w:color w:val="000000" w:themeColor="text1"/>
            <w:lang w:val="en-US"/>
          </w:rPr>
          <w:delText>adverse events (</w:delText>
        </w:r>
      </w:del>
      <w:r w:rsidRPr="00132AA4">
        <w:rPr>
          <w:color w:val="000000" w:themeColor="text1"/>
          <w:lang w:val="en-US"/>
        </w:rPr>
        <w:t>AEs</w:t>
      </w:r>
      <w:ins w:id="99" w:author="ESKINAZI Mickael" w:date="2026-05-14T14:58:00Z" w16du:dateUtc="2026-05-14T12:58:00Z">
        <w:r w:rsidR="00A32AD6">
          <w:rPr>
            <w:color w:val="000000" w:themeColor="text1"/>
            <w:lang w:val="en-US"/>
          </w:rPr>
          <w:t xml:space="preserve"> (</w:t>
        </w:r>
      </w:ins>
      <w:ins w:id="100" w:author="ESKINAZI Mickael" w:date="2026-05-14T14:59:00Z" w16du:dateUtc="2026-05-14T12:59:00Z">
        <w:r w:rsidR="00A32AD6" w:rsidRPr="00A32AD6">
          <w:rPr>
            <w:lang w:val="en-US"/>
            <w:rPrChange w:id="101" w:author="ESKINAZI Mickael" w:date="2026-05-14T14:59:00Z" w16du:dateUtc="2026-05-14T12:59:00Z">
              <w:rPr/>
            </w:rPrChange>
          </w:rPr>
          <w:t>e.g., headache, nausea, anxiety, dizziness, fatigue, and transient increases in blood pressure or heart rate</w:t>
        </w:r>
      </w:ins>
      <w:ins w:id="102" w:author="ESKINAZI Mickael" w:date="2026-05-14T14:58:00Z" w16du:dateUtc="2026-05-14T12:58:00Z">
        <w:r w:rsidR="00A32AD6">
          <w:rPr>
            <w:color w:val="000000" w:themeColor="text1"/>
            <w:lang w:val="en-US"/>
          </w:rPr>
          <w:t>)</w:t>
        </w:r>
      </w:ins>
      <w:del w:id="103" w:author="ESKINAZI Mickael" w:date="2026-05-14T14:58:00Z" w16du:dateUtc="2026-05-14T12:58:00Z">
        <w:r w:rsidRPr="00132AA4" w:rsidDel="00A32AD6">
          <w:rPr>
            <w:color w:val="000000" w:themeColor="text1"/>
            <w:lang w:val="en-US"/>
          </w:rPr>
          <w:delText>)</w:delText>
        </w:r>
      </w:del>
      <w:r w:rsidRPr="00132AA4">
        <w:rPr>
          <w:color w:val="000000" w:themeColor="text1"/>
          <w:lang w:val="en-US"/>
        </w:rPr>
        <w:t xml:space="preserve"> are largely transient and concentrated during the acute dosing phase. </w:t>
      </w:r>
      <w:proofErr w:type="spellStart"/>
      <w:r w:rsidRPr="00132AA4">
        <w:rPr>
          <w:color w:val="000000" w:themeColor="text1"/>
        </w:rPr>
        <w:t>These</w:t>
      </w:r>
      <w:proofErr w:type="spellEnd"/>
      <w:r w:rsidRPr="00132AA4">
        <w:rPr>
          <w:color w:val="000000" w:themeColor="text1"/>
        </w:rPr>
        <w:t xml:space="preserve"> </w:t>
      </w:r>
      <w:proofErr w:type="spellStart"/>
      <w:r w:rsidRPr="00132AA4">
        <w:rPr>
          <w:color w:val="000000" w:themeColor="text1"/>
        </w:rPr>
        <w:t>syntheses</w:t>
      </w:r>
      <w:proofErr w:type="spellEnd"/>
      <w:r w:rsidRPr="00132AA4">
        <w:rPr>
          <w:color w:val="000000" w:themeColor="text1"/>
        </w:rPr>
        <w:t xml:space="preserve"> </w:t>
      </w:r>
      <w:proofErr w:type="spellStart"/>
      <w:r w:rsidRPr="00132AA4">
        <w:rPr>
          <w:color w:val="000000" w:themeColor="text1"/>
        </w:rPr>
        <w:t>provide</w:t>
      </w:r>
      <w:proofErr w:type="spellEnd"/>
      <w:r w:rsidRPr="00132AA4">
        <w:rPr>
          <w:color w:val="000000" w:themeColor="text1"/>
        </w:rPr>
        <w:t xml:space="preserve"> </w:t>
      </w:r>
      <w:proofErr w:type="spellStart"/>
      <w:r w:rsidRPr="00132AA4">
        <w:rPr>
          <w:color w:val="000000" w:themeColor="text1"/>
        </w:rPr>
        <w:t>pooled</w:t>
      </w:r>
      <w:proofErr w:type="spellEnd"/>
      <w:r w:rsidRPr="00132AA4">
        <w:rPr>
          <w:color w:val="000000" w:themeColor="text1"/>
        </w:rPr>
        <w:t xml:space="preserve"> incidence </w:t>
      </w:r>
      <w:proofErr w:type="spellStart"/>
      <w:r w:rsidRPr="00132AA4">
        <w:rPr>
          <w:color w:val="000000" w:themeColor="text1"/>
        </w:rPr>
        <w:t>estimates</w:t>
      </w:r>
      <w:proofErr w:type="spellEnd"/>
      <w:r w:rsidRPr="00132AA4">
        <w:rPr>
          <w:color w:val="000000" w:themeColor="text1"/>
        </w:rPr>
        <w:t xml:space="preserve"> or </w:t>
      </w:r>
      <w:proofErr w:type="spellStart"/>
      <w:r w:rsidRPr="00132AA4">
        <w:rPr>
          <w:color w:val="000000" w:themeColor="text1"/>
        </w:rPr>
        <w:t>drug</w:t>
      </w:r>
      <w:proofErr w:type="spellEnd"/>
      <w:r w:rsidRPr="00132AA4">
        <w:rPr>
          <w:color w:val="000000" w:themeColor="text1"/>
        </w:rPr>
        <w:t xml:space="preserve">-versus-placebo </w:t>
      </w:r>
      <w:proofErr w:type="spellStart"/>
      <w:r w:rsidRPr="00132AA4">
        <w:rPr>
          <w:color w:val="000000" w:themeColor="text1"/>
        </w:rPr>
        <w:t>comparisons</w:t>
      </w:r>
      <w:proofErr w:type="spellEnd"/>
      <w:r w:rsidRPr="00132AA4">
        <w:rPr>
          <w:color w:val="000000" w:themeColor="text1"/>
        </w:rPr>
        <w:t xml:space="preserve"> </w:t>
      </w:r>
      <w:proofErr w:type="spellStart"/>
      <w:r w:rsidRPr="00132AA4">
        <w:rPr>
          <w:color w:val="000000" w:themeColor="text1"/>
        </w:rPr>
        <w:t>across</w:t>
      </w:r>
      <w:proofErr w:type="spellEnd"/>
      <w:r w:rsidRPr="00132AA4">
        <w:rPr>
          <w:color w:val="000000" w:themeColor="text1"/>
        </w:rPr>
        <w:t xml:space="preserve"> compounds or for </w:t>
      </w:r>
      <w:proofErr w:type="spellStart"/>
      <w:r w:rsidRPr="00132AA4">
        <w:rPr>
          <w:color w:val="000000" w:themeColor="text1"/>
        </w:rPr>
        <w:t>specific</w:t>
      </w:r>
      <w:proofErr w:type="spellEnd"/>
      <w:r w:rsidRPr="00132AA4">
        <w:rPr>
          <w:color w:val="000000" w:themeColor="text1"/>
        </w:rPr>
        <w:t xml:space="preserve"> agents </w:t>
      </w:r>
      <w:proofErr w:type="spellStart"/>
      <w:r w:rsidRPr="00132AA4">
        <w:rPr>
          <w:color w:val="000000" w:themeColor="text1"/>
        </w:rPr>
        <w:t>such</w:t>
      </w:r>
      <w:proofErr w:type="spellEnd"/>
      <w:r w:rsidRPr="00132AA4">
        <w:rPr>
          <w:color w:val="000000" w:themeColor="text1"/>
        </w:rPr>
        <w:t xml:space="preserve"> as </w:t>
      </w:r>
      <w:proofErr w:type="spellStart"/>
      <w:r w:rsidRPr="00132AA4">
        <w:rPr>
          <w:color w:val="000000" w:themeColor="text1"/>
        </w:rPr>
        <w:t>psilocybin</w:t>
      </w:r>
      <w:proofErr w:type="spellEnd"/>
      <w:r w:rsidRPr="00132AA4">
        <w:rPr>
          <w:color w:val="000000" w:themeColor="text1"/>
        </w:rPr>
        <w:t xml:space="preserve"> and MDMA. </w:t>
      </w:r>
      <w:proofErr w:type="spellStart"/>
      <w:r w:rsidRPr="00132AA4">
        <w:rPr>
          <w:color w:val="000000" w:themeColor="text1"/>
        </w:rPr>
        <w:t>However</w:t>
      </w:r>
      <w:proofErr w:type="spellEnd"/>
      <w:r w:rsidRPr="00132AA4">
        <w:rPr>
          <w:color w:val="000000" w:themeColor="text1"/>
        </w:rPr>
        <w:t xml:space="preserve">, </w:t>
      </w:r>
      <w:proofErr w:type="spellStart"/>
      <w:r w:rsidRPr="00132AA4">
        <w:rPr>
          <w:color w:val="000000" w:themeColor="text1"/>
        </w:rPr>
        <w:t>they</w:t>
      </w:r>
      <w:proofErr w:type="spellEnd"/>
      <w:r w:rsidRPr="00132AA4">
        <w:rPr>
          <w:color w:val="000000" w:themeColor="text1"/>
        </w:rPr>
        <w:t xml:space="preserve"> do not model how AE </w:t>
      </w:r>
      <w:proofErr w:type="spellStart"/>
      <w:r w:rsidRPr="00132AA4">
        <w:rPr>
          <w:color w:val="000000" w:themeColor="text1"/>
        </w:rPr>
        <w:t>risk</w:t>
      </w:r>
      <w:proofErr w:type="spellEnd"/>
      <w:r w:rsidRPr="00132AA4">
        <w:rPr>
          <w:color w:val="000000" w:themeColor="text1"/>
        </w:rPr>
        <w:t xml:space="preserve"> varies as a </w:t>
      </w:r>
      <w:proofErr w:type="spellStart"/>
      <w:r w:rsidRPr="00132AA4">
        <w:rPr>
          <w:color w:val="000000" w:themeColor="text1"/>
        </w:rPr>
        <w:t>function</w:t>
      </w:r>
      <w:proofErr w:type="spellEnd"/>
      <w:r w:rsidRPr="00132AA4">
        <w:rPr>
          <w:color w:val="000000" w:themeColor="text1"/>
        </w:rPr>
        <w:t xml:space="preserve"> of dose.</w:t>
      </w:r>
    </w:p>
    <w:p w14:paraId="089226E5" w14:textId="6D4C4E46" w:rsidR="00081B70" w:rsidRPr="00132AA4" w:rsidRDefault="00081B70" w:rsidP="00081B70">
      <w:pPr>
        <w:spacing w:before="240" w:after="240" w:line="360" w:lineRule="auto"/>
        <w:rPr>
          <w:color w:val="000000" w:themeColor="text1"/>
        </w:rPr>
      </w:pPr>
      <w:r w:rsidRPr="00132AA4">
        <w:rPr>
          <w:color w:val="000000" w:themeColor="text1"/>
        </w:rPr>
        <w:t xml:space="preserve">This limitation </w:t>
      </w:r>
      <w:proofErr w:type="spellStart"/>
      <w:r w:rsidRPr="00132AA4">
        <w:rPr>
          <w:color w:val="000000" w:themeColor="text1"/>
        </w:rPr>
        <w:t>is</w:t>
      </w:r>
      <w:proofErr w:type="spellEnd"/>
      <w:r w:rsidRPr="00132AA4">
        <w:rPr>
          <w:color w:val="000000" w:themeColor="text1"/>
        </w:rPr>
        <w:t xml:space="preserve"> </w:t>
      </w:r>
      <w:proofErr w:type="spellStart"/>
      <w:r w:rsidRPr="00132AA4">
        <w:rPr>
          <w:color w:val="000000" w:themeColor="text1"/>
        </w:rPr>
        <w:t>clinically</w:t>
      </w:r>
      <w:proofErr w:type="spellEnd"/>
      <w:r w:rsidRPr="00132AA4">
        <w:rPr>
          <w:color w:val="000000" w:themeColor="text1"/>
        </w:rPr>
        <w:t xml:space="preserve"> relevant </w:t>
      </w:r>
      <w:proofErr w:type="spellStart"/>
      <w:r w:rsidRPr="00132AA4">
        <w:rPr>
          <w:color w:val="000000" w:themeColor="text1"/>
        </w:rPr>
        <w:t>because</w:t>
      </w:r>
      <w:proofErr w:type="spellEnd"/>
      <w:r w:rsidRPr="00132AA4">
        <w:rPr>
          <w:color w:val="000000" w:themeColor="text1"/>
        </w:rPr>
        <w:t xml:space="preserve"> </w:t>
      </w:r>
      <w:proofErr w:type="spellStart"/>
      <w:r w:rsidRPr="00132AA4">
        <w:rPr>
          <w:color w:val="000000" w:themeColor="text1"/>
        </w:rPr>
        <w:t>individuals</w:t>
      </w:r>
      <w:proofErr w:type="spellEnd"/>
      <w:r w:rsidRPr="00132AA4">
        <w:rPr>
          <w:color w:val="000000" w:themeColor="text1"/>
        </w:rPr>
        <w:t xml:space="preserve"> </w:t>
      </w:r>
      <w:proofErr w:type="spellStart"/>
      <w:r w:rsidR="000965D0" w:rsidRPr="00132AA4">
        <w:rPr>
          <w:color w:val="000000" w:themeColor="text1"/>
        </w:rPr>
        <w:t>potentially</w:t>
      </w:r>
      <w:proofErr w:type="spellEnd"/>
      <w:r w:rsidR="000965D0" w:rsidRPr="00132AA4">
        <w:rPr>
          <w:color w:val="000000" w:themeColor="text1"/>
        </w:rPr>
        <w:t xml:space="preserve"> </w:t>
      </w:r>
      <w:proofErr w:type="spellStart"/>
      <w:r w:rsidRPr="00132AA4">
        <w:rPr>
          <w:color w:val="000000" w:themeColor="text1"/>
        </w:rPr>
        <w:t>eligible</w:t>
      </w:r>
      <w:proofErr w:type="spellEnd"/>
      <w:r w:rsidRPr="00132AA4">
        <w:rPr>
          <w:color w:val="000000" w:themeColor="text1"/>
        </w:rPr>
        <w:t xml:space="preserve"> for </w:t>
      </w:r>
      <w:proofErr w:type="spellStart"/>
      <w:r w:rsidRPr="00132AA4">
        <w:rPr>
          <w:color w:val="000000" w:themeColor="text1"/>
        </w:rPr>
        <w:t>psychedelic-assisted</w:t>
      </w:r>
      <w:proofErr w:type="spellEnd"/>
      <w:r w:rsidRPr="00132AA4">
        <w:rPr>
          <w:color w:val="000000" w:themeColor="text1"/>
        </w:rPr>
        <w:t xml:space="preserve"> interventions </w:t>
      </w:r>
      <w:proofErr w:type="spellStart"/>
      <w:r w:rsidRPr="00132AA4">
        <w:rPr>
          <w:color w:val="000000" w:themeColor="text1"/>
        </w:rPr>
        <w:t>often</w:t>
      </w:r>
      <w:proofErr w:type="spellEnd"/>
      <w:r w:rsidRPr="00132AA4">
        <w:rPr>
          <w:color w:val="000000" w:themeColor="text1"/>
        </w:rPr>
        <w:t xml:space="preserve"> </w:t>
      </w:r>
      <w:proofErr w:type="spellStart"/>
      <w:r w:rsidRPr="00132AA4">
        <w:rPr>
          <w:color w:val="000000" w:themeColor="text1"/>
        </w:rPr>
        <w:t>present</w:t>
      </w:r>
      <w:proofErr w:type="spellEnd"/>
      <w:r w:rsidRPr="00132AA4">
        <w:rPr>
          <w:color w:val="000000" w:themeColor="text1"/>
        </w:rPr>
        <w:t xml:space="preserve"> </w:t>
      </w:r>
      <w:proofErr w:type="spellStart"/>
      <w:r w:rsidRPr="00132AA4">
        <w:rPr>
          <w:color w:val="000000" w:themeColor="text1"/>
        </w:rPr>
        <w:t>with</w:t>
      </w:r>
      <w:proofErr w:type="spellEnd"/>
      <w:r w:rsidRPr="00132AA4">
        <w:rPr>
          <w:color w:val="000000" w:themeColor="text1"/>
        </w:rPr>
        <w:t xml:space="preserve"> </w:t>
      </w:r>
      <w:proofErr w:type="spellStart"/>
      <w:r w:rsidRPr="00132AA4">
        <w:rPr>
          <w:color w:val="000000" w:themeColor="text1"/>
        </w:rPr>
        <w:t>cardiovascular</w:t>
      </w:r>
      <w:proofErr w:type="spellEnd"/>
      <w:r w:rsidRPr="00132AA4">
        <w:rPr>
          <w:color w:val="000000" w:themeColor="text1"/>
        </w:rPr>
        <w:t xml:space="preserve"> </w:t>
      </w:r>
      <w:proofErr w:type="spellStart"/>
      <w:r w:rsidRPr="00132AA4">
        <w:rPr>
          <w:color w:val="000000" w:themeColor="text1"/>
        </w:rPr>
        <w:t>disease</w:t>
      </w:r>
      <w:proofErr w:type="spellEnd"/>
      <w:r w:rsidRPr="00132AA4">
        <w:rPr>
          <w:color w:val="000000" w:themeColor="text1"/>
        </w:rPr>
        <w:t xml:space="preserve">, </w:t>
      </w:r>
      <w:proofErr w:type="spellStart"/>
      <w:r w:rsidRPr="00132AA4">
        <w:rPr>
          <w:color w:val="000000" w:themeColor="text1"/>
        </w:rPr>
        <w:t>metabolic</w:t>
      </w:r>
      <w:proofErr w:type="spellEnd"/>
      <w:r w:rsidRPr="00132AA4">
        <w:rPr>
          <w:color w:val="000000" w:themeColor="text1"/>
        </w:rPr>
        <w:t xml:space="preserve"> </w:t>
      </w:r>
      <w:proofErr w:type="spellStart"/>
      <w:r w:rsidRPr="00132AA4">
        <w:rPr>
          <w:color w:val="000000" w:themeColor="text1"/>
        </w:rPr>
        <w:t>dysregulation</w:t>
      </w:r>
      <w:proofErr w:type="spellEnd"/>
      <w:r w:rsidRPr="00132AA4">
        <w:rPr>
          <w:color w:val="000000" w:themeColor="text1"/>
        </w:rPr>
        <w:t>, trauma-</w:t>
      </w:r>
      <w:proofErr w:type="spellStart"/>
      <w:r w:rsidRPr="00132AA4">
        <w:rPr>
          <w:color w:val="000000" w:themeColor="text1"/>
        </w:rPr>
        <w:t>related</w:t>
      </w:r>
      <w:proofErr w:type="spellEnd"/>
      <w:r w:rsidRPr="00132AA4">
        <w:rPr>
          <w:color w:val="000000" w:themeColor="text1"/>
        </w:rPr>
        <w:t xml:space="preserve"> </w:t>
      </w:r>
      <w:proofErr w:type="spellStart"/>
      <w:r w:rsidRPr="00132AA4">
        <w:rPr>
          <w:color w:val="000000" w:themeColor="text1"/>
        </w:rPr>
        <w:t>autonomic</w:t>
      </w:r>
      <w:proofErr w:type="spellEnd"/>
      <w:r w:rsidRPr="00132AA4">
        <w:rPr>
          <w:color w:val="000000" w:themeColor="text1"/>
        </w:rPr>
        <w:t xml:space="preserve"> </w:t>
      </w:r>
      <w:proofErr w:type="spellStart"/>
      <w:r w:rsidRPr="00132AA4">
        <w:rPr>
          <w:color w:val="000000" w:themeColor="text1"/>
        </w:rPr>
        <w:t>hyperarousal</w:t>
      </w:r>
      <w:proofErr w:type="spellEnd"/>
      <w:r w:rsidRPr="00132AA4">
        <w:rPr>
          <w:color w:val="000000" w:themeColor="text1"/>
        </w:rPr>
        <w:t xml:space="preserve">, and </w:t>
      </w:r>
      <w:proofErr w:type="spellStart"/>
      <w:r w:rsidRPr="00132AA4">
        <w:rPr>
          <w:color w:val="000000" w:themeColor="text1"/>
        </w:rPr>
        <w:t>complex</w:t>
      </w:r>
      <w:proofErr w:type="spellEnd"/>
      <w:r w:rsidRPr="00132AA4">
        <w:rPr>
          <w:color w:val="000000" w:themeColor="text1"/>
        </w:rPr>
        <w:t xml:space="preserve"> </w:t>
      </w:r>
      <w:proofErr w:type="spellStart"/>
      <w:r w:rsidRPr="00132AA4">
        <w:rPr>
          <w:color w:val="000000" w:themeColor="text1"/>
        </w:rPr>
        <w:t>psychiatric</w:t>
      </w:r>
      <w:proofErr w:type="spellEnd"/>
      <w:r w:rsidRPr="00132AA4">
        <w:rPr>
          <w:color w:val="000000" w:themeColor="text1"/>
        </w:rPr>
        <w:t xml:space="preserve"> histories </w:t>
      </w:r>
      <w:proofErr w:type="spellStart"/>
      <w:r w:rsidRPr="00132AA4">
        <w:rPr>
          <w:color w:val="000000" w:themeColor="text1"/>
        </w:rPr>
        <w:t>that</w:t>
      </w:r>
      <w:proofErr w:type="spellEnd"/>
      <w:r w:rsidRPr="00132AA4">
        <w:rPr>
          <w:color w:val="000000" w:themeColor="text1"/>
        </w:rPr>
        <w:t xml:space="preserve"> </w:t>
      </w:r>
      <w:proofErr w:type="spellStart"/>
      <w:r w:rsidRPr="00132AA4">
        <w:rPr>
          <w:color w:val="000000" w:themeColor="text1"/>
        </w:rPr>
        <w:t>may</w:t>
      </w:r>
      <w:proofErr w:type="spellEnd"/>
      <w:r w:rsidRPr="00132AA4">
        <w:rPr>
          <w:color w:val="000000" w:themeColor="text1"/>
        </w:rPr>
        <w:t xml:space="preserve"> </w:t>
      </w:r>
      <w:proofErr w:type="spellStart"/>
      <w:r w:rsidRPr="00132AA4">
        <w:rPr>
          <w:color w:val="000000" w:themeColor="text1"/>
        </w:rPr>
        <w:t>increase</w:t>
      </w:r>
      <w:proofErr w:type="spellEnd"/>
      <w:r w:rsidRPr="00132AA4">
        <w:rPr>
          <w:color w:val="000000" w:themeColor="text1"/>
        </w:rPr>
        <w:t xml:space="preserve"> </w:t>
      </w:r>
      <w:proofErr w:type="spellStart"/>
      <w:r w:rsidRPr="00132AA4">
        <w:rPr>
          <w:color w:val="000000" w:themeColor="text1"/>
        </w:rPr>
        <w:t>vulnerability</w:t>
      </w:r>
      <w:proofErr w:type="spellEnd"/>
      <w:r w:rsidRPr="00132AA4">
        <w:rPr>
          <w:color w:val="000000" w:themeColor="text1"/>
        </w:rPr>
        <w:t xml:space="preserve"> to </w:t>
      </w:r>
      <w:proofErr w:type="spellStart"/>
      <w:r w:rsidRPr="00132AA4">
        <w:rPr>
          <w:color w:val="000000" w:themeColor="text1"/>
        </w:rPr>
        <w:t>autonomic</w:t>
      </w:r>
      <w:proofErr w:type="spellEnd"/>
      <w:r w:rsidRPr="00132AA4">
        <w:rPr>
          <w:color w:val="000000" w:themeColor="text1"/>
        </w:rPr>
        <w:t xml:space="preserve">, </w:t>
      </w:r>
      <w:proofErr w:type="spellStart"/>
      <w:r w:rsidRPr="00132AA4">
        <w:rPr>
          <w:color w:val="000000" w:themeColor="text1"/>
        </w:rPr>
        <w:t>cardiovascular</w:t>
      </w:r>
      <w:proofErr w:type="spellEnd"/>
      <w:r w:rsidRPr="00132AA4">
        <w:rPr>
          <w:color w:val="000000" w:themeColor="text1"/>
        </w:rPr>
        <w:t xml:space="preserve">, or transient affective </w:t>
      </w:r>
      <w:proofErr w:type="spellStart"/>
      <w:r w:rsidRPr="00132AA4">
        <w:rPr>
          <w:color w:val="000000" w:themeColor="text1"/>
        </w:rPr>
        <w:t>destabilization</w:t>
      </w:r>
      <w:proofErr w:type="spellEnd"/>
      <w:r w:rsidRPr="00132AA4">
        <w:rPr>
          <w:color w:val="000000" w:themeColor="text1"/>
        </w:rPr>
        <w:t xml:space="preserve"> </w:t>
      </w:r>
      <w:r w:rsidR="00A32AD6">
        <w:rPr>
          <w:color w:val="000000" w:themeColor="text1"/>
        </w:rPr>
        <w:fldChar w:fldCharType="begin"/>
      </w:r>
      <w:r w:rsidR="00A32AD6">
        <w:rPr>
          <w:color w:val="000000" w:themeColor="text1"/>
        </w:rPr>
        <w:instrText xml:space="preserve"> ADDIN ZOTERO_ITEM CSL_CITATION {"citationID":"jg49MBjh","properties":{"formattedCitation":"(Gupta et al., 2026; Sarparast et al., 2022; Scala et al., 2024)","plainCitation":"(Gupta et al., 2026; Sarparast et al., 2022; Scala et al., 2024)","noteIndex":0},"citationItems":[{"id":3217,"uris":["http://zotero.org/users/4564126/items/D5FNZBVT"],"itemData":{"id":3217,"type":"article-journal","abstract":"Importance\n              Mental disorders have been associated with traditional cardiovascular risk factors that may mediate the risk of acute coronary syndrome (ACS).\n            \n            \n              Objective\n              To estimate the association of ACS among patients with mental disorders, as compared with patients without mental disorders.\n            \n            \n              Data Sources\n              MEDLINE, Embase, and PubMed were searched for studies between July 1, 2025, and date of database inception.\n            \n            \n              Study Selection\n              \n                Study screening was performed in duplicates with conflicts resolved upon consensus. Inclusion criteria were as follows: (1) observational or randomized study, (2) measured association with ACS (incident events, risk ratio, odds ratio, hazard ratio [HR]), and (3) investigated any clinical mental disorder (based on\n                DSM\n                and\n                International Classification of Diseases\n                ) before ACS events.\n              \n            \n            \n              Data Extraction and Synthesis\n              This systematic review adhered to the Preferred Reporting Items for Systematic Reviews and Meta-Analyses (PRISMA) 2020 guidelines. Data extraction was performed in duplicate and resolved on consensus. Data were quantitatively synthesized through random-effects meta-analysis. The National Institutes of Health Study Quality Assessment Tools were used to assess the quality of included studies. Studies were analyzed from January 1966 to October 2021.\n            \n            \n              Main Outcomes and Measures\n              Association and/or risk of ACS.\n            \n            \n              Results\n              \n                Among 3616 initially identified studies, 25 full-text articles met inclusion criteria with 22 048 504 participants of median (IQR) age 48.0 (34.5-56.1) years, with 13 019 897 males (59.1%). Depressive disorder (HR, 1.40; 95% CI, 1.11-1.78;\n                P\n                 = .01; Grading of Recommendations Assessment, Development, and Evaluation [GRADE] certainty = very low), anxiety disorder (HR, 1.63; 95% CI, 1.40-1.89;\n                P\n                 &amp;amp;lt; .001; GRADE certainty = low), sleep disorder (HR, 1.60; 95% CI, 1.22-2.10;\n                P\n                 &amp;amp;lt; .001; GRADE certainty = low), and posttraumatic stress disorder (PTSD; HR, 2.73; 95% CI, 1.94-3.84;\n                P\n                 &amp;amp;lt; .001; GRADE certainty = moderate) were associated with increased risk of ACS. Bipolar (HR, 1.48; 95% CI, 0.47-4.61;\n                P\n                 = .28; GRADE certainty = very low) and psychotic (HR, 0.97; 95% CI, 0.01-178.30;\n                P\n                 = .06; GRADE certainty = very low) disorders were not significantly associated with increased risk of acute myocardial infarction, although they had similar point estimates to some other mental disorders.\n              \n            \n            \n              Conclusions and Relevance\n              Results of this systematic review and meta-analysis suggest that depressive disorders, anxiety disorders, PTSD, and sleep disorders were associated with an increased risk of ACS. Particularly, PTSD and sleep disorders emerged as significant risk factors for ACS, indicating the potential impact of sleep quality on cardiovascular outcomes. Future research addressing these limitations could provide more nuanced insights into the association between mental health and ACS.","container-title":"JAMA Psychiatry","DOI":"10.1001/jamapsychiatry.2025.4253","ISSN":"2168-622X","issue":"3","journalAbbreviation":"JAMA Psychiatry","language":"en","page":"259","source":"DOI.org (Crossref)","title":"Mental Disorders as a Risk Factor of Acute Coronary Syndrome: A Systematic Review and Meta-Analysis","title-short":"Mental Disorders as a Risk Factor of Acute Coronary Syndrome","volume":"83","author":[{"family":"Gupta","given":"Arnav"},{"family":"Tejpal","given":"Tushar"},{"family":"Seo","given":"Chanhee"},{"family":"Fabiano","given":"Nicholas"},{"family":"Zhao","given":"Selina"},{"family":"Wong","given":"Stanley"},{"family":"Qiu","given":"Yuan"},{"family":"MacNeil","given":"Jenna"},{"family":"Kim","given":"Dain R."},{"family":"Aleksova","given":"Natasha"},{"family":"Siddiqi","given":"Sara"},{"family":"Solmi","given":"Marco"},{"family":"Fiedorowicz","given":"Jess G."}],"issued":{"date-parts":[["2026",3,1]]}}},{"id":45,"uris":["http://zotero.org/users/4564126/items/VESX9YJA"],"itemData":{"id":45,"type":"article-journal","abstract":"RATIONALE &amp; OBJECTIVES:  ± 3,4-Methylenedioxymethamphetamine (MDMA) and psilocybin are currently moving through the US Food and Drug Administration's  phased drug development process for psychiatric treatment indications:  posttraumatic stress disorder and depression, respectively. The current standard  of care for these disorders involves treatment with psychiatric medications  (e.g., selective serotonin reuptake inhibitors), so it will be important to  understand drug-drug interactions between MDMA or psilocybin and psychiatric  medications. METHODS: In accordance with Preferred Reporting Items for Systematic  Reviews and Meta-Analyses (PRISMA) guidelines, we queried the MEDLINE database  via PubMed for publications of human studies in English spanning between the  first synthesis of psilocybin (1958) and December 2020. We used 163 search terms  containing 22 psychiatric medication classes, 135 specific psychiatric  medications, and 6 terms describing MDMA or psilocybin. RESULTS: Forty  publications were included in our systematic review: 26 reporting outcomes from  randomized controlled studies with healthy adults, 3 epidemiologic studies, and  11 case reports. Publications of studies describe interactions between MDMA  (N = 24) or psilocybin (N = 5) and medications from several psychiatric drug  classes: adrenergic agents, antipsychotics, anxiolytics, mood stabilizers, NMDA  antagonists, psychostimulants, and several classes of antidepressants. We focus  our results on pharmacodynamic, physiological, and subjective outcomes of  drug-drug interactions. CONCLUSIONS: As MDMA and psilocybin continue to move  through the FDA drug development process, this systematic review offers a  compilation of existing research on psychiatric drug-drug interactions with MDMA  or psilocybin.","container-title":"Psychopharmacology","DOI":"10.1007/s00213-022-06083-y","ISSN":"1432-2072 0033-3158","issue":"6","journalAbbreviation":"Psychopharmacology (Berl)","language":"eng","license":"© 2022. This is a U.S. government work and not under copyright protection in the U.S.; foreign copyright protection may apply.","note":"publisher-place: Germany","page":"1945-1976","PMID":"35253070","PMCID":"PMC9177763","title":"Drug-drug interactions between psychiatric medications and MDMA or psilocybin: a systematic review.","volume":"239","author":[{"family":"Sarparast","given":"Aryan"},{"family":"Thomas","given":"Kelan"},{"family":"Malcolm","given":"Benjamin"},{"family":"Stauffer","given":"Christopher S."}],"issued":{"date-parts":[["2022",6]]}}},{"id":187,"uris":["http://zotero.org/users/4564126/items/7AP97KSK"],"itemData":{"id":187,"type":"article-journal","abstract":"The revival of psilocybin in psychopharmacological research heralds a potential paradigm shift for treating mood and anxiety disorders, and other psychiatric  conditions beyond the psychotic spectrum. This critical review evaluates current  evidence on psilocybin's efficacy, juxtaposing potential benefits with the  practical aspects of psychedelic-assisted psychotherapy (PAP) and the  methodological constraints of existing research.An electronic literature search  was conducted using PubMed/MEDLINE, selecting studies published up to December  2023 that explored the clinical use of psilocybin in mood and anxiety disorders,  obsessive-compulsive disorder, post-traumatic stress disorder, and substance use  disorder. Despite promising preliminary results suggesting psilocybin's efficacy  in alleviating depression and anxiety, as well as obsessions, compulsions, and  addictive behaviors, significant evidence gaps persist. These include evaluating  the efficacy of psilocybin compared to standard antidepressants or anxiolytic  molecules and identifying patient subpopulations that might benefit most from  PAP. Concerns about psilocybin's safety, long-term efficacy, and optimal dosage  remain unclear due to previous trials' limitations. Real-world implementation  faces challenges, including infrastructural requirements, personnel training, and  unresolved legal and ethical issues. This paper argues for further research to  substantiate the evidence base, emphasizing the need for larger studies that  overcome current methodological limitations and explore psilocybin's full  therapeutic potential. While psilocybin holds promise for psychiatry, its  successful translation from research to clinical practice demands more robust  evidence on efficacy, safety, and methodological rigor. In addition, other  factors, such as cultural stigma and legal/ethical issues, need to be  successfully addressed to facilitate psilocybin's implementation in healthcare  systems.","container-title":"CNS spectrums","DOI":"10.1017/S1092852924002268","ISSN":"1092-8529","issue":"6","journalAbbreviation":"CNS Spectr","language":"eng","note":"publisher-place: United States","page":"570-584","PMID":"39655426","title":"The revival of psilocybin between scientific excitement, evidence of efficacy, and real-world challenges.","volume":"29","author":[{"family":"Scala","given":"Mauro"},{"family":"Fabbri","given":"Chiara"},{"family":"Fusar-Poli","given":"Paolo"},{"family":"Di Lorenzo","given":"Giorgio"},{"family":"Ferrara","given":"Maria"},{"family":"Amerio","given":"Andrea"},{"family":"Fusar-Poli","given":"Laura"},{"family":"Pichiecchio","given":"Anna"},{"family":"Asteggiano","given":"Carlo"},{"family":"Menchetti","given":"Marco"},{"family":"De Ronchi","given":"Diana"},{"family":"Fanelli","given":"Giuseppe"},{"family":"Serretti","given":"Alessandro"}],"issued":{"date-parts":[["2024",12]]}}}],"schema":"https://github.com/citation-style-language/schema/raw/master/csl-citation.json"} </w:instrText>
      </w:r>
      <w:r w:rsidR="00A32AD6">
        <w:rPr>
          <w:color w:val="000000" w:themeColor="text1"/>
        </w:rPr>
        <w:fldChar w:fldCharType="separate"/>
      </w:r>
      <w:r w:rsidR="00A32AD6">
        <w:rPr>
          <w:noProof/>
          <w:color w:val="000000" w:themeColor="text1"/>
        </w:rPr>
        <w:t>(Gupta et al., 2026; Sarparast et al., 2022; Scala et al., 2024)</w:t>
      </w:r>
      <w:r w:rsidR="00A32AD6">
        <w:rPr>
          <w:color w:val="000000" w:themeColor="text1"/>
        </w:rPr>
        <w:fldChar w:fldCharType="end"/>
      </w:r>
      <w:del w:id="104" w:author="ESKINAZI Mickael" w:date="2026-05-14T14:24:00Z" w16du:dateUtc="2026-05-14T12:24:00Z">
        <w:r w:rsidRPr="00132AA4" w:rsidDel="00A32AD6">
          <w:rPr>
            <w:color w:val="000000" w:themeColor="text1"/>
          </w:rPr>
          <w:delText>(Sarparast et al., 2022; Scala et al., 2024)</w:delText>
        </w:r>
      </w:del>
      <w:r w:rsidRPr="00132AA4">
        <w:rPr>
          <w:color w:val="000000" w:themeColor="text1"/>
        </w:rPr>
        <w:t xml:space="preserve">. Under </w:t>
      </w:r>
      <w:proofErr w:type="spellStart"/>
      <w:r w:rsidRPr="00132AA4">
        <w:rPr>
          <w:color w:val="000000" w:themeColor="text1"/>
        </w:rPr>
        <w:t>controlled</w:t>
      </w:r>
      <w:proofErr w:type="spellEnd"/>
      <w:r w:rsidRPr="00132AA4">
        <w:rPr>
          <w:color w:val="000000" w:themeColor="text1"/>
        </w:rPr>
        <w:t xml:space="preserve"> conditions, MDMA </w:t>
      </w:r>
      <w:proofErr w:type="spellStart"/>
      <w:r w:rsidRPr="00132AA4">
        <w:rPr>
          <w:color w:val="000000" w:themeColor="text1"/>
        </w:rPr>
        <w:t>induces</w:t>
      </w:r>
      <w:proofErr w:type="spellEnd"/>
      <w:r w:rsidRPr="00132AA4">
        <w:rPr>
          <w:color w:val="000000" w:themeColor="text1"/>
        </w:rPr>
        <w:t xml:space="preserve"> </w:t>
      </w:r>
      <w:proofErr w:type="spellStart"/>
      <w:r w:rsidRPr="00132AA4">
        <w:rPr>
          <w:color w:val="000000" w:themeColor="text1"/>
        </w:rPr>
        <w:t>predictable</w:t>
      </w:r>
      <w:proofErr w:type="spellEnd"/>
      <w:r w:rsidRPr="00132AA4">
        <w:rPr>
          <w:color w:val="000000" w:themeColor="text1"/>
        </w:rPr>
        <w:t xml:space="preserve"> </w:t>
      </w:r>
      <w:proofErr w:type="spellStart"/>
      <w:r w:rsidRPr="00132AA4">
        <w:rPr>
          <w:color w:val="000000" w:themeColor="text1"/>
        </w:rPr>
        <w:t>sympathomimetic</w:t>
      </w:r>
      <w:proofErr w:type="spellEnd"/>
      <w:r w:rsidRPr="00132AA4">
        <w:rPr>
          <w:color w:val="000000" w:themeColor="text1"/>
        </w:rPr>
        <w:t xml:space="preserve"> </w:t>
      </w:r>
      <w:proofErr w:type="spellStart"/>
      <w:r w:rsidRPr="00132AA4">
        <w:rPr>
          <w:color w:val="000000" w:themeColor="text1"/>
        </w:rPr>
        <w:t>effects</w:t>
      </w:r>
      <w:proofErr w:type="spellEnd"/>
      <w:r w:rsidRPr="00132AA4">
        <w:rPr>
          <w:color w:val="000000" w:themeColor="text1"/>
        </w:rPr>
        <w:t xml:space="preserve">, </w:t>
      </w:r>
      <w:proofErr w:type="spellStart"/>
      <w:r w:rsidRPr="00132AA4">
        <w:rPr>
          <w:color w:val="000000" w:themeColor="text1"/>
        </w:rPr>
        <w:t>including</w:t>
      </w:r>
      <w:proofErr w:type="spellEnd"/>
      <w:r w:rsidRPr="00132AA4">
        <w:rPr>
          <w:color w:val="000000" w:themeColor="text1"/>
        </w:rPr>
        <w:t xml:space="preserve"> transient hypertension, </w:t>
      </w:r>
      <w:proofErr w:type="spellStart"/>
      <w:r w:rsidRPr="00132AA4">
        <w:rPr>
          <w:color w:val="000000" w:themeColor="text1"/>
        </w:rPr>
        <w:t>tachycardia</w:t>
      </w:r>
      <w:proofErr w:type="spellEnd"/>
      <w:r w:rsidRPr="00132AA4">
        <w:rPr>
          <w:color w:val="000000" w:themeColor="text1"/>
        </w:rPr>
        <w:t xml:space="preserve">, </w:t>
      </w:r>
      <w:proofErr w:type="spellStart"/>
      <w:r w:rsidRPr="00132AA4">
        <w:rPr>
          <w:color w:val="000000" w:themeColor="text1"/>
        </w:rPr>
        <w:t>hyperthermia</w:t>
      </w:r>
      <w:proofErr w:type="spellEnd"/>
      <w:r w:rsidRPr="00132AA4">
        <w:rPr>
          <w:color w:val="000000" w:themeColor="text1"/>
        </w:rPr>
        <w:t xml:space="preserve">, and </w:t>
      </w:r>
      <w:proofErr w:type="spellStart"/>
      <w:r w:rsidRPr="00132AA4">
        <w:rPr>
          <w:color w:val="000000" w:themeColor="text1"/>
        </w:rPr>
        <w:t>neuromuscular</w:t>
      </w:r>
      <w:proofErr w:type="spellEnd"/>
      <w:r w:rsidRPr="00132AA4">
        <w:rPr>
          <w:color w:val="000000" w:themeColor="text1"/>
        </w:rPr>
        <w:t xml:space="preserve"> activation (</w:t>
      </w:r>
      <w:proofErr w:type="spellStart"/>
      <w:r w:rsidRPr="00132AA4">
        <w:rPr>
          <w:color w:val="000000" w:themeColor="text1"/>
        </w:rPr>
        <w:t>Colcott</w:t>
      </w:r>
      <w:proofErr w:type="spellEnd"/>
      <w:r w:rsidRPr="00132AA4">
        <w:rPr>
          <w:color w:val="000000" w:themeColor="text1"/>
        </w:rPr>
        <w:t xml:space="preserve"> et al., 2024; Mitchell et al., 2021; Mitchell et al., 2023; </w:t>
      </w:r>
      <w:proofErr w:type="spellStart"/>
      <w:r w:rsidRPr="00132AA4">
        <w:rPr>
          <w:color w:val="000000" w:themeColor="text1"/>
        </w:rPr>
        <w:t>Mithoefer</w:t>
      </w:r>
      <w:proofErr w:type="spellEnd"/>
      <w:r w:rsidRPr="00132AA4">
        <w:rPr>
          <w:color w:val="000000" w:themeColor="text1"/>
        </w:rPr>
        <w:t xml:space="preserve"> et al., 2011; </w:t>
      </w:r>
      <w:proofErr w:type="spellStart"/>
      <w:r w:rsidRPr="00132AA4">
        <w:rPr>
          <w:color w:val="000000" w:themeColor="text1"/>
        </w:rPr>
        <w:t>Vizeli</w:t>
      </w:r>
      <w:proofErr w:type="spellEnd"/>
      <w:r w:rsidRPr="00132AA4">
        <w:rPr>
          <w:color w:val="000000" w:themeColor="text1"/>
        </w:rPr>
        <w:t xml:space="preserve"> et al., 2024), </w:t>
      </w:r>
      <w:proofErr w:type="spellStart"/>
      <w:r w:rsidRPr="00132AA4">
        <w:rPr>
          <w:color w:val="000000" w:themeColor="text1"/>
        </w:rPr>
        <w:t>whereas</w:t>
      </w:r>
      <w:proofErr w:type="spellEnd"/>
      <w:r w:rsidRPr="00132AA4">
        <w:rPr>
          <w:color w:val="000000" w:themeColor="text1"/>
        </w:rPr>
        <w:t xml:space="preserve"> </w:t>
      </w:r>
      <w:proofErr w:type="spellStart"/>
      <w:r w:rsidRPr="00132AA4">
        <w:rPr>
          <w:color w:val="000000" w:themeColor="text1"/>
        </w:rPr>
        <w:t>serotonergic</w:t>
      </w:r>
      <w:proofErr w:type="spellEnd"/>
      <w:r w:rsidRPr="00132AA4">
        <w:rPr>
          <w:color w:val="000000" w:themeColor="text1"/>
        </w:rPr>
        <w:t xml:space="preserve"> </w:t>
      </w:r>
      <w:proofErr w:type="spellStart"/>
      <w:r w:rsidRPr="00132AA4">
        <w:rPr>
          <w:color w:val="000000" w:themeColor="text1"/>
        </w:rPr>
        <w:t>psychedelics</w:t>
      </w:r>
      <w:proofErr w:type="spellEnd"/>
      <w:r w:rsidRPr="00132AA4">
        <w:rPr>
          <w:color w:val="000000" w:themeColor="text1"/>
        </w:rPr>
        <w:t xml:space="preserve"> more </w:t>
      </w:r>
      <w:proofErr w:type="spellStart"/>
      <w:r w:rsidRPr="00132AA4">
        <w:rPr>
          <w:color w:val="000000" w:themeColor="text1"/>
        </w:rPr>
        <w:t>commonly</w:t>
      </w:r>
      <w:proofErr w:type="spellEnd"/>
      <w:r w:rsidRPr="00132AA4">
        <w:rPr>
          <w:color w:val="000000" w:themeColor="text1"/>
        </w:rPr>
        <w:t xml:space="preserve"> </w:t>
      </w:r>
      <w:proofErr w:type="spellStart"/>
      <w:r w:rsidRPr="00132AA4">
        <w:rPr>
          <w:color w:val="000000" w:themeColor="text1"/>
        </w:rPr>
        <w:t>produce</w:t>
      </w:r>
      <w:proofErr w:type="spellEnd"/>
      <w:r w:rsidRPr="00132AA4">
        <w:rPr>
          <w:color w:val="000000" w:themeColor="text1"/>
        </w:rPr>
        <w:t xml:space="preserve"> dose-</w:t>
      </w:r>
      <w:proofErr w:type="spellStart"/>
      <w:r w:rsidRPr="00132AA4">
        <w:rPr>
          <w:color w:val="000000" w:themeColor="text1"/>
        </w:rPr>
        <w:t>related</w:t>
      </w:r>
      <w:proofErr w:type="spellEnd"/>
      <w:r w:rsidRPr="00132AA4">
        <w:rPr>
          <w:color w:val="000000" w:themeColor="text1"/>
        </w:rPr>
        <w:t xml:space="preserve"> </w:t>
      </w:r>
      <w:proofErr w:type="spellStart"/>
      <w:r w:rsidRPr="00132AA4">
        <w:rPr>
          <w:color w:val="000000" w:themeColor="text1"/>
        </w:rPr>
        <w:t>perceptual</w:t>
      </w:r>
      <w:proofErr w:type="spellEnd"/>
      <w:r w:rsidRPr="00132AA4">
        <w:rPr>
          <w:color w:val="000000" w:themeColor="text1"/>
        </w:rPr>
        <w:t xml:space="preserve"> changes, </w:t>
      </w:r>
      <w:proofErr w:type="spellStart"/>
      <w:r w:rsidRPr="00132AA4">
        <w:rPr>
          <w:color w:val="000000" w:themeColor="text1"/>
        </w:rPr>
        <w:t>anxiety</w:t>
      </w:r>
      <w:proofErr w:type="spellEnd"/>
      <w:r w:rsidRPr="00132AA4">
        <w:rPr>
          <w:color w:val="000000" w:themeColor="text1"/>
        </w:rPr>
        <w:t xml:space="preserve">, affective shifts, and </w:t>
      </w:r>
      <w:proofErr w:type="spellStart"/>
      <w:r w:rsidRPr="00132AA4">
        <w:rPr>
          <w:color w:val="000000" w:themeColor="text1"/>
        </w:rPr>
        <w:t>mild</w:t>
      </w:r>
      <w:proofErr w:type="spellEnd"/>
      <w:r w:rsidRPr="00132AA4">
        <w:rPr>
          <w:color w:val="000000" w:themeColor="text1"/>
        </w:rPr>
        <w:t xml:space="preserve"> </w:t>
      </w:r>
      <w:proofErr w:type="spellStart"/>
      <w:r w:rsidRPr="00132AA4">
        <w:rPr>
          <w:color w:val="000000" w:themeColor="text1"/>
        </w:rPr>
        <w:t>somatic</w:t>
      </w:r>
      <w:proofErr w:type="spellEnd"/>
      <w:r w:rsidRPr="00132AA4">
        <w:rPr>
          <w:color w:val="000000" w:themeColor="text1"/>
        </w:rPr>
        <w:t xml:space="preserve"> </w:t>
      </w:r>
      <w:proofErr w:type="spellStart"/>
      <w:r w:rsidRPr="00132AA4">
        <w:rPr>
          <w:color w:val="000000" w:themeColor="text1"/>
        </w:rPr>
        <w:t>symptoms</w:t>
      </w:r>
      <w:proofErr w:type="spellEnd"/>
      <w:r w:rsidRPr="00132AA4">
        <w:rPr>
          <w:color w:val="000000" w:themeColor="text1"/>
        </w:rPr>
        <w:t xml:space="preserve"> </w:t>
      </w:r>
      <w:proofErr w:type="spellStart"/>
      <w:r w:rsidRPr="00132AA4">
        <w:rPr>
          <w:color w:val="000000" w:themeColor="text1"/>
        </w:rPr>
        <w:t>such</w:t>
      </w:r>
      <w:proofErr w:type="spellEnd"/>
      <w:r w:rsidRPr="00132AA4">
        <w:rPr>
          <w:color w:val="000000" w:themeColor="text1"/>
        </w:rPr>
        <w:t xml:space="preserve"> as </w:t>
      </w:r>
      <w:proofErr w:type="spellStart"/>
      <w:r w:rsidRPr="00132AA4">
        <w:rPr>
          <w:color w:val="000000" w:themeColor="text1"/>
        </w:rPr>
        <w:t>nausea</w:t>
      </w:r>
      <w:proofErr w:type="spellEnd"/>
      <w:r w:rsidRPr="00132AA4">
        <w:rPr>
          <w:color w:val="000000" w:themeColor="text1"/>
        </w:rPr>
        <w:t xml:space="preserve"> or </w:t>
      </w:r>
      <w:proofErr w:type="spellStart"/>
      <w:r w:rsidRPr="00132AA4">
        <w:rPr>
          <w:color w:val="000000" w:themeColor="text1"/>
        </w:rPr>
        <w:t>headache</w:t>
      </w:r>
      <w:proofErr w:type="spellEnd"/>
      <w:r w:rsidRPr="00132AA4">
        <w:rPr>
          <w:color w:val="000000" w:themeColor="text1"/>
        </w:rPr>
        <w:t xml:space="preserve"> (</w:t>
      </w:r>
      <w:proofErr w:type="spellStart"/>
      <w:r w:rsidRPr="00132AA4">
        <w:rPr>
          <w:color w:val="000000" w:themeColor="text1"/>
        </w:rPr>
        <w:t>Breeksema</w:t>
      </w:r>
      <w:proofErr w:type="spellEnd"/>
      <w:r w:rsidRPr="00132AA4">
        <w:rPr>
          <w:color w:val="000000" w:themeColor="text1"/>
        </w:rPr>
        <w:t xml:space="preserve"> et al., 2022; Dos Santos et al., 2021; </w:t>
      </w:r>
      <w:proofErr w:type="spellStart"/>
      <w:r w:rsidRPr="00132AA4">
        <w:rPr>
          <w:color w:val="000000" w:themeColor="text1"/>
        </w:rPr>
        <w:t>Holze</w:t>
      </w:r>
      <w:proofErr w:type="spellEnd"/>
      <w:r w:rsidRPr="00132AA4">
        <w:rPr>
          <w:color w:val="000000" w:themeColor="text1"/>
        </w:rPr>
        <w:t xml:space="preserve"> et al., 2023; </w:t>
      </w:r>
      <w:proofErr w:type="spellStart"/>
      <w:r w:rsidRPr="00132AA4">
        <w:rPr>
          <w:color w:val="000000" w:themeColor="text1"/>
        </w:rPr>
        <w:t>Palhano</w:t>
      </w:r>
      <w:proofErr w:type="spellEnd"/>
      <w:r w:rsidRPr="00132AA4">
        <w:rPr>
          <w:color w:val="000000" w:themeColor="text1"/>
        </w:rPr>
        <w:t>-Fontes et al., 2019; Scala et al., 2024).</w:t>
      </w:r>
    </w:p>
    <w:p w14:paraId="69EAC57A" w14:textId="77777777" w:rsidR="00081B70" w:rsidRPr="00132AA4" w:rsidRDefault="00081B70" w:rsidP="00081B70">
      <w:pPr>
        <w:spacing w:before="240" w:after="240" w:line="360" w:lineRule="auto"/>
        <w:rPr>
          <w:color w:val="000000" w:themeColor="text1"/>
        </w:rPr>
      </w:pPr>
      <w:proofErr w:type="spellStart"/>
      <w:r w:rsidRPr="00132AA4">
        <w:rPr>
          <w:color w:val="000000" w:themeColor="text1"/>
        </w:rPr>
        <w:t>Despite</w:t>
      </w:r>
      <w:proofErr w:type="spellEnd"/>
      <w:r w:rsidRPr="00132AA4">
        <w:rPr>
          <w:color w:val="000000" w:themeColor="text1"/>
        </w:rPr>
        <w:t xml:space="preserve"> </w:t>
      </w:r>
      <w:proofErr w:type="spellStart"/>
      <w:r w:rsidRPr="00132AA4">
        <w:rPr>
          <w:color w:val="000000" w:themeColor="text1"/>
        </w:rPr>
        <w:t>generally</w:t>
      </w:r>
      <w:proofErr w:type="spellEnd"/>
      <w:r w:rsidRPr="00132AA4">
        <w:rPr>
          <w:color w:val="000000" w:themeColor="text1"/>
        </w:rPr>
        <w:t xml:space="preserve"> favorable </w:t>
      </w:r>
      <w:proofErr w:type="spellStart"/>
      <w:r w:rsidRPr="00132AA4">
        <w:rPr>
          <w:color w:val="000000" w:themeColor="text1"/>
        </w:rPr>
        <w:t>tolerability</w:t>
      </w:r>
      <w:proofErr w:type="spellEnd"/>
      <w:r w:rsidRPr="00132AA4">
        <w:rPr>
          <w:color w:val="000000" w:themeColor="text1"/>
        </w:rPr>
        <w:t xml:space="preserve"> in modern </w:t>
      </w:r>
      <w:proofErr w:type="spellStart"/>
      <w:r w:rsidRPr="00132AA4">
        <w:rPr>
          <w:color w:val="000000" w:themeColor="text1"/>
        </w:rPr>
        <w:t>RCTs</w:t>
      </w:r>
      <w:proofErr w:type="spellEnd"/>
      <w:r w:rsidRPr="00132AA4">
        <w:rPr>
          <w:color w:val="000000" w:themeColor="text1"/>
        </w:rPr>
        <w:t>, no cross-substance dose–</w:t>
      </w:r>
      <w:proofErr w:type="spellStart"/>
      <w:r w:rsidRPr="00132AA4">
        <w:rPr>
          <w:color w:val="000000" w:themeColor="text1"/>
        </w:rPr>
        <w:t>response</w:t>
      </w:r>
      <w:proofErr w:type="spellEnd"/>
      <w:r w:rsidRPr="00132AA4">
        <w:rPr>
          <w:color w:val="000000" w:themeColor="text1"/>
        </w:rPr>
        <w:t xml:space="preserve"> </w:t>
      </w:r>
      <w:proofErr w:type="spellStart"/>
      <w:r w:rsidRPr="00132AA4">
        <w:rPr>
          <w:color w:val="000000" w:themeColor="text1"/>
        </w:rPr>
        <w:t>meta-analysis</w:t>
      </w:r>
      <w:proofErr w:type="spellEnd"/>
      <w:r w:rsidRPr="00132AA4">
        <w:rPr>
          <w:color w:val="000000" w:themeColor="text1"/>
        </w:rPr>
        <w:t xml:space="preserve"> has </w:t>
      </w:r>
      <w:proofErr w:type="spellStart"/>
      <w:r w:rsidRPr="00132AA4">
        <w:rPr>
          <w:color w:val="000000" w:themeColor="text1"/>
        </w:rPr>
        <w:t>examined</w:t>
      </w:r>
      <w:proofErr w:type="spellEnd"/>
      <w:r w:rsidRPr="00132AA4">
        <w:rPr>
          <w:color w:val="000000" w:themeColor="text1"/>
        </w:rPr>
        <w:t xml:space="preserve"> </w:t>
      </w:r>
      <w:proofErr w:type="spellStart"/>
      <w:r w:rsidRPr="00132AA4">
        <w:rPr>
          <w:color w:val="000000" w:themeColor="text1"/>
        </w:rPr>
        <w:t>whether</w:t>
      </w:r>
      <w:proofErr w:type="spellEnd"/>
      <w:r w:rsidRPr="00132AA4">
        <w:rPr>
          <w:color w:val="000000" w:themeColor="text1"/>
        </w:rPr>
        <w:t xml:space="preserve"> AE </w:t>
      </w:r>
      <w:proofErr w:type="spellStart"/>
      <w:r w:rsidRPr="00132AA4">
        <w:rPr>
          <w:color w:val="000000" w:themeColor="text1"/>
        </w:rPr>
        <w:t>risk</w:t>
      </w:r>
      <w:proofErr w:type="spellEnd"/>
      <w:r w:rsidRPr="00132AA4">
        <w:rPr>
          <w:color w:val="000000" w:themeColor="text1"/>
        </w:rPr>
        <w:t xml:space="preserve"> </w:t>
      </w:r>
      <w:proofErr w:type="spellStart"/>
      <w:r w:rsidRPr="00132AA4">
        <w:rPr>
          <w:color w:val="000000" w:themeColor="text1"/>
        </w:rPr>
        <w:t>increases</w:t>
      </w:r>
      <w:proofErr w:type="spellEnd"/>
      <w:r w:rsidRPr="00132AA4">
        <w:rPr>
          <w:color w:val="000000" w:themeColor="text1"/>
        </w:rPr>
        <w:t xml:space="preserve"> </w:t>
      </w:r>
      <w:proofErr w:type="spellStart"/>
      <w:r w:rsidRPr="00132AA4">
        <w:rPr>
          <w:color w:val="000000" w:themeColor="text1"/>
        </w:rPr>
        <w:t>linearly</w:t>
      </w:r>
      <w:proofErr w:type="spellEnd"/>
      <w:r w:rsidRPr="00132AA4">
        <w:rPr>
          <w:color w:val="000000" w:themeColor="text1"/>
        </w:rPr>
        <w:t xml:space="preserve">, </w:t>
      </w:r>
      <w:proofErr w:type="spellStart"/>
      <w:r w:rsidRPr="00132AA4">
        <w:rPr>
          <w:color w:val="000000" w:themeColor="text1"/>
        </w:rPr>
        <w:t>follows</w:t>
      </w:r>
      <w:proofErr w:type="spellEnd"/>
      <w:r w:rsidRPr="00132AA4">
        <w:rPr>
          <w:color w:val="000000" w:themeColor="text1"/>
        </w:rPr>
        <w:t xml:space="preserve"> </w:t>
      </w:r>
      <w:proofErr w:type="spellStart"/>
      <w:r w:rsidRPr="00132AA4">
        <w:rPr>
          <w:color w:val="000000" w:themeColor="text1"/>
        </w:rPr>
        <w:t>nonlinear</w:t>
      </w:r>
      <w:proofErr w:type="spellEnd"/>
      <w:r w:rsidRPr="00132AA4">
        <w:rPr>
          <w:color w:val="000000" w:themeColor="text1"/>
        </w:rPr>
        <w:t xml:space="preserve"> </w:t>
      </w:r>
      <w:proofErr w:type="spellStart"/>
      <w:r w:rsidRPr="00132AA4">
        <w:rPr>
          <w:color w:val="000000" w:themeColor="text1"/>
        </w:rPr>
        <w:t>trajectories</w:t>
      </w:r>
      <w:proofErr w:type="spellEnd"/>
      <w:r w:rsidRPr="00132AA4">
        <w:rPr>
          <w:color w:val="000000" w:themeColor="text1"/>
        </w:rPr>
        <w:t xml:space="preserve">, </w:t>
      </w:r>
      <w:proofErr w:type="spellStart"/>
      <w:r w:rsidRPr="00132AA4">
        <w:rPr>
          <w:color w:val="000000" w:themeColor="text1"/>
        </w:rPr>
        <w:t>exhibits</w:t>
      </w:r>
      <w:proofErr w:type="spellEnd"/>
      <w:r w:rsidRPr="00132AA4">
        <w:rPr>
          <w:color w:val="000000" w:themeColor="text1"/>
        </w:rPr>
        <w:t xml:space="preserve"> </w:t>
      </w:r>
      <w:proofErr w:type="spellStart"/>
      <w:r w:rsidRPr="00132AA4">
        <w:rPr>
          <w:color w:val="000000" w:themeColor="text1"/>
        </w:rPr>
        <w:t>thresholds</w:t>
      </w:r>
      <w:proofErr w:type="spellEnd"/>
      <w:r w:rsidRPr="00132AA4">
        <w:rPr>
          <w:color w:val="000000" w:themeColor="text1"/>
        </w:rPr>
        <w:t xml:space="preserve">, or </w:t>
      </w:r>
      <w:proofErr w:type="spellStart"/>
      <w:r w:rsidRPr="00132AA4">
        <w:rPr>
          <w:color w:val="000000" w:themeColor="text1"/>
        </w:rPr>
        <w:t>differs</w:t>
      </w:r>
      <w:proofErr w:type="spellEnd"/>
      <w:r w:rsidRPr="00132AA4">
        <w:rPr>
          <w:color w:val="000000" w:themeColor="text1"/>
        </w:rPr>
        <w:t xml:space="preserve"> </w:t>
      </w:r>
      <w:proofErr w:type="spellStart"/>
      <w:r w:rsidRPr="00132AA4">
        <w:rPr>
          <w:color w:val="000000" w:themeColor="text1"/>
        </w:rPr>
        <w:t>between</w:t>
      </w:r>
      <w:proofErr w:type="spellEnd"/>
      <w:r w:rsidRPr="00132AA4">
        <w:rPr>
          <w:color w:val="000000" w:themeColor="text1"/>
        </w:rPr>
        <w:t xml:space="preserve"> acute and follow-up </w:t>
      </w:r>
      <w:proofErr w:type="spellStart"/>
      <w:r w:rsidRPr="00132AA4">
        <w:rPr>
          <w:color w:val="000000" w:themeColor="text1"/>
        </w:rPr>
        <w:t>periods</w:t>
      </w:r>
      <w:proofErr w:type="spellEnd"/>
      <w:r w:rsidRPr="00132AA4">
        <w:rPr>
          <w:color w:val="000000" w:themeColor="text1"/>
        </w:rPr>
        <w:t xml:space="preserve">. </w:t>
      </w:r>
      <w:proofErr w:type="spellStart"/>
      <w:r w:rsidRPr="00132AA4">
        <w:rPr>
          <w:color w:val="000000" w:themeColor="text1"/>
        </w:rPr>
        <w:t>Clarifying</w:t>
      </w:r>
      <w:proofErr w:type="spellEnd"/>
      <w:r w:rsidRPr="00132AA4">
        <w:rPr>
          <w:color w:val="000000" w:themeColor="text1"/>
        </w:rPr>
        <w:t xml:space="preserve"> </w:t>
      </w:r>
      <w:proofErr w:type="spellStart"/>
      <w:r w:rsidRPr="00132AA4">
        <w:rPr>
          <w:color w:val="000000" w:themeColor="text1"/>
        </w:rPr>
        <w:t>these</w:t>
      </w:r>
      <w:proofErr w:type="spellEnd"/>
      <w:r w:rsidRPr="00132AA4">
        <w:rPr>
          <w:color w:val="000000" w:themeColor="text1"/>
        </w:rPr>
        <w:t xml:space="preserve"> patterns </w:t>
      </w:r>
      <w:proofErr w:type="spellStart"/>
      <w:r w:rsidRPr="00132AA4">
        <w:rPr>
          <w:color w:val="000000" w:themeColor="text1"/>
        </w:rPr>
        <w:t>is</w:t>
      </w:r>
      <w:proofErr w:type="spellEnd"/>
      <w:r w:rsidRPr="00132AA4">
        <w:rPr>
          <w:color w:val="000000" w:themeColor="text1"/>
        </w:rPr>
        <w:t xml:space="preserve"> essential for </w:t>
      </w:r>
      <w:proofErr w:type="spellStart"/>
      <w:r w:rsidRPr="00132AA4">
        <w:rPr>
          <w:color w:val="000000" w:themeColor="text1"/>
        </w:rPr>
        <w:t>risk</w:t>
      </w:r>
      <w:proofErr w:type="spellEnd"/>
      <w:r w:rsidRPr="00132AA4">
        <w:rPr>
          <w:color w:val="000000" w:themeColor="text1"/>
        </w:rPr>
        <w:t xml:space="preserve"> stratification, </w:t>
      </w:r>
      <w:proofErr w:type="spellStart"/>
      <w:r w:rsidRPr="00132AA4">
        <w:rPr>
          <w:color w:val="000000" w:themeColor="text1"/>
        </w:rPr>
        <w:t>clinical</w:t>
      </w:r>
      <w:proofErr w:type="spellEnd"/>
      <w:r w:rsidRPr="00132AA4">
        <w:rPr>
          <w:color w:val="000000" w:themeColor="text1"/>
        </w:rPr>
        <w:t xml:space="preserve"> </w:t>
      </w:r>
      <w:proofErr w:type="spellStart"/>
      <w:r w:rsidRPr="00132AA4">
        <w:rPr>
          <w:color w:val="000000" w:themeColor="text1"/>
        </w:rPr>
        <w:t>implementation</w:t>
      </w:r>
      <w:proofErr w:type="spellEnd"/>
      <w:r w:rsidRPr="00132AA4">
        <w:rPr>
          <w:color w:val="000000" w:themeColor="text1"/>
        </w:rPr>
        <w:t xml:space="preserve">, and </w:t>
      </w:r>
      <w:proofErr w:type="spellStart"/>
      <w:r w:rsidRPr="00132AA4">
        <w:rPr>
          <w:color w:val="000000" w:themeColor="text1"/>
        </w:rPr>
        <w:t>regulatory</w:t>
      </w:r>
      <w:proofErr w:type="spellEnd"/>
      <w:r w:rsidRPr="00132AA4">
        <w:rPr>
          <w:color w:val="000000" w:themeColor="text1"/>
        </w:rPr>
        <w:t xml:space="preserve"> </w:t>
      </w:r>
      <w:proofErr w:type="spellStart"/>
      <w:r w:rsidRPr="00132AA4">
        <w:rPr>
          <w:color w:val="000000" w:themeColor="text1"/>
        </w:rPr>
        <w:t>decision-making</w:t>
      </w:r>
      <w:proofErr w:type="spellEnd"/>
      <w:r w:rsidRPr="00132AA4">
        <w:rPr>
          <w:color w:val="000000" w:themeColor="text1"/>
        </w:rPr>
        <w:t>.</w:t>
      </w:r>
    </w:p>
    <w:p w14:paraId="48C12E3E" w14:textId="1CFD4D18" w:rsidR="000829E4" w:rsidRPr="00132AA4" w:rsidRDefault="00A30C86" w:rsidP="00FC19AC">
      <w:pPr>
        <w:spacing w:before="240" w:after="240" w:line="360" w:lineRule="auto"/>
        <w:rPr>
          <w:b/>
          <w:bCs/>
          <w:color w:val="000000" w:themeColor="text1"/>
          <w:sz w:val="34"/>
          <w:szCs w:val="34"/>
          <w:lang w:val="en-US"/>
        </w:rPr>
      </w:pPr>
      <w:r w:rsidRPr="00132AA4">
        <w:rPr>
          <w:color w:val="000000" w:themeColor="text1"/>
          <w:lang w:val="en-US"/>
        </w:rPr>
        <w:t>Accordingly</w:t>
      </w:r>
      <w:r w:rsidR="00542108" w:rsidRPr="00132AA4">
        <w:rPr>
          <w:color w:val="000000" w:themeColor="text1"/>
          <w:lang w:val="en-US"/>
        </w:rPr>
        <w:t>, we conducted the first cross-</w:t>
      </w:r>
      <w:r w:rsidR="00682EED" w:rsidRPr="00132AA4">
        <w:rPr>
          <w:color w:val="000000" w:themeColor="text1"/>
          <w:lang w:val="en-US"/>
        </w:rPr>
        <w:t>substance</w:t>
      </w:r>
      <w:r w:rsidR="00542108" w:rsidRPr="00132AA4">
        <w:rPr>
          <w:color w:val="000000" w:themeColor="text1"/>
          <w:lang w:val="en-US"/>
        </w:rPr>
        <w:t xml:space="preserve"> dose–response meta-analysis of AEs across RCTs involving LSD, psilocybin, MDMA, and ayahuasca</w:t>
      </w:r>
      <w:r w:rsidR="004B3794" w:rsidRPr="00132AA4">
        <w:rPr>
          <w:color w:val="000000" w:themeColor="text1"/>
          <w:lang w:val="en-US"/>
        </w:rPr>
        <w:t>, pooling data across indications/disorders</w:t>
      </w:r>
      <w:r w:rsidR="00542108" w:rsidRPr="00132AA4">
        <w:rPr>
          <w:color w:val="000000" w:themeColor="text1"/>
          <w:lang w:val="en-US"/>
        </w:rPr>
        <w:t xml:space="preserve">. Using </w:t>
      </w:r>
      <w:proofErr w:type="spellStart"/>
      <w:r w:rsidR="00542108" w:rsidRPr="00132AA4">
        <w:rPr>
          <w:color w:val="000000" w:themeColor="text1"/>
          <w:lang w:val="en-US"/>
        </w:rPr>
        <w:t>harmonised</w:t>
      </w:r>
      <w:proofErr w:type="spellEnd"/>
      <w:r w:rsidR="00542108" w:rsidRPr="00132AA4">
        <w:rPr>
          <w:color w:val="000000" w:themeColor="text1"/>
          <w:lang w:val="en-US"/>
        </w:rPr>
        <w:t xml:space="preserve"> AE terminology, </w:t>
      </w:r>
      <w:del w:id="105" w:author="ESKINAZI Mickael" w:date="2026-05-14T18:15:00Z" w16du:dateUtc="2026-05-14T16:15:00Z">
        <w:r w:rsidR="00542108" w:rsidRPr="00132AA4" w:rsidDel="00A32AD6">
          <w:rPr>
            <w:color w:val="000000" w:themeColor="text1"/>
            <w:lang w:val="en-US"/>
          </w:rPr>
          <w:delText xml:space="preserve">standardized </w:delText>
        </w:r>
      </w:del>
      <w:ins w:id="106" w:author="ESKINAZI Mickael" w:date="2026-05-14T18:15:00Z" w16du:dateUtc="2026-05-14T16:15:00Z">
        <w:r w:rsidR="00A32AD6">
          <w:rPr>
            <w:color w:val="000000" w:themeColor="text1"/>
            <w:lang w:val="en-US"/>
          </w:rPr>
          <w:t>predefined</w:t>
        </w:r>
        <w:r w:rsidR="00A32AD6" w:rsidRPr="00132AA4">
          <w:rPr>
            <w:color w:val="000000" w:themeColor="text1"/>
            <w:lang w:val="en-US"/>
          </w:rPr>
          <w:t xml:space="preserve"> </w:t>
        </w:r>
      </w:ins>
      <w:r w:rsidR="00542108" w:rsidRPr="00132AA4">
        <w:rPr>
          <w:color w:val="000000" w:themeColor="text1"/>
          <w:lang w:val="en-US"/>
        </w:rPr>
        <w:t xml:space="preserve">reference-arm selection, and linear or spline-based meta-regression, we quantified (1) </w:t>
      </w:r>
      <w:r w:rsidR="00682EED" w:rsidRPr="00132AA4">
        <w:rPr>
          <w:color w:val="000000" w:themeColor="text1"/>
          <w:lang w:val="en-US"/>
        </w:rPr>
        <w:t>substance</w:t>
      </w:r>
      <w:r w:rsidR="00542108" w:rsidRPr="00132AA4">
        <w:rPr>
          <w:color w:val="000000" w:themeColor="text1"/>
          <w:lang w:val="en-US"/>
        </w:rPr>
        <w:t xml:space="preserve">-specific global dose–response functions, (2) AE-specific dose gradients, and (3) differential acute versus post-acute AE profiles. </w:t>
      </w:r>
    </w:p>
    <w:p w14:paraId="3617D917" w14:textId="77777777" w:rsidR="000829E4" w:rsidRPr="00132AA4" w:rsidRDefault="00542108">
      <w:pPr>
        <w:pStyle w:val="Titre2"/>
        <w:rPr>
          <w:color w:val="000000" w:themeColor="text1"/>
          <w:lang w:val="en-US"/>
        </w:rPr>
      </w:pPr>
      <w:bookmarkStart w:id="107" w:name="_khc7fk2njxk9" w:colFirst="0" w:colLast="0"/>
      <w:bookmarkEnd w:id="107"/>
      <w:r w:rsidRPr="00132AA4">
        <w:rPr>
          <w:color w:val="000000" w:themeColor="text1"/>
          <w:lang w:val="en-US"/>
        </w:rPr>
        <w:lastRenderedPageBreak/>
        <w:t>2. Methods</w:t>
      </w:r>
    </w:p>
    <w:p w14:paraId="4BF015A8" w14:textId="77777777" w:rsidR="000829E4" w:rsidRPr="00132AA4" w:rsidRDefault="00542108">
      <w:pPr>
        <w:pStyle w:val="Titre3"/>
        <w:keepNext w:val="0"/>
        <w:keepLines w:val="0"/>
        <w:rPr>
          <w:color w:val="000000" w:themeColor="text1"/>
          <w:lang w:val="en-US"/>
        </w:rPr>
      </w:pPr>
      <w:bookmarkStart w:id="108" w:name="_tiebrw7imgch" w:colFirst="0" w:colLast="0"/>
      <w:bookmarkEnd w:id="108"/>
      <w:r w:rsidRPr="00132AA4">
        <w:rPr>
          <w:color w:val="000000" w:themeColor="text1"/>
          <w:lang w:val="en-US"/>
        </w:rPr>
        <w:t>2.1 Study design and registration</w:t>
      </w:r>
    </w:p>
    <w:p w14:paraId="547BA0C0" w14:textId="1BC77338" w:rsidR="000829E4" w:rsidRPr="00132AA4" w:rsidRDefault="00A32AD6" w:rsidP="00FC19AC">
      <w:pPr>
        <w:spacing w:before="240" w:after="240" w:line="360" w:lineRule="auto"/>
        <w:rPr>
          <w:color w:val="000000" w:themeColor="text1"/>
          <w:lang w:val="en-US"/>
        </w:rPr>
      </w:pPr>
      <w:ins w:id="109" w:author="ESKINAZI Mickael" w:date="2026-05-14T18:10:00Z" w16du:dateUtc="2026-05-14T16:10:00Z">
        <w:r>
          <w:t xml:space="preserve">This living </w:t>
        </w:r>
        <w:proofErr w:type="spellStart"/>
        <w:r>
          <w:t>systematic</w:t>
        </w:r>
        <w:proofErr w:type="spellEnd"/>
        <w:r>
          <w:t xml:space="preserve"> </w:t>
        </w:r>
        <w:proofErr w:type="spellStart"/>
        <w:r>
          <w:t>review</w:t>
        </w:r>
        <w:proofErr w:type="spellEnd"/>
        <w:r>
          <w:t xml:space="preserve"> and dose–</w:t>
        </w:r>
        <w:proofErr w:type="spellStart"/>
        <w:r>
          <w:t>response</w:t>
        </w:r>
        <w:proofErr w:type="spellEnd"/>
        <w:r>
          <w:t xml:space="preserve"> </w:t>
        </w:r>
        <w:proofErr w:type="spellStart"/>
        <w:r>
          <w:t>meta-analysis</w:t>
        </w:r>
        <w:proofErr w:type="spellEnd"/>
        <w:r>
          <w:t xml:space="preserve"> </w:t>
        </w:r>
        <w:proofErr w:type="spellStart"/>
        <w:r>
          <w:t>was</w:t>
        </w:r>
        <w:proofErr w:type="spellEnd"/>
        <w:r>
          <w:t xml:space="preserve"> </w:t>
        </w:r>
        <w:proofErr w:type="spellStart"/>
        <w:r>
          <w:t>conducted</w:t>
        </w:r>
        <w:proofErr w:type="spellEnd"/>
        <w:r>
          <w:t xml:space="preserve"> in accordance </w:t>
        </w:r>
        <w:proofErr w:type="spellStart"/>
        <w:r>
          <w:t>with</w:t>
        </w:r>
        <w:proofErr w:type="spellEnd"/>
        <w:r>
          <w:t xml:space="preserve"> the PRISMA 2020 guidelines (</w:t>
        </w:r>
        <w:proofErr w:type="spellStart"/>
        <w:r>
          <w:t>Supplementary</w:t>
        </w:r>
        <w:proofErr w:type="spellEnd"/>
        <w:r>
          <w:t xml:space="preserve"> Information 1). </w:t>
        </w:r>
        <w:r w:rsidRPr="00A32AD6">
          <w:rPr>
            <w:lang w:val="it-CH"/>
            <w:rPrChange w:id="110" w:author="ESKINAZI Mickael" w:date="2026-05-14T18:10:00Z" w16du:dateUtc="2026-05-14T16:10:00Z">
              <w:rPr/>
            </w:rPrChange>
          </w:rPr>
          <w:t xml:space="preserve">The original living systematic review protocol was prospectively registered on PROSPERO on </w:t>
        </w:r>
        <w:r w:rsidRPr="00A32AD6">
          <w:rPr>
            <w:rStyle w:val="lev"/>
            <w:lang w:val="it-CH"/>
            <w:rPrChange w:id="111" w:author="ESKINAZI Mickael" w:date="2026-05-14T18:10:00Z" w16du:dateUtc="2026-05-14T16:10:00Z">
              <w:rPr>
                <w:rStyle w:val="lev"/>
              </w:rPr>
            </w:rPrChange>
          </w:rPr>
          <w:t>24 April 2023</w:t>
        </w:r>
        <w:r w:rsidRPr="00A32AD6">
          <w:rPr>
            <w:lang w:val="it-CH"/>
            <w:rPrChange w:id="112" w:author="ESKINAZI Mickael" w:date="2026-05-14T18:10:00Z" w16du:dateUtc="2026-05-14T16:10:00Z">
              <w:rPr/>
            </w:rPrChange>
          </w:rPr>
          <w:t xml:space="preserve"> (CRD42023399591). </w:t>
        </w:r>
        <w:proofErr w:type="spellStart"/>
        <w:r w:rsidRPr="00A32AD6">
          <w:t>Because</w:t>
        </w:r>
        <w:proofErr w:type="spellEnd"/>
        <w:r w:rsidRPr="00A32AD6">
          <w:t xml:space="preserve"> the </w:t>
        </w:r>
        <w:proofErr w:type="spellStart"/>
        <w:r w:rsidRPr="00A32AD6">
          <w:t>present</w:t>
        </w:r>
        <w:proofErr w:type="spellEnd"/>
        <w:r w:rsidRPr="00A32AD6">
          <w:t xml:space="preserve"> </w:t>
        </w:r>
        <w:proofErr w:type="spellStart"/>
        <w:r w:rsidRPr="00A32AD6">
          <w:t>study</w:t>
        </w:r>
        <w:proofErr w:type="spellEnd"/>
        <w:r w:rsidRPr="00A32AD6">
          <w:t xml:space="preserve"> </w:t>
        </w:r>
        <w:proofErr w:type="spellStart"/>
        <w:r w:rsidRPr="00A32AD6">
          <w:t>represents</w:t>
        </w:r>
        <w:proofErr w:type="spellEnd"/>
        <w:r w:rsidRPr="00A32AD6">
          <w:t xml:space="preserve"> a </w:t>
        </w:r>
        <w:proofErr w:type="spellStart"/>
        <w:r w:rsidRPr="00A32AD6">
          <w:t>secondary</w:t>
        </w:r>
        <w:proofErr w:type="spellEnd"/>
        <w:r w:rsidRPr="00A32AD6">
          <w:t xml:space="preserve"> dose–</w:t>
        </w:r>
        <w:proofErr w:type="spellStart"/>
        <w:r w:rsidRPr="00A32AD6">
          <w:t>response</w:t>
        </w:r>
        <w:proofErr w:type="spellEnd"/>
        <w:r w:rsidRPr="00A32AD6">
          <w:t xml:space="preserve"> </w:t>
        </w:r>
        <w:proofErr w:type="spellStart"/>
        <w:r w:rsidRPr="00A32AD6">
          <w:t>analysis</w:t>
        </w:r>
        <w:proofErr w:type="spellEnd"/>
        <w:r w:rsidRPr="00A32AD6">
          <w:t xml:space="preserve"> of the living </w:t>
        </w:r>
        <w:proofErr w:type="spellStart"/>
        <w:r w:rsidRPr="00A32AD6">
          <w:t>dataset</w:t>
        </w:r>
        <w:proofErr w:type="spellEnd"/>
        <w:r w:rsidRPr="00A32AD6">
          <w:t xml:space="preserve">, </w:t>
        </w:r>
        <w:proofErr w:type="spellStart"/>
        <w:r w:rsidRPr="00A32AD6">
          <w:t>protocol</w:t>
        </w:r>
        <w:proofErr w:type="spellEnd"/>
        <w:r w:rsidRPr="00A32AD6">
          <w:t xml:space="preserve"> </w:t>
        </w:r>
        <w:proofErr w:type="spellStart"/>
        <w:r w:rsidRPr="00A32AD6">
          <w:t>deviations</w:t>
        </w:r>
        <w:proofErr w:type="spellEnd"/>
        <w:r w:rsidRPr="00A32AD6">
          <w:t xml:space="preserve"> and </w:t>
        </w:r>
        <w:proofErr w:type="spellStart"/>
        <w:r w:rsidRPr="00A32AD6">
          <w:t>analysis-specific</w:t>
        </w:r>
        <w:proofErr w:type="spellEnd"/>
        <w:r w:rsidRPr="00A32AD6">
          <w:t xml:space="preserve"> </w:t>
        </w:r>
        <w:proofErr w:type="spellStart"/>
        <w:r w:rsidRPr="00A32AD6">
          <w:t>methodological</w:t>
        </w:r>
        <w:proofErr w:type="spellEnd"/>
        <w:r w:rsidRPr="00A32AD6">
          <w:t xml:space="preserve"> adaptations are </w:t>
        </w:r>
        <w:proofErr w:type="spellStart"/>
        <w:r w:rsidRPr="00A32AD6">
          <w:t>detailed</w:t>
        </w:r>
        <w:proofErr w:type="spellEnd"/>
        <w:r w:rsidRPr="00A32AD6">
          <w:t xml:space="preserve"> in </w:t>
        </w:r>
      </w:ins>
      <w:proofErr w:type="spellStart"/>
      <w:ins w:id="113" w:author="ESKINAZI Mickael" w:date="2026-05-14T18:16:00Z" w16du:dateUtc="2026-05-14T16:16:00Z">
        <w:r w:rsidRPr="00A32AD6">
          <w:rPr>
            <w:rStyle w:val="lev"/>
            <w:rPrChange w:id="114" w:author="ESKINAZI Mickael" w:date="2026-05-14T18:16:00Z" w16du:dateUtc="2026-05-14T16:16:00Z">
              <w:rPr>
                <w:rStyle w:val="lev"/>
                <w:lang w:val="it-CH"/>
              </w:rPr>
            </w:rPrChange>
          </w:rPr>
          <w:t>Supplementary</w:t>
        </w:r>
        <w:proofErr w:type="spellEnd"/>
        <w:r w:rsidRPr="00A32AD6">
          <w:rPr>
            <w:rStyle w:val="lev"/>
            <w:rPrChange w:id="115" w:author="ESKINAZI Mickael" w:date="2026-05-14T18:16:00Z" w16du:dateUtc="2026-05-14T16:16:00Z">
              <w:rPr>
                <w:rStyle w:val="lev"/>
                <w:lang w:val="it-CH"/>
              </w:rPr>
            </w:rPrChange>
          </w:rPr>
          <w:t xml:space="preserve"> Table S1. </w:t>
        </w:r>
      </w:ins>
      <w:del w:id="116" w:author="ESKINAZI Mickael" w:date="2026-05-14T18:10:00Z" w16du:dateUtc="2026-05-14T16:10:00Z">
        <w:r w:rsidR="00542108" w:rsidRPr="00132AA4" w:rsidDel="00A32AD6">
          <w:rPr>
            <w:color w:val="000000" w:themeColor="text1"/>
            <w:lang w:val="en-US"/>
          </w:rPr>
          <w:delText xml:space="preserve">This </w:delText>
        </w:r>
        <w:r w:rsidR="00906766" w:rsidRPr="00132AA4" w:rsidDel="00A32AD6">
          <w:rPr>
            <w:color w:val="000000" w:themeColor="text1"/>
            <w:lang w:val="en-US"/>
          </w:rPr>
          <w:delText xml:space="preserve">is a living </w:delText>
        </w:r>
        <w:r w:rsidR="00542108" w:rsidRPr="00132AA4" w:rsidDel="00A32AD6">
          <w:rPr>
            <w:color w:val="000000" w:themeColor="text1"/>
            <w:lang w:val="en-US"/>
          </w:rPr>
          <w:delText xml:space="preserve">systematic review and dose–response meta-analysis conducted in accordance with the PRISMA 2020 guidelines (Supplementary Information 1). The protocol was prospectively registered on PROSPERO in March 2025 (CRD42023399591). </w:delText>
        </w:r>
      </w:del>
      <w:r w:rsidR="00542108" w:rsidRPr="00132AA4">
        <w:rPr>
          <w:color w:val="000000" w:themeColor="text1"/>
          <w:lang w:val="en-US"/>
        </w:rPr>
        <w:t>The present work builds on the dataset generated in the living systematic review by Højlund et al. (2025)</w:t>
      </w:r>
      <w:r w:rsidR="0090474B" w:rsidRPr="00132AA4">
        <w:rPr>
          <w:color w:val="000000" w:themeColor="text1"/>
          <w:lang w:val="en-US"/>
        </w:rPr>
        <w:t xml:space="preserve"> </w:t>
      </w:r>
      <w:r w:rsidR="00542108" w:rsidRPr="00132AA4">
        <w:rPr>
          <w:color w:val="000000" w:themeColor="text1"/>
          <w:lang w:val="en-US"/>
        </w:rPr>
        <w:t xml:space="preserve">and incorporates an updated search performed by our team in </w:t>
      </w:r>
      <w:r w:rsidR="0040110B" w:rsidRPr="00132AA4">
        <w:rPr>
          <w:color w:val="000000" w:themeColor="text1"/>
          <w:lang w:val="en-US"/>
        </w:rPr>
        <w:t>March</w:t>
      </w:r>
      <w:r w:rsidR="00542108" w:rsidRPr="00132AA4">
        <w:rPr>
          <w:color w:val="000000" w:themeColor="text1"/>
          <w:lang w:val="en-US"/>
        </w:rPr>
        <w:t xml:space="preserve"> 202</w:t>
      </w:r>
      <w:r w:rsidR="0040110B" w:rsidRPr="00132AA4">
        <w:rPr>
          <w:color w:val="000000" w:themeColor="text1"/>
          <w:lang w:val="en-US"/>
        </w:rPr>
        <w:t>6</w:t>
      </w:r>
      <w:r w:rsidR="00542108" w:rsidRPr="00132AA4">
        <w:rPr>
          <w:color w:val="000000" w:themeColor="text1"/>
          <w:lang w:val="en-US"/>
        </w:rPr>
        <w:t xml:space="preserve">. The complete PRISMA flow diagram for the initial study identification and selection process is available in the original publication </w:t>
      </w:r>
      <w:r w:rsidR="0090474B" w:rsidRPr="00132AA4">
        <w:rPr>
          <w:color w:val="000000" w:themeColor="text1"/>
          <w:lang w:val="en-US"/>
        </w:rPr>
        <w:fldChar w:fldCharType="begin"/>
      </w:r>
      <w:r w:rsidR="0090474B" w:rsidRPr="00132AA4">
        <w:rPr>
          <w:color w:val="000000" w:themeColor="text1"/>
          <w:lang w:val="en-US"/>
        </w:rPr>
        <w:instrText xml:space="preserve"> ADDIN ZOTERO_ITEM CSL_CITATION {"citationID":"KeQvKQaZ","properties":{"formattedCitation":"(H\\uc0\\u248{}jlund et al., 2025)","plainCitation":"(Højlund et al., 2025)","noteIndex":0},"citationItems":[{"id":3114,"uris":["http://zotero.org/users/4564126/items/LVT7ZESL"],"itemData":{"id":3114,"type":"article-journal","container-title":"European Neuropsychopharmacology","DOI":"10.1016/j.euroneuro.2025.09.011","ISSN":"0924-977X","page":"41–55","title":"Efficacy, all-cause discontinuation, and safety of serotonergic psychedelics and MDMA to treat mental disorders: A living systematic review with meta-analysis","volume":"101","author":[{"family":"Højlund","given":"Mikkel"},{"family":"Kafali","given":"Helin Y."},{"family":"Kırmızı","given":"Begüm"},{"family":"Fusar-Poli","given":"Paolo"},{"family":"Correll","given":"Christoph U."},{"family":"Cortese","given":"Samuele"},{"family":"Sabé","given":"Michel"},{"family":"Fiedorowicz","given":"Jess"},{"family":"Saraf","given":"Gayatri"},{"family":"Zein","given":"Josephine"},{"family":"Berk","given":"Michael"},{"family":"Husain","given":"Muhammad I."},{"family":"Rosenblat","given":"Joshua D."},{"family":"Rubaiyat","given":"Ruby"},{"family":"Corace","given":"Kim"},{"family":"Wong","given":"Stanley"},{"family":"Hatcher","given":"Simon"},{"family":"Kaluzienski","given":"Mark"},{"family":"Yatham","given":"Lakshmi N."},{"family":"Cipriani","given":"Andrea"},{"family":"Gosling","given":"Corentin J."},{"family":"Carhart-Harris","given":"Robin"},{"family":"Tanuseputro","given":"Peter"},{"family":"Myran","given":"Daniel T."},{"family":"Fabiano","given":"Nicholas"},{"family":"Moher","given":"David"},{"family":"Mayo","given":"Leah M."},{"family":"Nicholls","given":"Stuart G."},{"family":"White","given":"Tracy"},{"family":"De Prisco","given":"Michele"},{"family":"Radua","given":"Joaquim"},{"family":"Vieta","given":"Eduard"},{"family":"Ladha","given":"Karim S."},{"family":"Katz","given":"Jay"},{"family":"Veroniki","given":"Areti A."},{"family":"Solmi","given":"Marco"}],"issued":{"date-parts":[["2025"]]}}}],"schema":"https://github.com/citation-style-language/schema/raw/master/csl-citation.json"} </w:instrText>
      </w:r>
      <w:r w:rsidR="0090474B" w:rsidRPr="00132AA4">
        <w:rPr>
          <w:color w:val="000000" w:themeColor="text1"/>
          <w:lang w:val="en-US"/>
        </w:rPr>
        <w:fldChar w:fldCharType="separate"/>
      </w:r>
      <w:r w:rsidR="0090474B" w:rsidRPr="00132AA4">
        <w:rPr>
          <w:color w:val="000000" w:themeColor="text1"/>
          <w:lang w:val="fr-FR" w:eastAsia="en-US"/>
        </w:rPr>
        <w:t>(Højlund et al., 2025)</w:t>
      </w:r>
      <w:r w:rsidR="0090474B" w:rsidRPr="00132AA4">
        <w:rPr>
          <w:color w:val="000000" w:themeColor="text1"/>
          <w:lang w:val="en-US"/>
        </w:rPr>
        <w:fldChar w:fldCharType="end"/>
      </w:r>
      <w:r w:rsidR="00542108" w:rsidRPr="00132AA4">
        <w:rPr>
          <w:color w:val="000000" w:themeColor="text1"/>
          <w:lang w:val="en-US"/>
        </w:rPr>
        <w:t xml:space="preserve">. </w:t>
      </w:r>
    </w:p>
    <w:p w14:paraId="25D2D3F9" w14:textId="77777777" w:rsidR="000829E4" w:rsidRPr="00132AA4" w:rsidRDefault="00542108">
      <w:pPr>
        <w:pStyle w:val="Titre3"/>
        <w:keepNext w:val="0"/>
        <w:keepLines w:val="0"/>
        <w:rPr>
          <w:color w:val="000000" w:themeColor="text1"/>
          <w:lang w:val="en-US"/>
        </w:rPr>
      </w:pPr>
      <w:bookmarkStart w:id="117" w:name="_u2kn0cqsyrb1" w:colFirst="0" w:colLast="0"/>
      <w:bookmarkEnd w:id="117"/>
      <w:r w:rsidRPr="00132AA4">
        <w:rPr>
          <w:color w:val="000000" w:themeColor="text1"/>
          <w:lang w:val="en-US"/>
        </w:rPr>
        <w:t>2.2 Literature search strategy</w:t>
      </w:r>
    </w:p>
    <w:p w14:paraId="241AB25A" w14:textId="53AC3098" w:rsidR="000829E4" w:rsidRPr="00132AA4" w:rsidRDefault="00542108" w:rsidP="00FC19AC">
      <w:pPr>
        <w:spacing w:before="240" w:after="240" w:line="360" w:lineRule="auto"/>
        <w:rPr>
          <w:color w:val="000000" w:themeColor="text1"/>
          <w:lang w:val="en-US"/>
        </w:rPr>
      </w:pPr>
      <w:r w:rsidRPr="00132AA4">
        <w:rPr>
          <w:color w:val="000000" w:themeColor="text1"/>
          <w:lang w:val="en-US"/>
        </w:rPr>
        <w:t>The primary literature search was originally conducted by Højlund et al. (2025), who systematically screened Medline, Scopus, and the Cochrane Central Register of Controlled Trials from inception to July 8, 2025</w:t>
      </w:r>
      <w:r w:rsidR="00CB1243" w:rsidRPr="00132AA4">
        <w:rPr>
          <w:color w:val="000000" w:themeColor="text1"/>
          <w:lang w:val="en-US"/>
        </w:rPr>
        <w:t>. The full list of search terms is available in supplementary materials (</w:t>
      </w:r>
      <w:r w:rsidR="00FC19AC" w:rsidRPr="00132AA4">
        <w:rPr>
          <w:color w:val="000000" w:themeColor="text1"/>
          <w:lang w:val="en-US"/>
        </w:rPr>
        <w:t>Supplementary Methods S1</w:t>
      </w:r>
      <w:r w:rsidR="00CB1243" w:rsidRPr="00132AA4">
        <w:rPr>
          <w:color w:val="000000" w:themeColor="text1"/>
          <w:lang w:val="en-US"/>
        </w:rPr>
        <w:t xml:space="preserve">) </w:t>
      </w:r>
    </w:p>
    <w:p w14:paraId="2F38F7B2" w14:textId="4DA28889" w:rsidR="000829E4" w:rsidRPr="00132AA4" w:rsidRDefault="004B3794" w:rsidP="00FC19AC">
      <w:pPr>
        <w:spacing w:before="240" w:after="240" w:line="360" w:lineRule="auto"/>
        <w:rPr>
          <w:color w:val="000000" w:themeColor="text1"/>
          <w:lang w:val="en-US"/>
        </w:rPr>
      </w:pPr>
      <w:r w:rsidRPr="00132AA4">
        <w:rPr>
          <w:color w:val="000000" w:themeColor="text1"/>
          <w:lang w:val="en-US"/>
        </w:rPr>
        <w:t>In t</w:t>
      </w:r>
      <w:r w:rsidR="00542108" w:rsidRPr="00132AA4">
        <w:rPr>
          <w:color w:val="000000" w:themeColor="text1"/>
          <w:lang w:val="en-US"/>
        </w:rPr>
        <w:t xml:space="preserve">he present meta-analysis, all studies identified in the original search were imported, and the search was updated </w:t>
      </w:r>
      <w:proofErr w:type="gramStart"/>
      <w:r w:rsidR="00542108" w:rsidRPr="00132AA4">
        <w:rPr>
          <w:color w:val="000000" w:themeColor="text1"/>
          <w:lang w:val="en-US"/>
        </w:rPr>
        <w:t>in</w:t>
      </w:r>
      <w:proofErr w:type="gramEnd"/>
      <w:r w:rsidR="00542108" w:rsidRPr="00132AA4">
        <w:rPr>
          <w:color w:val="000000" w:themeColor="text1"/>
          <w:lang w:val="en-US"/>
        </w:rPr>
        <w:t xml:space="preserve"> </w:t>
      </w:r>
      <w:r w:rsidR="00785795" w:rsidRPr="00132AA4">
        <w:rPr>
          <w:color w:val="000000" w:themeColor="text1"/>
          <w:lang w:val="en-US"/>
        </w:rPr>
        <w:t xml:space="preserve">30 </w:t>
      </w:r>
      <w:r w:rsidR="0040110B" w:rsidRPr="00132AA4">
        <w:rPr>
          <w:color w:val="000000" w:themeColor="text1"/>
          <w:lang w:val="en-US"/>
        </w:rPr>
        <w:t xml:space="preserve">March </w:t>
      </w:r>
      <w:r w:rsidR="00542108" w:rsidRPr="00132AA4">
        <w:rPr>
          <w:color w:val="000000" w:themeColor="text1"/>
          <w:lang w:val="en-US"/>
        </w:rPr>
        <w:t>202</w:t>
      </w:r>
      <w:r w:rsidR="0040110B" w:rsidRPr="00132AA4">
        <w:rPr>
          <w:color w:val="000000" w:themeColor="text1"/>
          <w:lang w:val="en-US"/>
        </w:rPr>
        <w:t>6</w:t>
      </w:r>
      <w:r w:rsidR="00542108" w:rsidRPr="00132AA4">
        <w:rPr>
          <w:color w:val="000000" w:themeColor="text1"/>
          <w:lang w:val="en-US"/>
        </w:rPr>
        <w:t xml:space="preserve"> to ensure that no additional RCTs reporting adverse events were missed. Two reviewers (ME, MS) independently re-screened all previously identified trials to determine whether they contained extractable adverse-event data suitable for dose–response modelling. Reference lists of eligible trials and relevant systematic reviews were also examined to identify any additional studies.</w:t>
      </w:r>
    </w:p>
    <w:p w14:paraId="378328B4" w14:textId="77777777" w:rsidR="000829E4" w:rsidRPr="00132AA4" w:rsidRDefault="00542108" w:rsidP="00FC19AC">
      <w:pPr>
        <w:pStyle w:val="Titre3"/>
        <w:keepNext w:val="0"/>
        <w:keepLines w:val="0"/>
        <w:rPr>
          <w:color w:val="000000" w:themeColor="text1"/>
          <w:lang w:val="en-US"/>
        </w:rPr>
      </w:pPr>
      <w:bookmarkStart w:id="118" w:name="_ico7fhpoeyag" w:colFirst="0" w:colLast="0"/>
      <w:bookmarkEnd w:id="118"/>
      <w:r w:rsidRPr="00132AA4">
        <w:rPr>
          <w:color w:val="000000" w:themeColor="text1"/>
          <w:lang w:val="en-US"/>
        </w:rPr>
        <w:t>2.3 Eligibility criteria and study selection</w:t>
      </w:r>
    </w:p>
    <w:p w14:paraId="3DBD4E58" w14:textId="366FF0AD" w:rsidR="000829E4" w:rsidRPr="00132AA4" w:rsidRDefault="00542108" w:rsidP="00FC19AC">
      <w:pPr>
        <w:spacing w:before="240" w:after="240" w:line="360" w:lineRule="auto"/>
        <w:rPr>
          <w:color w:val="000000" w:themeColor="text1"/>
          <w:lang w:val="en-US"/>
        </w:rPr>
      </w:pPr>
      <w:r w:rsidRPr="00132AA4">
        <w:rPr>
          <w:color w:val="000000" w:themeColor="text1"/>
          <w:lang w:val="en-US"/>
        </w:rPr>
        <w:t xml:space="preserve">The initial eligibility assessment including title/abstract screening, full-text review, and extraction of efficacy and safety endpoints was performed as part of the original PRISMA </w:t>
      </w:r>
      <w:r w:rsidRPr="00132AA4">
        <w:rPr>
          <w:color w:val="000000" w:themeColor="text1"/>
          <w:lang w:val="en-US"/>
        </w:rPr>
        <w:lastRenderedPageBreak/>
        <w:t>systematic review by Højlund et al. (2025)</w:t>
      </w:r>
      <w:r w:rsidR="000830F2" w:rsidRPr="00132AA4">
        <w:rPr>
          <w:color w:val="000000" w:themeColor="text1"/>
          <w:lang w:val="en-US"/>
        </w:rPr>
        <w:t xml:space="preserve"> (Supplementary Figure 1)</w:t>
      </w:r>
      <w:r w:rsidRPr="00132AA4">
        <w:rPr>
          <w:color w:val="000000" w:themeColor="text1"/>
          <w:lang w:val="en-US"/>
        </w:rPr>
        <w:t>, in which at least two reviewers independently evaluated each record and resolved discrepancies through consensus.</w:t>
      </w:r>
    </w:p>
    <w:p w14:paraId="07115F3D" w14:textId="75FACF33" w:rsidR="0040110B" w:rsidRPr="00132AA4" w:rsidRDefault="0040110B" w:rsidP="00FC19AC">
      <w:pPr>
        <w:spacing w:before="240" w:after="240" w:line="360" w:lineRule="auto"/>
        <w:rPr>
          <w:color w:val="000000" w:themeColor="text1"/>
          <w:lang w:val="en-US"/>
        </w:rPr>
      </w:pPr>
      <w:r w:rsidRPr="00132AA4">
        <w:rPr>
          <w:color w:val="000000" w:themeColor="text1"/>
          <w:lang w:val="en-US"/>
        </w:rPr>
        <w:t xml:space="preserve">For the present dose–response analysis, we re-applied eligibility criteria specifically focused on AE extractability. Two reviewers (ME, MS) independently screened all previously included RCTs to identify those reporting arm-level AE frequencies suitable for meta-analytic modelling. </w:t>
      </w:r>
      <w:proofErr w:type="spellStart"/>
      <w:r w:rsidRPr="00132AA4">
        <w:rPr>
          <w:color w:val="000000" w:themeColor="text1"/>
        </w:rPr>
        <w:t>When</w:t>
      </w:r>
      <w:proofErr w:type="spellEnd"/>
      <w:r w:rsidRPr="00132AA4">
        <w:rPr>
          <w:color w:val="000000" w:themeColor="text1"/>
        </w:rPr>
        <w:t xml:space="preserve"> AE data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missing</w:t>
      </w:r>
      <w:proofErr w:type="spellEnd"/>
      <w:del w:id="119" w:author="ESKINAZI Mickael" w:date="2026-05-14T21:58:00Z" w16du:dateUtc="2026-05-14T19:58:00Z">
        <w:r w:rsidRPr="00132AA4" w:rsidDel="00A32AD6">
          <w:rPr>
            <w:color w:val="000000" w:themeColor="text1"/>
          </w:rPr>
          <w:delText xml:space="preserve"> or not extractable</w:delText>
        </w:r>
      </w:del>
      <w:r w:rsidRPr="00132AA4">
        <w:rPr>
          <w:color w:val="000000" w:themeColor="text1"/>
        </w:rPr>
        <w:t xml:space="preserve">, </w:t>
      </w:r>
      <w:proofErr w:type="spellStart"/>
      <w:r w:rsidRPr="00132AA4">
        <w:rPr>
          <w:color w:val="000000" w:themeColor="text1"/>
        </w:rPr>
        <w:t>corresponding</w:t>
      </w:r>
      <w:proofErr w:type="spellEnd"/>
      <w:r w:rsidRPr="00132AA4">
        <w:rPr>
          <w:color w:val="000000" w:themeColor="text1"/>
        </w:rPr>
        <w:t xml:space="preserve"> </w:t>
      </w:r>
      <w:proofErr w:type="spellStart"/>
      <w:r w:rsidRPr="00132AA4">
        <w:rPr>
          <w:color w:val="000000" w:themeColor="text1"/>
        </w:rPr>
        <w:t>authors</w:t>
      </w:r>
      <w:proofErr w:type="spellEnd"/>
      <w:r w:rsidRPr="00132AA4">
        <w:rPr>
          <w:color w:val="000000" w:themeColor="text1"/>
        </w:rPr>
        <w:t xml:space="preserve">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contacted</w:t>
      </w:r>
      <w:proofErr w:type="spellEnd"/>
      <w:r w:rsidRPr="00132AA4">
        <w:rPr>
          <w:color w:val="000000" w:themeColor="text1"/>
        </w:rPr>
        <w:t xml:space="preserve"> to </w:t>
      </w:r>
      <w:proofErr w:type="spellStart"/>
      <w:r w:rsidRPr="00132AA4">
        <w:rPr>
          <w:color w:val="000000" w:themeColor="text1"/>
        </w:rPr>
        <w:t>request</w:t>
      </w:r>
      <w:proofErr w:type="spellEnd"/>
      <w:r w:rsidRPr="00132AA4">
        <w:rPr>
          <w:color w:val="000000" w:themeColor="text1"/>
        </w:rPr>
        <w:t xml:space="preserve"> </w:t>
      </w:r>
      <w:proofErr w:type="spellStart"/>
      <w:r w:rsidRPr="00132AA4">
        <w:rPr>
          <w:color w:val="000000" w:themeColor="text1"/>
        </w:rPr>
        <w:t>additional</w:t>
      </w:r>
      <w:proofErr w:type="spellEnd"/>
      <w:r w:rsidRPr="00132AA4">
        <w:rPr>
          <w:color w:val="000000" w:themeColor="text1"/>
        </w:rPr>
        <w:t xml:space="preserve"> information. Trials for </w:t>
      </w:r>
      <w:proofErr w:type="spellStart"/>
      <w:r w:rsidRPr="00132AA4">
        <w:rPr>
          <w:color w:val="000000" w:themeColor="text1"/>
        </w:rPr>
        <w:t>which</w:t>
      </w:r>
      <w:proofErr w:type="spellEnd"/>
      <w:r w:rsidRPr="00132AA4">
        <w:rPr>
          <w:color w:val="000000" w:themeColor="text1"/>
        </w:rPr>
        <w:t xml:space="preserve"> no usable data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obtained</w:t>
      </w:r>
      <w:proofErr w:type="spellEnd"/>
      <w:r w:rsidRPr="00132AA4">
        <w:rPr>
          <w:color w:val="000000" w:themeColor="text1"/>
        </w:rPr>
        <w:t xml:space="preserve">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excluded</w:t>
      </w:r>
      <w:proofErr w:type="spellEnd"/>
      <w:r w:rsidRPr="00132AA4">
        <w:rPr>
          <w:color w:val="000000" w:themeColor="text1"/>
        </w:rPr>
        <w:t>.</w:t>
      </w:r>
    </w:p>
    <w:p w14:paraId="3C919801" w14:textId="2EE03165" w:rsidR="000829E4" w:rsidDel="00A32AD6" w:rsidRDefault="00A32AD6" w:rsidP="00FC19AC">
      <w:pPr>
        <w:spacing w:before="240" w:after="240" w:line="360" w:lineRule="auto"/>
        <w:rPr>
          <w:del w:id="120" w:author="ESKINAZI Mickael" w:date="2026-05-14T17:49:00Z" w16du:dateUtc="2026-05-14T15:49:00Z"/>
          <w:color w:val="000000" w:themeColor="text1"/>
        </w:rPr>
      </w:pPr>
      <w:proofErr w:type="spellStart"/>
      <w:ins w:id="121" w:author="ESKINAZI Mickael" w:date="2026-05-14T17:49:00Z">
        <w:r w:rsidRPr="00A32AD6">
          <w:rPr>
            <w:color w:val="000000" w:themeColor="text1"/>
          </w:rPr>
          <w:t>From</w:t>
        </w:r>
        <w:proofErr w:type="spellEnd"/>
        <w:r w:rsidRPr="00A32AD6">
          <w:rPr>
            <w:color w:val="000000" w:themeColor="text1"/>
          </w:rPr>
          <w:t xml:space="preserve"> the </w:t>
        </w:r>
        <w:proofErr w:type="spellStart"/>
        <w:r w:rsidRPr="00A32AD6">
          <w:rPr>
            <w:color w:val="000000" w:themeColor="text1"/>
          </w:rPr>
          <w:t>subset</w:t>
        </w:r>
        <w:proofErr w:type="spellEnd"/>
        <w:r w:rsidRPr="00A32AD6">
          <w:rPr>
            <w:color w:val="000000" w:themeColor="text1"/>
          </w:rPr>
          <w:t xml:space="preserve"> of </w:t>
        </w:r>
        <w:proofErr w:type="spellStart"/>
        <w:r w:rsidRPr="00A32AD6">
          <w:rPr>
            <w:color w:val="000000" w:themeColor="text1"/>
          </w:rPr>
          <w:t>eligible</w:t>
        </w:r>
        <w:proofErr w:type="spellEnd"/>
        <w:r w:rsidRPr="00A32AD6">
          <w:rPr>
            <w:color w:val="000000" w:themeColor="text1"/>
          </w:rPr>
          <w:t xml:space="preserve"> </w:t>
        </w:r>
        <w:proofErr w:type="spellStart"/>
        <w:r w:rsidRPr="00A32AD6">
          <w:rPr>
            <w:color w:val="000000" w:themeColor="text1"/>
          </w:rPr>
          <w:t>RCTs</w:t>
        </w:r>
        <w:proofErr w:type="spellEnd"/>
        <w:r w:rsidRPr="00A32AD6">
          <w:rPr>
            <w:color w:val="000000" w:themeColor="text1"/>
          </w:rPr>
          <w:t>, arm-</w:t>
        </w:r>
        <w:proofErr w:type="spellStart"/>
        <w:r w:rsidRPr="00A32AD6">
          <w:rPr>
            <w:color w:val="000000" w:themeColor="text1"/>
          </w:rPr>
          <w:t>level</w:t>
        </w:r>
        <w:proofErr w:type="spellEnd"/>
        <w:r w:rsidRPr="00A32AD6">
          <w:rPr>
            <w:color w:val="000000" w:themeColor="text1"/>
          </w:rPr>
          <w:t xml:space="preserve"> AE </w:t>
        </w:r>
        <w:proofErr w:type="spellStart"/>
        <w:r w:rsidRPr="00A32AD6">
          <w:rPr>
            <w:color w:val="000000" w:themeColor="text1"/>
          </w:rPr>
          <w:t>counts</w:t>
        </w:r>
        <w:proofErr w:type="spellEnd"/>
        <w:r w:rsidRPr="00A32AD6">
          <w:rPr>
            <w:color w:val="000000" w:themeColor="text1"/>
          </w:rPr>
          <w:t>, intervention doses, and time-</w:t>
        </w:r>
        <w:proofErr w:type="spellStart"/>
        <w:r w:rsidRPr="00A32AD6">
          <w:rPr>
            <w:color w:val="000000" w:themeColor="text1"/>
          </w:rPr>
          <w:t>window</w:t>
        </w:r>
        <w:proofErr w:type="spellEnd"/>
        <w:r w:rsidRPr="00A32AD6">
          <w:rPr>
            <w:color w:val="000000" w:themeColor="text1"/>
          </w:rPr>
          <w:t xml:space="preserve"> classifications (session vs. </w:t>
        </w:r>
        <w:proofErr w:type="gramStart"/>
        <w:r w:rsidRPr="00A32AD6">
          <w:rPr>
            <w:color w:val="000000" w:themeColor="text1"/>
          </w:rPr>
          <w:t>follow</w:t>
        </w:r>
        <w:proofErr w:type="gramEnd"/>
        <w:r w:rsidRPr="00A32AD6">
          <w:rPr>
            <w:color w:val="000000" w:themeColor="text1"/>
          </w:rPr>
          <w:t xml:space="preserve">-up) </w:t>
        </w:r>
        <w:proofErr w:type="spellStart"/>
        <w:r w:rsidRPr="00A32AD6">
          <w:rPr>
            <w:color w:val="000000" w:themeColor="text1"/>
          </w:rPr>
          <w:t>were</w:t>
        </w:r>
        <w:proofErr w:type="spellEnd"/>
        <w:r w:rsidRPr="00A32AD6">
          <w:rPr>
            <w:color w:val="000000" w:themeColor="text1"/>
          </w:rPr>
          <w:t xml:space="preserve"> </w:t>
        </w:r>
        <w:proofErr w:type="spellStart"/>
        <w:r w:rsidRPr="00A32AD6">
          <w:rPr>
            <w:color w:val="000000" w:themeColor="text1"/>
          </w:rPr>
          <w:t>verified</w:t>
        </w:r>
        <w:proofErr w:type="spellEnd"/>
        <w:r w:rsidRPr="00A32AD6">
          <w:rPr>
            <w:color w:val="000000" w:themeColor="text1"/>
          </w:rPr>
          <w:t xml:space="preserve"> </w:t>
        </w:r>
        <w:proofErr w:type="spellStart"/>
        <w:r w:rsidRPr="00A32AD6">
          <w:rPr>
            <w:color w:val="000000" w:themeColor="text1"/>
          </w:rPr>
          <w:t>directly</w:t>
        </w:r>
        <w:proofErr w:type="spellEnd"/>
        <w:r w:rsidRPr="00A32AD6">
          <w:rPr>
            <w:color w:val="000000" w:themeColor="text1"/>
          </w:rPr>
          <w:t xml:space="preserve"> </w:t>
        </w:r>
        <w:proofErr w:type="spellStart"/>
        <w:r w:rsidRPr="00A32AD6">
          <w:rPr>
            <w:color w:val="000000" w:themeColor="text1"/>
          </w:rPr>
          <w:t>from</w:t>
        </w:r>
        <w:proofErr w:type="spellEnd"/>
        <w:r w:rsidRPr="00A32AD6">
          <w:rPr>
            <w:color w:val="000000" w:themeColor="text1"/>
          </w:rPr>
          <w:t xml:space="preserve"> the original publications. </w:t>
        </w:r>
        <w:proofErr w:type="spellStart"/>
        <w:r w:rsidRPr="00A32AD6">
          <w:rPr>
            <w:color w:val="000000" w:themeColor="text1"/>
          </w:rPr>
          <w:t>Additional</w:t>
        </w:r>
        <w:proofErr w:type="spellEnd"/>
        <w:r w:rsidRPr="00A32AD6">
          <w:rPr>
            <w:color w:val="000000" w:themeColor="text1"/>
          </w:rPr>
          <w:t xml:space="preserve"> variables </w:t>
        </w:r>
        <w:proofErr w:type="spellStart"/>
        <w:r w:rsidRPr="00A32AD6">
          <w:rPr>
            <w:color w:val="000000" w:themeColor="text1"/>
          </w:rPr>
          <w:t>required</w:t>
        </w:r>
        <w:proofErr w:type="spellEnd"/>
        <w:r w:rsidRPr="00A32AD6">
          <w:rPr>
            <w:color w:val="000000" w:themeColor="text1"/>
          </w:rPr>
          <w:t xml:space="preserve"> for the </w:t>
        </w:r>
        <w:proofErr w:type="spellStart"/>
        <w:r w:rsidRPr="00A32AD6">
          <w:rPr>
            <w:color w:val="000000" w:themeColor="text1"/>
          </w:rPr>
          <w:t>present</w:t>
        </w:r>
        <w:proofErr w:type="spellEnd"/>
        <w:r w:rsidRPr="00A32AD6">
          <w:rPr>
            <w:color w:val="000000" w:themeColor="text1"/>
          </w:rPr>
          <w:t xml:space="preserve"> </w:t>
        </w:r>
        <w:proofErr w:type="spellStart"/>
        <w:r w:rsidRPr="00A32AD6">
          <w:rPr>
            <w:color w:val="000000" w:themeColor="text1"/>
          </w:rPr>
          <w:t>analysis</w:t>
        </w:r>
        <w:proofErr w:type="spellEnd"/>
        <w:r w:rsidRPr="00A32AD6">
          <w:rPr>
            <w:color w:val="000000" w:themeColor="text1"/>
          </w:rPr>
          <w:t xml:space="preserve">, </w:t>
        </w:r>
        <w:proofErr w:type="spellStart"/>
        <w:r w:rsidRPr="00A32AD6">
          <w:rPr>
            <w:color w:val="000000" w:themeColor="text1"/>
          </w:rPr>
          <w:t>including</w:t>
        </w:r>
        <w:proofErr w:type="spellEnd"/>
        <w:r w:rsidRPr="00A32AD6">
          <w:rPr>
            <w:color w:val="000000" w:themeColor="text1"/>
          </w:rPr>
          <w:t xml:space="preserve"> </w:t>
        </w:r>
        <w:proofErr w:type="spellStart"/>
        <w:r w:rsidRPr="00A32AD6">
          <w:rPr>
            <w:color w:val="000000" w:themeColor="text1"/>
          </w:rPr>
          <w:t>reference</w:t>
        </w:r>
        <w:proofErr w:type="spellEnd"/>
        <w:r w:rsidRPr="00A32AD6">
          <w:rPr>
            <w:color w:val="000000" w:themeColor="text1"/>
          </w:rPr>
          <w:t xml:space="preserve">-arm </w:t>
        </w:r>
        <w:proofErr w:type="spellStart"/>
        <w:r w:rsidRPr="00A32AD6">
          <w:rPr>
            <w:color w:val="000000" w:themeColor="text1"/>
          </w:rPr>
          <w:t>designation</w:t>
        </w:r>
        <w:proofErr w:type="spellEnd"/>
        <w:r w:rsidRPr="00A32AD6">
          <w:rPr>
            <w:color w:val="000000" w:themeColor="text1"/>
          </w:rPr>
          <w:t xml:space="preserve"> and </w:t>
        </w:r>
        <w:proofErr w:type="spellStart"/>
        <w:r w:rsidRPr="00A32AD6">
          <w:rPr>
            <w:color w:val="000000" w:themeColor="text1"/>
          </w:rPr>
          <w:t>harmonized</w:t>
        </w:r>
        <w:proofErr w:type="spellEnd"/>
        <w:r w:rsidRPr="00A32AD6">
          <w:rPr>
            <w:color w:val="000000" w:themeColor="text1"/>
          </w:rPr>
          <w:t xml:space="preserve"> AE </w:t>
        </w:r>
        <w:proofErr w:type="spellStart"/>
        <w:r w:rsidRPr="00A32AD6">
          <w:rPr>
            <w:color w:val="000000" w:themeColor="text1"/>
          </w:rPr>
          <w:t>terminology</w:t>
        </w:r>
        <w:proofErr w:type="spellEnd"/>
        <w:r w:rsidRPr="00A32AD6">
          <w:rPr>
            <w:color w:val="000000" w:themeColor="text1"/>
          </w:rPr>
          <w:t xml:space="preserve">, </w:t>
        </w:r>
        <w:proofErr w:type="spellStart"/>
        <w:r w:rsidRPr="00A32AD6">
          <w:rPr>
            <w:color w:val="000000" w:themeColor="text1"/>
          </w:rPr>
          <w:t>were</w:t>
        </w:r>
        <w:proofErr w:type="spellEnd"/>
        <w:r w:rsidRPr="00A32AD6">
          <w:rPr>
            <w:color w:val="000000" w:themeColor="text1"/>
          </w:rPr>
          <w:t xml:space="preserve"> </w:t>
        </w:r>
        <w:proofErr w:type="spellStart"/>
        <w:r w:rsidRPr="00A32AD6">
          <w:rPr>
            <w:color w:val="000000" w:themeColor="text1"/>
          </w:rPr>
          <w:t>newly</w:t>
        </w:r>
        <w:proofErr w:type="spellEnd"/>
        <w:r w:rsidRPr="00A32AD6">
          <w:rPr>
            <w:color w:val="000000" w:themeColor="text1"/>
          </w:rPr>
          <w:t xml:space="preserve"> </w:t>
        </w:r>
        <w:proofErr w:type="spellStart"/>
        <w:r w:rsidRPr="00A32AD6">
          <w:rPr>
            <w:color w:val="000000" w:themeColor="text1"/>
          </w:rPr>
          <w:t>curated</w:t>
        </w:r>
        <w:proofErr w:type="spellEnd"/>
        <w:r w:rsidRPr="00A32AD6">
          <w:rPr>
            <w:color w:val="000000" w:themeColor="text1"/>
          </w:rPr>
          <w:t xml:space="preserve"> by the </w:t>
        </w:r>
        <w:proofErr w:type="spellStart"/>
        <w:r w:rsidRPr="00A32AD6">
          <w:rPr>
            <w:color w:val="000000" w:themeColor="text1"/>
          </w:rPr>
          <w:t>current</w:t>
        </w:r>
        <w:proofErr w:type="spellEnd"/>
        <w:r w:rsidRPr="00A32AD6">
          <w:rPr>
            <w:color w:val="000000" w:themeColor="text1"/>
          </w:rPr>
          <w:t xml:space="preserve"> </w:t>
        </w:r>
        <w:proofErr w:type="spellStart"/>
        <w:r w:rsidRPr="00A32AD6">
          <w:rPr>
            <w:color w:val="000000" w:themeColor="text1"/>
          </w:rPr>
          <w:t>authors</w:t>
        </w:r>
        <w:proofErr w:type="spellEnd"/>
        <w:r w:rsidRPr="00A32AD6">
          <w:rPr>
            <w:color w:val="000000" w:themeColor="text1"/>
          </w:rPr>
          <w:t xml:space="preserve">. AE </w:t>
        </w:r>
        <w:proofErr w:type="spellStart"/>
        <w:r w:rsidRPr="00A32AD6">
          <w:rPr>
            <w:color w:val="000000" w:themeColor="text1"/>
          </w:rPr>
          <w:t>harmonization</w:t>
        </w:r>
        <w:proofErr w:type="spellEnd"/>
        <w:r w:rsidRPr="00A32AD6">
          <w:rPr>
            <w:color w:val="000000" w:themeColor="text1"/>
          </w:rPr>
          <w:t xml:space="preserve"> </w:t>
        </w:r>
        <w:proofErr w:type="spellStart"/>
        <w:r w:rsidRPr="00A32AD6">
          <w:rPr>
            <w:color w:val="000000" w:themeColor="text1"/>
          </w:rPr>
          <w:t>consisted</w:t>
        </w:r>
        <w:proofErr w:type="spellEnd"/>
        <w:r w:rsidRPr="00A32AD6">
          <w:rPr>
            <w:color w:val="000000" w:themeColor="text1"/>
          </w:rPr>
          <w:t xml:space="preserve"> of </w:t>
        </w:r>
        <w:proofErr w:type="spellStart"/>
        <w:r w:rsidRPr="00A32AD6">
          <w:rPr>
            <w:color w:val="000000" w:themeColor="text1"/>
          </w:rPr>
          <w:t>investigator-driven</w:t>
        </w:r>
        <w:proofErr w:type="spellEnd"/>
        <w:r w:rsidRPr="00A32AD6">
          <w:rPr>
            <w:color w:val="000000" w:themeColor="text1"/>
          </w:rPr>
          <w:t xml:space="preserve"> correction of </w:t>
        </w:r>
        <w:proofErr w:type="spellStart"/>
        <w:r w:rsidRPr="00A32AD6">
          <w:rPr>
            <w:color w:val="000000" w:themeColor="text1"/>
          </w:rPr>
          <w:t>spelling</w:t>
        </w:r>
        <w:proofErr w:type="spellEnd"/>
        <w:r w:rsidRPr="00A32AD6">
          <w:rPr>
            <w:color w:val="000000" w:themeColor="text1"/>
          </w:rPr>
          <w:t xml:space="preserve">, </w:t>
        </w:r>
        <w:proofErr w:type="spellStart"/>
        <w:r w:rsidRPr="00A32AD6">
          <w:rPr>
            <w:color w:val="000000" w:themeColor="text1"/>
          </w:rPr>
          <w:t>capitalization</w:t>
        </w:r>
        <w:proofErr w:type="spellEnd"/>
        <w:r w:rsidRPr="00A32AD6">
          <w:rPr>
            <w:color w:val="000000" w:themeColor="text1"/>
          </w:rPr>
          <w:t xml:space="preserve">, </w:t>
        </w:r>
        <w:proofErr w:type="spellStart"/>
        <w:r w:rsidRPr="00A32AD6">
          <w:rPr>
            <w:color w:val="000000" w:themeColor="text1"/>
          </w:rPr>
          <w:t>punctuation</w:t>
        </w:r>
        <w:proofErr w:type="spellEnd"/>
        <w:r w:rsidRPr="00A32AD6">
          <w:rPr>
            <w:color w:val="000000" w:themeColor="text1"/>
          </w:rPr>
          <w:t xml:space="preserve">, and </w:t>
        </w:r>
        <w:proofErr w:type="spellStart"/>
        <w:r w:rsidRPr="00A32AD6">
          <w:rPr>
            <w:color w:val="000000" w:themeColor="text1"/>
          </w:rPr>
          <w:t>formatting</w:t>
        </w:r>
        <w:proofErr w:type="spellEnd"/>
        <w:r w:rsidRPr="00A32AD6">
          <w:rPr>
            <w:color w:val="000000" w:themeColor="text1"/>
          </w:rPr>
          <w:t xml:space="preserve"> </w:t>
        </w:r>
        <w:proofErr w:type="spellStart"/>
        <w:r w:rsidRPr="00A32AD6">
          <w:rPr>
            <w:color w:val="000000" w:themeColor="text1"/>
          </w:rPr>
          <w:t>inconsistencies</w:t>
        </w:r>
        <w:proofErr w:type="spellEnd"/>
        <w:r w:rsidRPr="00A32AD6">
          <w:rPr>
            <w:color w:val="000000" w:themeColor="text1"/>
          </w:rPr>
          <w:t xml:space="preserve"> </w:t>
        </w:r>
        <w:proofErr w:type="spellStart"/>
        <w:r w:rsidRPr="00A32AD6">
          <w:rPr>
            <w:color w:val="000000" w:themeColor="text1"/>
          </w:rPr>
          <w:t>across</w:t>
        </w:r>
        <w:proofErr w:type="spellEnd"/>
        <w:r w:rsidRPr="00A32AD6">
          <w:rPr>
            <w:color w:val="000000" w:themeColor="text1"/>
          </w:rPr>
          <w:t xml:space="preserve"> trial-</w:t>
        </w:r>
        <w:proofErr w:type="spellStart"/>
        <w:r w:rsidRPr="00A32AD6">
          <w:rPr>
            <w:color w:val="000000" w:themeColor="text1"/>
          </w:rPr>
          <w:t>reported</w:t>
        </w:r>
        <w:proofErr w:type="spellEnd"/>
        <w:r w:rsidRPr="00A32AD6">
          <w:rPr>
            <w:color w:val="000000" w:themeColor="text1"/>
          </w:rPr>
          <w:t xml:space="preserve"> AE labels, </w:t>
        </w:r>
        <w:proofErr w:type="spellStart"/>
        <w:r w:rsidRPr="00A32AD6">
          <w:rPr>
            <w:color w:val="000000" w:themeColor="text1"/>
          </w:rPr>
          <w:t>while</w:t>
        </w:r>
        <w:proofErr w:type="spellEnd"/>
        <w:r w:rsidRPr="00A32AD6">
          <w:rPr>
            <w:color w:val="000000" w:themeColor="text1"/>
          </w:rPr>
          <w:t xml:space="preserve"> </w:t>
        </w:r>
        <w:proofErr w:type="spellStart"/>
        <w:r w:rsidRPr="00A32AD6">
          <w:rPr>
            <w:color w:val="000000" w:themeColor="text1"/>
          </w:rPr>
          <w:t>preserving</w:t>
        </w:r>
        <w:proofErr w:type="spellEnd"/>
        <w:r w:rsidRPr="00A32AD6">
          <w:rPr>
            <w:color w:val="000000" w:themeColor="text1"/>
          </w:rPr>
          <w:t xml:space="preserve"> </w:t>
        </w:r>
        <w:proofErr w:type="spellStart"/>
        <w:r w:rsidRPr="00A32AD6">
          <w:rPr>
            <w:color w:val="000000" w:themeColor="text1"/>
          </w:rPr>
          <w:t>clinically</w:t>
        </w:r>
        <w:proofErr w:type="spellEnd"/>
        <w:r w:rsidRPr="00A32AD6">
          <w:rPr>
            <w:color w:val="000000" w:themeColor="text1"/>
          </w:rPr>
          <w:t xml:space="preserve"> distinct original AE </w:t>
        </w:r>
        <w:proofErr w:type="spellStart"/>
        <w:r w:rsidRPr="00A32AD6">
          <w:rPr>
            <w:color w:val="000000" w:themeColor="text1"/>
          </w:rPr>
          <w:t>terms</w:t>
        </w:r>
        <w:proofErr w:type="spellEnd"/>
        <w:r w:rsidRPr="00A32AD6">
          <w:rPr>
            <w:color w:val="000000" w:themeColor="text1"/>
          </w:rPr>
          <w:t xml:space="preserve"> </w:t>
        </w:r>
        <w:proofErr w:type="spellStart"/>
        <w:r w:rsidRPr="00A32AD6">
          <w:rPr>
            <w:color w:val="000000" w:themeColor="text1"/>
          </w:rPr>
          <w:t>whenever</w:t>
        </w:r>
        <w:proofErr w:type="spellEnd"/>
        <w:r w:rsidRPr="00A32AD6">
          <w:rPr>
            <w:color w:val="000000" w:themeColor="text1"/>
          </w:rPr>
          <w:t xml:space="preserve"> </w:t>
        </w:r>
        <w:proofErr w:type="spellStart"/>
        <w:r w:rsidRPr="00A32AD6">
          <w:rPr>
            <w:color w:val="000000" w:themeColor="text1"/>
          </w:rPr>
          <w:t>extractable</w:t>
        </w:r>
        <w:proofErr w:type="spellEnd"/>
        <w:r w:rsidRPr="00A32AD6">
          <w:rPr>
            <w:color w:val="000000" w:themeColor="text1"/>
          </w:rPr>
          <w:t xml:space="preserve">. No </w:t>
        </w:r>
        <w:proofErr w:type="spellStart"/>
        <w:r w:rsidRPr="00A32AD6">
          <w:rPr>
            <w:color w:val="000000" w:themeColor="text1"/>
          </w:rPr>
          <w:t>external</w:t>
        </w:r>
        <w:proofErr w:type="spellEnd"/>
        <w:r w:rsidRPr="00A32AD6">
          <w:rPr>
            <w:color w:val="000000" w:themeColor="text1"/>
          </w:rPr>
          <w:t xml:space="preserve"> </w:t>
        </w:r>
        <w:proofErr w:type="spellStart"/>
        <w:r w:rsidRPr="00A32AD6">
          <w:rPr>
            <w:color w:val="000000" w:themeColor="text1"/>
          </w:rPr>
          <w:t>coding</w:t>
        </w:r>
        <w:proofErr w:type="spellEnd"/>
        <w:r w:rsidRPr="00A32AD6">
          <w:rPr>
            <w:color w:val="000000" w:themeColor="text1"/>
          </w:rPr>
          <w:t xml:space="preserve"> </w:t>
        </w:r>
        <w:proofErr w:type="spellStart"/>
        <w:r w:rsidRPr="00A32AD6">
          <w:rPr>
            <w:color w:val="000000" w:themeColor="text1"/>
          </w:rPr>
          <w:t>dictionary</w:t>
        </w:r>
        <w:proofErr w:type="spellEnd"/>
        <w:r w:rsidRPr="00A32AD6">
          <w:rPr>
            <w:color w:val="000000" w:themeColor="text1"/>
          </w:rPr>
          <w:t xml:space="preserve"> (e.g., </w:t>
        </w:r>
        <w:proofErr w:type="spellStart"/>
        <w:r w:rsidRPr="00A32AD6">
          <w:rPr>
            <w:color w:val="000000" w:themeColor="text1"/>
          </w:rPr>
          <w:t>MedDRA</w:t>
        </w:r>
        <w:proofErr w:type="spellEnd"/>
        <w:r w:rsidRPr="00A32AD6">
          <w:rPr>
            <w:color w:val="000000" w:themeColor="text1"/>
          </w:rPr>
          <w:t xml:space="preserve">) </w:t>
        </w:r>
        <w:proofErr w:type="spellStart"/>
        <w:r w:rsidRPr="00A32AD6">
          <w:rPr>
            <w:color w:val="000000" w:themeColor="text1"/>
          </w:rPr>
          <w:t>was</w:t>
        </w:r>
        <w:proofErr w:type="spellEnd"/>
        <w:r w:rsidRPr="00A32AD6">
          <w:rPr>
            <w:color w:val="000000" w:themeColor="text1"/>
          </w:rPr>
          <w:t xml:space="preserve"> </w:t>
        </w:r>
        <w:proofErr w:type="spellStart"/>
        <w:r w:rsidRPr="00A32AD6">
          <w:rPr>
            <w:color w:val="000000" w:themeColor="text1"/>
          </w:rPr>
          <w:t>applied</w:t>
        </w:r>
        <w:proofErr w:type="spellEnd"/>
        <w:r w:rsidRPr="00A32AD6">
          <w:rPr>
            <w:color w:val="000000" w:themeColor="text1"/>
          </w:rPr>
          <w:t xml:space="preserve">. </w:t>
        </w:r>
        <w:proofErr w:type="spellStart"/>
        <w:r w:rsidRPr="00A32AD6">
          <w:rPr>
            <w:color w:val="000000" w:themeColor="text1"/>
          </w:rPr>
          <w:t>Disagreements</w:t>
        </w:r>
        <w:proofErr w:type="spellEnd"/>
        <w:r w:rsidRPr="00A32AD6">
          <w:rPr>
            <w:color w:val="000000" w:themeColor="text1"/>
          </w:rPr>
          <w:t xml:space="preserve"> in AE </w:t>
        </w:r>
        <w:proofErr w:type="spellStart"/>
        <w:r w:rsidRPr="00A32AD6">
          <w:rPr>
            <w:color w:val="000000" w:themeColor="text1"/>
          </w:rPr>
          <w:t>coding</w:t>
        </w:r>
        <w:proofErr w:type="spellEnd"/>
        <w:r w:rsidRPr="00A32AD6">
          <w:rPr>
            <w:color w:val="000000" w:themeColor="text1"/>
          </w:rPr>
          <w:t xml:space="preserve"> or extraction </w:t>
        </w:r>
        <w:proofErr w:type="spellStart"/>
        <w:r w:rsidRPr="00A32AD6">
          <w:rPr>
            <w:color w:val="000000" w:themeColor="text1"/>
          </w:rPr>
          <w:t>were</w:t>
        </w:r>
        <w:proofErr w:type="spellEnd"/>
        <w:r w:rsidRPr="00A32AD6">
          <w:rPr>
            <w:color w:val="000000" w:themeColor="text1"/>
          </w:rPr>
          <w:t xml:space="preserve"> </w:t>
        </w:r>
        <w:proofErr w:type="spellStart"/>
        <w:r w:rsidRPr="00A32AD6">
          <w:rPr>
            <w:color w:val="000000" w:themeColor="text1"/>
          </w:rPr>
          <w:t>resolved</w:t>
        </w:r>
        <w:proofErr w:type="spellEnd"/>
        <w:r w:rsidRPr="00A32AD6">
          <w:rPr>
            <w:color w:val="000000" w:themeColor="text1"/>
          </w:rPr>
          <w:t xml:space="preserve"> </w:t>
        </w:r>
        <w:proofErr w:type="spellStart"/>
        <w:r w:rsidRPr="00A32AD6">
          <w:rPr>
            <w:color w:val="000000" w:themeColor="text1"/>
          </w:rPr>
          <w:t>through</w:t>
        </w:r>
        <w:proofErr w:type="spellEnd"/>
        <w:r w:rsidRPr="00A32AD6">
          <w:rPr>
            <w:color w:val="000000" w:themeColor="text1"/>
          </w:rPr>
          <w:t xml:space="preserve"> consensus (ME, MS, </w:t>
        </w:r>
        <w:proofErr w:type="spellStart"/>
        <w:r w:rsidRPr="00A32AD6">
          <w:rPr>
            <w:color w:val="000000" w:themeColor="text1"/>
          </w:rPr>
          <w:t>MSo</w:t>
        </w:r>
        <w:proofErr w:type="spellEnd"/>
        <w:r w:rsidRPr="00A32AD6">
          <w:rPr>
            <w:color w:val="000000" w:themeColor="text1"/>
          </w:rPr>
          <w:t xml:space="preserve">). All data </w:t>
        </w:r>
        <w:proofErr w:type="spellStart"/>
        <w:r w:rsidRPr="00A32AD6">
          <w:rPr>
            <w:color w:val="000000" w:themeColor="text1"/>
          </w:rPr>
          <w:t>were</w:t>
        </w:r>
        <w:proofErr w:type="spellEnd"/>
        <w:r w:rsidRPr="00A32AD6">
          <w:rPr>
            <w:color w:val="000000" w:themeColor="text1"/>
          </w:rPr>
          <w:t xml:space="preserve"> </w:t>
        </w:r>
        <w:proofErr w:type="spellStart"/>
        <w:r w:rsidRPr="00A32AD6">
          <w:rPr>
            <w:color w:val="000000" w:themeColor="text1"/>
          </w:rPr>
          <w:t>processed</w:t>
        </w:r>
        <w:proofErr w:type="spellEnd"/>
        <w:r w:rsidRPr="00A32AD6">
          <w:rPr>
            <w:color w:val="000000" w:themeColor="text1"/>
          </w:rPr>
          <w:t xml:space="preserve"> </w:t>
        </w:r>
        <w:proofErr w:type="spellStart"/>
        <w:r w:rsidRPr="00A32AD6">
          <w:rPr>
            <w:color w:val="000000" w:themeColor="text1"/>
          </w:rPr>
          <w:t>using</w:t>
        </w:r>
        <w:proofErr w:type="spellEnd"/>
        <w:r w:rsidRPr="00A32AD6">
          <w:rPr>
            <w:color w:val="000000" w:themeColor="text1"/>
          </w:rPr>
          <w:t xml:space="preserve"> a </w:t>
        </w:r>
        <w:proofErr w:type="spellStart"/>
        <w:r w:rsidRPr="00A32AD6">
          <w:rPr>
            <w:color w:val="000000" w:themeColor="text1"/>
          </w:rPr>
          <w:t>reproducible</w:t>
        </w:r>
        <w:proofErr w:type="spellEnd"/>
        <w:r w:rsidRPr="00A32AD6">
          <w:rPr>
            <w:color w:val="000000" w:themeColor="text1"/>
          </w:rPr>
          <w:t xml:space="preserve"> R workflow </w:t>
        </w:r>
        <w:proofErr w:type="spellStart"/>
        <w:r w:rsidRPr="00A32AD6">
          <w:rPr>
            <w:color w:val="000000" w:themeColor="text1"/>
          </w:rPr>
          <w:t>described</w:t>
        </w:r>
        <w:proofErr w:type="spellEnd"/>
        <w:r w:rsidRPr="00A32AD6">
          <w:rPr>
            <w:color w:val="000000" w:themeColor="text1"/>
          </w:rPr>
          <w:t xml:space="preserve"> </w:t>
        </w:r>
        <w:proofErr w:type="spellStart"/>
        <w:r w:rsidRPr="00A32AD6">
          <w:rPr>
            <w:color w:val="000000" w:themeColor="text1"/>
          </w:rPr>
          <w:t>below</w:t>
        </w:r>
        <w:proofErr w:type="spellEnd"/>
        <w:r w:rsidRPr="00A32AD6">
          <w:rPr>
            <w:color w:val="000000" w:themeColor="text1"/>
          </w:rPr>
          <w:t>.</w:t>
        </w:r>
      </w:ins>
      <w:del w:id="122" w:author="ESKINAZI Mickael" w:date="2026-05-14T17:49:00Z" w16du:dateUtc="2026-05-14T15:49:00Z">
        <w:r w:rsidR="00542108" w:rsidRPr="00132AA4" w:rsidDel="00A32AD6">
          <w:rPr>
            <w:color w:val="000000" w:themeColor="text1"/>
            <w:lang w:val="en-US"/>
          </w:rPr>
          <w:delText>From the subset of eligible RCTs, arm-level AE counts, intervention doses, and time-window classifications (session vs. follow-up) were verified directly from the original publications. Additional variables required for the present analysis including reference-arm designation and harmonized AE terminology were newly curated by the current authors. Disagreements in AE coding or extraction were resolved through consensus (ME, MS, MSo). All data were processed using a reproducible R workflow described below.</w:delText>
        </w:r>
      </w:del>
    </w:p>
    <w:p w14:paraId="3E0E062D" w14:textId="77777777" w:rsidR="00A32AD6" w:rsidRPr="00132AA4" w:rsidRDefault="00A32AD6" w:rsidP="00FC19AC">
      <w:pPr>
        <w:spacing w:before="240" w:after="240" w:line="360" w:lineRule="auto"/>
        <w:rPr>
          <w:ins w:id="123" w:author="ESKINAZI Mickael" w:date="2026-05-14T17:49:00Z" w16du:dateUtc="2026-05-14T15:49:00Z"/>
          <w:color w:val="000000" w:themeColor="text1"/>
          <w:lang w:val="en-US"/>
        </w:rPr>
      </w:pPr>
    </w:p>
    <w:p w14:paraId="6E53C19D" w14:textId="42A595D2" w:rsidR="004B3794" w:rsidRDefault="004B3794" w:rsidP="00FC19AC">
      <w:pPr>
        <w:spacing w:before="240" w:after="240" w:line="360" w:lineRule="auto"/>
        <w:rPr>
          <w:ins w:id="124" w:author="ESKINAZI Mickael" w:date="2026-05-14T18:18:00Z" w16du:dateUtc="2026-05-14T16:18:00Z"/>
          <w:color w:val="000000" w:themeColor="text1"/>
          <w:lang w:val="en-US"/>
        </w:rPr>
      </w:pPr>
      <w:r w:rsidRPr="00132AA4">
        <w:rPr>
          <w:color w:val="000000" w:themeColor="text1"/>
          <w:lang w:val="en-US"/>
        </w:rPr>
        <w:t>Included RCTs were primarily designed around a single main DSM/ICD diagnosis per protocol (e.g., PTSD, MDD, anxiety disorders, AUD, ADHD), although study-specific comorbidities were variably allowed. Because AE counts and dose variation were limited within individual diagnostic strata, primary dose–response analyses were prespecified as transdiagnostic (pooled across disorders) and stratified by molecule.</w:t>
      </w:r>
    </w:p>
    <w:p w14:paraId="1AD5D2CE" w14:textId="635EEB47" w:rsidR="00A32AD6" w:rsidRDefault="00A32AD6" w:rsidP="00FC19AC">
      <w:pPr>
        <w:spacing w:before="240" w:after="240" w:line="360" w:lineRule="auto"/>
        <w:rPr>
          <w:ins w:id="125" w:author="ESKINAZI Mickael" w:date="2026-05-16T14:54:00Z" w16du:dateUtc="2026-05-16T12:54:00Z"/>
          <w:color w:val="000000" w:themeColor="text1"/>
          <w:lang w:val="en-US"/>
        </w:rPr>
      </w:pPr>
      <w:ins w:id="126" w:author="ESKINAZI Mickael" w:date="2026-05-14T18:18:00Z" w16du:dateUtc="2026-05-14T16:18:00Z">
        <w:r>
          <w:rPr>
            <w:color w:val="000000" w:themeColor="text1"/>
            <w:lang w:val="en-US"/>
          </w:rPr>
          <w:t>2.4 Outcomes</w:t>
        </w:r>
      </w:ins>
    </w:p>
    <w:p w14:paraId="0F50A60C" w14:textId="6239E0C6" w:rsidR="00A32AD6" w:rsidRDefault="00A32AD6" w:rsidP="00FC19AC">
      <w:pPr>
        <w:spacing w:before="240" w:after="240" w:line="360" w:lineRule="auto"/>
        <w:rPr>
          <w:ins w:id="127" w:author="ESKINAZI Mickael" w:date="2026-05-14T22:06:00Z" w16du:dateUtc="2026-05-14T20:06:00Z"/>
          <w:color w:val="000000" w:themeColor="text1"/>
          <w:lang w:val="en-US"/>
        </w:rPr>
      </w:pPr>
      <w:ins w:id="128" w:author="ESKINAZI Mickael" w:date="2026-05-16T14:54:00Z" w16du:dateUtc="2026-05-16T12:54:00Z">
        <w:r w:rsidRPr="00A32AD6">
          <w:rPr>
            <w:color w:val="000000" w:themeColor="text1"/>
            <w:lang w:val="en-US"/>
            <w:rPrChange w:id="129" w:author="ESKINAZI Mickael" w:date="2026-05-16T14:54:00Z" w16du:dateUtc="2026-05-16T12:54:00Z">
              <w:rPr>
                <w:color w:val="000000" w:themeColor="text1"/>
              </w:rPr>
            </w:rPrChange>
          </w:rPr>
          <w:t xml:space="preserve">The primary outcome was the odds of adverse-event (AE) occurrence as a function of psychedelic dose, estimated from arm-level AE counts across randomized controlled trials. To avoid combining clinically distinct temporal profiles, outcomes were pre-specified and </w:t>
        </w:r>
        <w:proofErr w:type="spellStart"/>
        <w:r w:rsidRPr="00A32AD6">
          <w:rPr>
            <w:color w:val="000000" w:themeColor="text1"/>
            <w:lang w:val="en-US"/>
            <w:rPrChange w:id="130" w:author="ESKINAZI Mickael" w:date="2026-05-16T14:54:00Z" w16du:dateUtc="2026-05-16T12:54:00Z">
              <w:rPr>
                <w:color w:val="000000" w:themeColor="text1"/>
              </w:rPr>
            </w:rPrChange>
          </w:rPr>
          <w:t>analysed</w:t>
        </w:r>
        <w:proofErr w:type="spellEnd"/>
        <w:r w:rsidRPr="00A32AD6">
          <w:rPr>
            <w:color w:val="000000" w:themeColor="text1"/>
            <w:lang w:val="en-US"/>
            <w:rPrChange w:id="131" w:author="ESKINAZI Mickael" w:date="2026-05-16T14:54:00Z" w16du:dateUtc="2026-05-16T12:54:00Z">
              <w:rPr>
                <w:color w:val="000000" w:themeColor="text1"/>
              </w:rPr>
            </w:rPrChange>
          </w:rPr>
          <w:t xml:space="preserve"> separately according to assessment window: acute/session outcomes (AEs occurring during administration or in the immediate post-session period) and follow-up outcomes (AEs reported at later post-acute assessments). The same dose–response meta-analytic framework was applied </w:t>
        </w:r>
        <w:r w:rsidRPr="00A32AD6">
          <w:rPr>
            <w:color w:val="000000" w:themeColor="text1"/>
            <w:lang w:val="en-US"/>
            <w:rPrChange w:id="132" w:author="ESKINAZI Mickael" w:date="2026-05-16T14:54:00Z" w16du:dateUtc="2026-05-16T12:54:00Z">
              <w:rPr>
                <w:color w:val="000000" w:themeColor="text1"/>
              </w:rPr>
            </w:rPrChange>
          </w:rPr>
          <w:lastRenderedPageBreak/>
          <w:t xml:space="preserve">independently within each time window at both the global molecule level (pooling all extractable AEs within each substance) and the molecule × AE level (modelling individual harmonized AE terms). AE-level models were fit separately for each molecule (LSD, MDMA, psilocybin) and were not pooled into a single pan-substance effect. </w:t>
        </w:r>
        <w:proofErr w:type="spellStart"/>
        <w:r w:rsidRPr="00A32AD6">
          <w:rPr>
            <w:color w:val="000000" w:themeColor="text1"/>
          </w:rPr>
          <w:t>Multiplicity-adjusted</w:t>
        </w:r>
        <w:proofErr w:type="spellEnd"/>
        <w:r w:rsidRPr="00A32AD6">
          <w:rPr>
            <w:color w:val="000000" w:themeColor="text1"/>
          </w:rPr>
          <w:t xml:space="preserve"> </w:t>
        </w:r>
        <w:proofErr w:type="spellStart"/>
        <w:r w:rsidRPr="00A32AD6">
          <w:rPr>
            <w:color w:val="000000" w:themeColor="text1"/>
          </w:rPr>
          <w:t>significance</w:t>
        </w:r>
        <w:proofErr w:type="spellEnd"/>
        <w:r w:rsidRPr="00A32AD6">
          <w:rPr>
            <w:color w:val="000000" w:themeColor="text1"/>
          </w:rPr>
          <w:t xml:space="preserve"> </w:t>
        </w:r>
        <w:proofErr w:type="spellStart"/>
        <w:r w:rsidRPr="00A32AD6">
          <w:rPr>
            <w:color w:val="000000" w:themeColor="text1"/>
          </w:rPr>
          <w:t>reporting</w:t>
        </w:r>
        <w:proofErr w:type="spellEnd"/>
        <w:r w:rsidRPr="00A32AD6">
          <w:rPr>
            <w:color w:val="000000" w:themeColor="text1"/>
          </w:rPr>
          <w:t xml:space="preserve"> </w:t>
        </w:r>
        <w:proofErr w:type="spellStart"/>
        <w:r w:rsidRPr="00A32AD6">
          <w:rPr>
            <w:color w:val="000000" w:themeColor="text1"/>
          </w:rPr>
          <w:t>was</w:t>
        </w:r>
        <w:proofErr w:type="spellEnd"/>
        <w:r w:rsidRPr="00A32AD6">
          <w:rPr>
            <w:color w:val="000000" w:themeColor="text1"/>
          </w:rPr>
          <w:t xml:space="preserve"> </w:t>
        </w:r>
        <w:proofErr w:type="spellStart"/>
        <w:r w:rsidRPr="00A32AD6">
          <w:rPr>
            <w:color w:val="000000" w:themeColor="text1"/>
          </w:rPr>
          <w:t>applied</w:t>
        </w:r>
        <w:proofErr w:type="spellEnd"/>
        <w:r w:rsidRPr="00A32AD6">
          <w:rPr>
            <w:color w:val="000000" w:themeColor="text1"/>
          </w:rPr>
          <w:t xml:space="preserve">. Session-versus-follow-up </w:t>
        </w:r>
        <w:proofErr w:type="spellStart"/>
        <w:r w:rsidRPr="00A32AD6">
          <w:rPr>
            <w:color w:val="000000" w:themeColor="text1"/>
          </w:rPr>
          <w:t>comparisons</w:t>
        </w:r>
        <w:proofErr w:type="spellEnd"/>
        <w:r w:rsidRPr="00A32AD6">
          <w:rPr>
            <w:color w:val="000000" w:themeColor="text1"/>
          </w:rPr>
          <w:t xml:space="preserve"> </w:t>
        </w:r>
        <w:proofErr w:type="spellStart"/>
        <w:r w:rsidRPr="00A32AD6">
          <w:rPr>
            <w:color w:val="000000" w:themeColor="text1"/>
          </w:rPr>
          <w:t>were</w:t>
        </w:r>
        <w:proofErr w:type="spellEnd"/>
        <w:r w:rsidRPr="00A32AD6">
          <w:rPr>
            <w:color w:val="000000" w:themeColor="text1"/>
          </w:rPr>
          <w:t xml:space="preserve"> </w:t>
        </w:r>
        <w:proofErr w:type="spellStart"/>
        <w:r w:rsidRPr="00A32AD6">
          <w:rPr>
            <w:color w:val="000000" w:themeColor="text1"/>
          </w:rPr>
          <w:t>treated</w:t>
        </w:r>
        <w:proofErr w:type="spellEnd"/>
        <w:r w:rsidRPr="00A32AD6">
          <w:rPr>
            <w:color w:val="000000" w:themeColor="text1"/>
          </w:rPr>
          <w:t xml:space="preserve"> as </w:t>
        </w:r>
        <w:proofErr w:type="spellStart"/>
        <w:r w:rsidRPr="00A32AD6">
          <w:rPr>
            <w:color w:val="000000" w:themeColor="text1"/>
          </w:rPr>
          <w:t>secondary</w:t>
        </w:r>
        <w:proofErr w:type="spellEnd"/>
        <w:r w:rsidRPr="00A32AD6">
          <w:rPr>
            <w:color w:val="000000" w:themeColor="text1"/>
          </w:rPr>
          <w:t xml:space="preserve"> analyses and are </w:t>
        </w:r>
        <w:proofErr w:type="spellStart"/>
        <w:r w:rsidRPr="00A32AD6">
          <w:rPr>
            <w:color w:val="000000" w:themeColor="text1"/>
          </w:rPr>
          <w:t>reported</w:t>
        </w:r>
        <w:proofErr w:type="spellEnd"/>
        <w:r w:rsidRPr="00A32AD6">
          <w:rPr>
            <w:color w:val="000000" w:themeColor="text1"/>
          </w:rPr>
          <w:t xml:space="preserve"> in </w:t>
        </w:r>
        <w:proofErr w:type="spellStart"/>
        <w:r w:rsidRPr="00A32AD6">
          <w:rPr>
            <w:color w:val="000000" w:themeColor="text1"/>
          </w:rPr>
          <w:t>dedicated</w:t>
        </w:r>
        <w:proofErr w:type="spellEnd"/>
        <w:r w:rsidRPr="00A32AD6">
          <w:rPr>
            <w:color w:val="000000" w:themeColor="text1"/>
          </w:rPr>
          <w:t xml:space="preserve"> tables and figures.</w:t>
        </w:r>
      </w:ins>
    </w:p>
    <w:p w14:paraId="2BF46D5B" w14:textId="1B6C65E6" w:rsidR="00A32AD6" w:rsidRPr="00132AA4" w:rsidDel="00A32AD6" w:rsidRDefault="00A32AD6" w:rsidP="00FC19AC">
      <w:pPr>
        <w:spacing w:before="240" w:after="240" w:line="360" w:lineRule="auto"/>
        <w:rPr>
          <w:del w:id="133" w:author="ESKINAZI Mickael" w:date="2026-05-16T14:54:00Z" w16du:dateUtc="2026-05-16T12:54:00Z"/>
          <w:color w:val="000000" w:themeColor="text1"/>
          <w:lang w:val="en-US"/>
        </w:rPr>
      </w:pPr>
    </w:p>
    <w:p w14:paraId="4CD640CB" w14:textId="74CD3CEE" w:rsidR="00CD0DB3" w:rsidRPr="00132AA4" w:rsidRDefault="00542108" w:rsidP="00CD0DB3">
      <w:pPr>
        <w:spacing w:after="240"/>
        <w:rPr>
          <w:color w:val="000000" w:themeColor="text1"/>
          <w:lang w:val="en-US"/>
        </w:rPr>
      </w:pPr>
      <w:bookmarkStart w:id="134" w:name="_9hu8k61be85y" w:colFirst="0" w:colLast="0"/>
      <w:bookmarkEnd w:id="134"/>
      <w:r w:rsidRPr="00132AA4">
        <w:rPr>
          <w:b/>
          <w:bCs/>
          <w:color w:val="000000" w:themeColor="text1"/>
          <w:lang w:val="en-US"/>
        </w:rPr>
        <w:t>2.4 Statistical analysis</w:t>
      </w:r>
    </w:p>
    <w:p w14:paraId="4DB34816" w14:textId="7499D937" w:rsidR="00CD0DB3" w:rsidRPr="00132AA4" w:rsidRDefault="00CD0DB3" w:rsidP="00FC19AC">
      <w:pPr>
        <w:spacing w:after="240" w:line="360" w:lineRule="auto"/>
        <w:rPr>
          <w:color w:val="000000" w:themeColor="text1"/>
          <w:lang w:val="en-US"/>
        </w:rPr>
      </w:pPr>
      <w:bookmarkStart w:id="135" w:name="_qkbr113iamdc" w:colFirst="0" w:colLast="0"/>
      <w:bookmarkEnd w:id="135"/>
      <w:r w:rsidRPr="00132AA4">
        <w:rPr>
          <w:color w:val="000000" w:themeColor="text1"/>
          <w:lang w:val="en-US"/>
        </w:rPr>
        <w:t xml:space="preserve">Raw datasets were imported into R through a fully reproducible analysis pipeline. Comparator arms were </w:t>
      </w:r>
      <w:proofErr w:type="spellStart"/>
      <w:r w:rsidRPr="00132AA4">
        <w:rPr>
          <w:color w:val="000000" w:themeColor="text1"/>
          <w:lang w:val="en-US"/>
        </w:rPr>
        <w:t>harmonised</w:t>
      </w:r>
      <w:proofErr w:type="spellEnd"/>
      <w:r w:rsidRPr="00132AA4">
        <w:rPr>
          <w:color w:val="000000" w:themeColor="text1"/>
          <w:lang w:val="en-US"/>
        </w:rPr>
        <w:t xml:space="preserve"> into inactive placebo, active placebo, or active non-psychedelic control. When arm type was not explicitly reported, zero-dose arms labelled as “placebo” were classified as inactive placebo; all remaining arms were treated as active. Within each substance-by-study subset, reference arms were selected using a predefined hierarchy </w:t>
      </w:r>
      <w:proofErr w:type="spellStart"/>
      <w:r w:rsidRPr="00132AA4">
        <w:rPr>
          <w:color w:val="000000" w:themeColor="text1"/>
          <w:lang w:val="en-US"/>
        </w:rPr>
        <w:t>prioritising</w:t>
      </w:r>
      <w:proofErr w:type="spellEnd"/>
      <w:r w:rsidRPr="00132AA4">
        <w:rPr>
          <w:color w:val="000000" w:themeColor="text1"/>
          <w:lang w:val="en-US"/>
        </w:rPr>
        <w:t xml:space="preserve"> inactive placebo, followed by active placebo, and then the lowest active psychedelic dose.</w:t>
      </w:r>
      <w:r w:rsidR="006E710C" w:rsidRPr="00132AA4">
        <w:rPr>
          <w:color w:val="000000" w:themeColor="text1"/>
          <w:lang w:val="en-US"/>
        </w:rPr>
        <w:t xml:space="preserve"> Microdosing was kept separate from both placebo and</w:t>
      </w:r>
      <w:r w:rsidR="00F9214E" w:rsidRPr="00132AA4">
        <w:rPr>
          <w:color w:val="000000" w:themeColor="text1"/>
          <w:lang w:val="en-US"/>
        </w:rPr>
        <w:t xml:space="preserve"> higher</w:t>
      </w:r>
      <w:r w:rsidR="006E710C" w:rsidRPr="00132AA4">
        <w:rPr>
          <w:color w:val="000000" w:themeColor="text1"/>
          <w:lang w:val="en-US"/>
        </w:rPr>
        <w:t xml:space="preserve"> dose</w:t>
      </w:r>
      <w:r w:rsidR="00F9214E" w:rsidRPr="00132AA4">
        <w:rPr>
          <w:color w:val="000000" w:themeColor="text1"/>
          <w:lang w:val="en-US"/>
        </w:rPr>
        <w:t>s</w:t>
      </w:r>
      <w:r w:rsidR="006E710C" w:rsidRPr="00132AA4">
        <w:rPr>
          <w:color w:val="000000" w:themeColor="text1"/>
          <w:lang w:val="en-US"/>
        </w:rPr>
        <w:t xml:space="preserve"> in all analyses and was not collapsed into the placebo group or treated as a true zero-dose condition.</w:t>
      </w:r>
    </w:p>
    <w:p w14:paraId="6E05F86F" w14:textId="3B6AAE07" w:rsidR="00CD0DB3" w:rsidRPr="00132AA4" w:rsidRDefault="00CD0DB3" w:rsidP="00FC19AC">
      <w:pPr>
        <w:spacing w:after="240" w:line="360" w:lineRule="auto"/>
        <w:rPr>
          <w:color w:val="000000" w:themeColor="text1"/>
        </w:rPr>
      </w:pPr>
      <w:r w:rsidRPr="00132AA4">
        <w:rPr>
          <w:color w:val="000000" w:themeColor="text1"/>
          <w:lang w:val="en-US"/>
        </w:rPr>
        <w:t xml:space="preserve">Arm-level AE data were </w:t>
      </w:r>
      <w:proofErr w:type="spellStart"/>
      <w:r w:rsidRPr="00132AA4">
        <w:rPr>
          <w:color w:val="000000" w:themeColor="text1"/>
          <w:lang w:val="en-US"/>
        </w:rPr>
        <w:t>harmonised</w:t>
      </w:r>
      <w:proofErr w:type="spellEnd"/>
      <w:r w:rsidRPr="00132AA4">
        <w:rPr>
          <w:color w:val="000000" w:themeColor="text1"/>
          <w:lang w:val="en-US"/>
        </w:rPr>
        <w:t xml:space="preserve"> and transformed into 2×2 contingency tables contrasting each active dose with its designated reference arm. Odds ratios</w:t>
      </w:r>
      <w:ins w:id="136" w:author="ESKINAZI Mickael" w:date="2026-05-14T22:07:00Z" w16du:dateUtc="2026-05-14T20:07:00Z">
        <w:r w:rsidR="00A32AD6">
          <w:rPr>
            <w:color w:val="000000" w:themeColor="text1"/>
            <w:lang w:val="en-US"/>
          </w:rPr>
          <w:t xml:space="preserve"> (OR)</w:t>
        </w:r>
      </w:ins>
      <w:r w:rsidRPr="00132AA4">
        <w:rPr>
          <w:color w:val="000000" w:themeColor="text1"/>
          <w:lang w:val="en-US"/>
        </w:rPr>
        <w:t xml:space="preserve"> were computed using the </w:t>
      </w:r>
      <w:proofErr w:type="spellStart"/>
      <w:r w:rsidRPr="00132AA4">
        <w:rPr>
          <w:i/>
          <w:iCs/>
          <w:color w:val="000000" w:themeColor="text1"/>
          <w:lang w:val="en-US"/>
        </w:rPr>
        <w:t>escalc</w:t>
      </w:r>
      <w:proofErr w:type="spellEnd"/>
      <w:r w:rsidRPr="00132AA4">
        <w:rPr>
          <w:color w:val="000000" w:themeColor="text1"/>
          <w:lang w:val="en-US"/>
        </w:rPr>
        <w:t xml:space="preserve"> function from the </w:t>
      </w:r>
      <w:proofErr w:type="spellStart"/>
      <w:r w:rsidRPr="00132AA4">
        <w:rPr>
          <w:i/>
          <w:iCs/>
          <w:color w:val="000000" w:themeColor="text1"/>
          <w:lang w:val="en-US"/>
        </w:rPr>
        <w:t>metafor</w:t>
      </w:r>
      <w:proofErr w:type="spellEnd"/>
      <w:r w:rsidRPr="00132AA4">
        <w:rPr>
          <w:color w:val="000000" w:themeColor="text1"/>
          <w:lang w:val="en-US"/>
        </w:rPr>
        <w:t xml:space="preserve"> package </w:t>
      </w:r>
      <w:r w:rsidR="0090474B" w:rsidRPr="00132AA4">
        <w:rPr>
          <w:color w:val="000000" w:themeColor="text1"/>
          <w:lang w:val="en-US"/>
        </w:rPr>
        <w:fldChar w:fldCharType="begin"/>
      </w:r>
      <w:r w:rsidR="0090474B" w:rsidRPr="00132AA4">
        <w:rPr>
          <w:color w:val="000000" w:themeColor="text1"/>
          <w:lang w:val="en-US"/>
        </w:rPr>
        <w:instrText xml:space="preserve"> ADDIN ZOTERO_ITEM CSL_CITATION {"citationID":"1Bb2uQDj","properties":{"formattedCitation":"(Viechtbauer, 2010)","plainCitation":"(Viechtbauer, 2010)","noteIndex":0},"citationItems":[{"id":3148,"uris":["http://zotero.org/users/4564126/items/SR32N5Z3"],"itemData":{"id":3148,"type":"article-journal","container-title":"Journal of Statistical Software","DOI":"10.18637/jss.v036.i03","issue":"3","page":"1–48","title":"Conducting Meta-Analyses in R with the metafor Package","volume":"36","author":[{"family":"Viechtbauer","given":"Wolfgang"}],"issued":{"date-parts":[["2010"]]}}}],"schema":"https://github.com/citation-style-language/schema/raw/master/csl-citation.json"} </w:instrText>
      </w:r>
      <w:r w:rsidR="0090474B" w:rsidRPr="00132AA4">
        <w:rPr>
          <w:color w:val="000000" w:themeColor="text1"/>
          <w:lang w:val="en-US"/>
        </w:rPr>
        <w:fldChar w:fldCharType="separate"/>
      </w:r>
      <w:r w:rsidR="0090474B" w:rsidRPr="00132AA4">
        <w:rPr>
          <w:noProof/>
          <w:color w:val="000000" w:themeColor="text1"/>
          <w:lang w:val="en-US"/>
        </w:rPr>
        <w:t>(Viechtbauer, 2010)</w:t>
      </w:r>
      <w:r w:rsidR="0090474B" w:rsidRPr="00132AA4">
        <w:rPr>
          <w:color w:val="000000" w:themeColor="text1"/>
          <w:lang w:val="en-US"/>
        </w:rPr>
        <w:fldChar w:fldCharType="end"/>
      </w:r>
      <w:r w:rsidR="0090474B" w:rsidRPr="00132AA4">
        <w:rPr>
          <w:color w:val="000000" w:themeColor="text1"/>
          <w:lang w:val="en-US"/>
        </w:rPr>
        <w:t xml:space="preserve"> </w:t>
      </w:r>
      <w:r w:rsidRPr="00132AA4">
        <w:rPr>
          <w:color w:val="000000" w:themeColor="text1"/>
          <w:lang w:val="en-US"/>
        </w:rPr>
        <w:t xml:space="preserve">applying a Haldane–Anscombe correction (0.5) only in the presence of zero-cell counts </w:t>
      </w:r>
      <w:r w:rsidR="0090474B" w:rsidRPr="00132AA4">
        <w:rPr>
          <w:color w:val="000000" w:themeColor="text1"/>
          <w:lang w:val="en-US"/>
        </w:rPr>
        <w:fldChar w:fldCharType="begin"/>
      </w:r>
      <w:r w:rsidR="00FE6DAE" w:rsidRPr="00132AA4">
        <w:rPr>
          <w:color w:val="000000" w:themeColor="text1"/>
          <w:lang w:val="en-US"/>
        </w:rPr>
        <w:instrText xml:space="preserve"> ADDIN ZOTERO_ITEM CSL_CITATION {"citationID":"R5mkNbu4","properties":{"formattedCitation":"(Fleiss, 1994)","plainCitation":"(Fleiss, 1994)","noteIndex":0},"citationItems":[{"id":3149,"uris":["http://zotero.org/users/4564126/items/77DQ7KQX"],"itemData":{"id":3149,"type":"book","edition":"2","publisher":"Wiley","publisher-place":"New York","title":"Statistical Methods for Rates and Proportions","author":[{"family":"Fleiss","given":"Joseph L."}],"issued":{"date-parts":[["1994"]]}}}],"schema":"https://github.com/citation-style-language/schema/raw/master/csl-citation.json"} </w:instrText>
      </w:r>
      <w:r w:rsidR="0090474B" w:rsidRPr="00132AA4">
        <w:rPr>
          <w:color w:val="000000" w:themeColor="text1"/>
          <w:lang w:val="en-US"/>
        </w:rPr>
        <w:fldChar w:fldCharType="separate"/>
      </w:r>
      <w:r w:rsidR="0090474B" w:rsidRPr="00132AA4">
        <w:rPr>
          <w:noProof/>
          <w:color w:val="000000" w:themeColor="text1"/>
          <w:lang w:val="en-US"/>
        </w:rPr>
        <w:t>(Fleiss, 1994)</w:t>
      </w:r>
      <w:r w:rsidR="0090474B" w:rsidRPr="00132AA4">
        <w:rPr>
          <w:color w:val="000000" w:themeColor="text1"/>
          <w:lang w:val="en-US"/>
        </w:rPr>
        <w:fldChar w:fldCharType="end"/>
      </w:r>
      <w:r w:rsidRPr="00132AA4">
        <w:rPr>
          <w:color w:val="000000" w:themeColor="text1"/>
          <w:lang w:val="en-US"/>
        </w:rPr>
        <w:t xml:space="preserve">. </w:t>
      </w:r>
      <w:proofErr w:type="spellStart"/>
      <w:r w:rsidRPr="00132AA4">
        <w:rPr>
          <w:color w:val="000000" w:themeColor="text1"/>
        </w:rPr>
        <w:t>Resulting</w:t>
      </w:r>
      <w:proofErr w:type="spellEnd"/>
      <w:r w:rsidRPr="00132AA4">
        <w:rPr>
          <w:color w:val="000000" w:themeColor="text1"/>
        </w:rPr>
        <w:t xml:space="preserve"> log-</w:t>
      </w:r>
      <w:proofErr w:type="spellStart"/>
      <w:r w:rsidRPr="00132AA4">
        <w:rPr>
          <w:color w:val="000000" w:themeColor="text1"/>
        </w:rPr>
        <w:t>odds</w:t>
      </w:r>
      <w:proofErr w:type="spellEnd"/>
      <w:r w:rsidRPr="00132AA4">
        <w:rPr>
          <w:color w:val="000000" w:themeColor="text1"/>
        </w:rPr>
        <w:t xml:space="preserve"> ratios (yi) and sampling variances (vi) </w:t>
      </w:r>
      <w:proofErr w:type="spellStart"/>
      <w:r w:rsidRPr="00132AA4">
        <w:rPr>
          <w:color w:val="000000" w:themeColor="text1"/>
        </w:rPr>
        <w:t>retained</w:t>
      </w:r>
      <w:proofErr w:type="spellEnd"/>
      <w:r w:rsidRPr="00132AA4">
        <w:rPr>
          <w:color w:val="000000" w:themeColor="text1"/>
        </w:rPr>
        <w:t xml:space="preserve"> information on active dose, </w:t>
      </w:r>
      <w:proofErr w:type="spellStart"/>
      <w:r w:rsidRPr="00132AA4">
        <w:rPr>
          <w:color w:val="000000" w:themeColor="text1"/>
        </w:rPr>
        <w:t>reference</w:t>
      </w:r>
      <w:proofErr w:type="spellEnd"/>
      <w:r w:rsidRPr="00132AA4">
        <w:rPr>
          <w:color w:val="000000" w:themeColor="text1"/>
        </w:rPr>
        <w:t xml:space="preserve"> dose, dose </w:t>
      </w:r>
      <w:proofErr w:type="spellStart"/>
      <w:r w:rsidRPr="00132AA4">
        <w:rPr>
          <w:color w:val="000000" w:themeColor="text1"/>
        </w:rPr>
        <w:t>difference</w:t>
      </w:r>
      <w:proofErr w:type="spellEnd"/>
      <w:r w:rsidRPr="00132AA4">
        <w:rPr>
          <w:color w:val="000000" w:themeColor="text1"/>
        </w:rPr>
        <w:t xml:space="preserve">, substance, AE </w:t>
      </w:r>
      <w:proofErr w:type="spellStart"/>
      <w:r w:rsidRPr="00132AA4">
        <w:rPr>
          <w:color w:val="000000" w:themeColor="text1"/>
        </w:rPr>
        <w:t>term</w:t>
      </w:r>
      <w:proofErr w:type="spellEnd"/>
      <w:r w:rsidRPr="00132AA4">
        <w:rPr>
          <w:color w:val="000000" w:themeColor="text1"/>
        </w:rPr>
        <w:t xml:space="preserve">, </w:t>
      </w:r>
      <w:proofErr w:type="spellStart"/>
      <w:r w:rsidRPr="00132AA4">
        <w:rPr>
          <w:color w:val="000000" w:themeColor="text1"/>
        </w:rPr>
        <w:t>study</w:t>
      </w:r>
      <w:proofErr w:type="spellEnd"/>
      <w:r w:rsidRPr="00132AA4">
        <w:rPr>
          <w:color w:val="000000" w:themeColor="text1"/>
        </w:rPr>
        <w:t xml:space="preserve"> identifier, and time </w:t>
      </w:r>
      <w:proofErr w:type="spellStart"/>
      <w:r w:rsidRPr="00132AA4">
        <w:rPr>
          <w:color w:val="000000" w:themeColor="text1"/>
        </w:rPr>
        <w:t>window</w:t>
      </w:r>
      <w:proofErr w:type="spellEnd"/>
      <w:r w:rsidRPr="00132AA4">
        <w:rPr>
          <w:color w:val="000000" w:themeColor="text1"/>
        </w:rPr>
        <w:t xml:space="preserve"> (session vs follow-up).</w:t>
      </w:r>
    </w:p>
    <w:p w14:paraId="2A37C724" w14:textId="45D9587A" w:rsidR="00CD0DB3" w:rsidRPr="00132AA4" w:rsidRDefault="00CD0DB3" w:rsidP="00FC19AC">
      <w:pPr>
        <w:spacing w:after="240" w:line="360" w:lineRule="auto"/>
        <w:rPr>
          <w:color w:val="000000" w:themeColor="text1"/>
        </w:rPr>
      </w:pPr>
      <w:proofErr w:type="spellStart"/>
      <w:r w:rsidRPr="00132AA4">
        <w:rPr>
          <w:color w:val="000000" w:themeColor="text1"/>
        </w:rPr>
        <w:t>Random-effects</w:t>
      </w:r>
      <w:proofErr w:type="spellEnd"/>
      <w:r w:rsidRPr="00132AA4">
        <w:rPr>
          <w:color w:val="000000" w:themeColor="text1"/>
        </w:rPr>
        <w:t xml:space="preserve"> </w:t>
      </w:r>
      <w:proofErr w:type="spellStart"/>
      <w:r w:rsidRPr="00132AA4">
        <w:rPr>
          <w:color w:val="000000" w:themeColor="text1"/>
        </w:rPr>
        <w:t>meta</w:t>
      </w:r>
      <w:proofErr w:type="spellEnd"/>
      <w:r w:rsidRPr="00132AA4">
        <w:rPr>
          <w:color w:val="000000" w:themeColor="text1"/>
        </w:rPr>
        <w:t xml:space="preserve">-analyses </w:t>
      </w:r>
      <w:proofErr w:type="spellStart"/>
      <w:r w:rsidRPr="00132AA4">
        <w:rPr>
          <w:color w:val="000000" w:themeColor="text1"/>
        </w:rPr>
        <w:t>using</w:t>
      </w:r>
      <w:proofErr w:type="spellEnd"/>
      <w:r w:rsidRPr="00132AA4">
        <w:rPr>
          <w:color w:val="000000" w:themeColor="text1"/>
        </w:rPr>
        <w:t xml:space="preserve"> </w:t>
      </w:r>
      <w:proofErr w:type="spellStart"/>
      <w:r w:rsidRPr="00132AA4">
        <w:rPr>
          <w:color w:val="000000" w:themeColor="text1"/>
        </w:rPr>
        <w:t>restricted</w:t>
      </w:r>
      <w:proofErr w:type="spellEnd"/>
      <w:r w:rsidRPr="00132AA4">
        <w:rPr>
          <w:color w:val="000000" w:themeColor="text1"/>
        </w:rPr>
        <w:t xml:space="preserve"> maximum </w:t>
      </w:r>
      <w:proofErr w:type="spellStart"/>
      <w:r w:rsidRPr="00132AA4">
        <w:rPr>
          <w:color w:val="000000" w:themeColor="text1"/>
        </w:rPr>
        <w:t>likelihood</w:t>
      </w:r>
      <w:proofErr w:type="spellEnd"/>
      <w:r w:rsidRPr="00132AA4">
        <w:rPr>
          <w:color w:val="000000" w:themeColor="text1"/>
        </w:rPr>
        <w:t xml:space="preserve"> (REML)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conducted</w:t>
      </w:r>
      <w:proofErr w:type="spellEnd"/>
      <w:r w:rsidRPr="00132AA4">
        <w:rPr>
          <w:color w:val="000000" w:themeColor="text1"/>
        </w:rPr>
        <w:t xml:space="preserve"> to </w:t>
      </w:r>
      <w:proofErr w:type="spellStart"/>
      <w:r w:rsidRPr="00132AA4">
        <w:rPr>
          <w:color w:val="000000" w:themeColor="text1"/>
        </w:rPr>
        <w:t>estimate</w:t>
      </w:r>
      <w:proofErr w:type="spellEnd"/>
      <w:r w:rsidRPr="00132AA4">
        <w:rPr>
          <w:color w:val="000000" w:themeColor="text1"/>
        </w:rPr>
        <w:t xml:space="preserve"> </w:t>
      </w:r>
      <w:proofErr w:type="spellStart"/>
      <w:r w:rsidRPr="00132AA4">
        <w:rPr>
          <w:color w:val="000000" w:themeColor="text1"/>
        </w:rPr>
        <w:t>pooled</w:t>
      </w:r>
      <w:proofErr w:type="spellEnd"/>
      <w:r w:rsidRPr="00132AA4">
        <w:rPr>
          <w:color w:val="000000" w:themeColor="text1"/>
        </w:rPr>
        <w:t xml:space="preserve"> AE </w:t>
      </w:r>
      <w:proofErr w:type="spellStart"/>
      <w:r w:rsidRPr="00132AA4">
        <w:rPr>
          <w:color w:val="000000" w:themeColor="text1"/>
        </w:rPr>
        <w:t>effects</w:t>
      </w:r>
      <w:proofErr w:type="spellEnd"/>
      <w:r w:rsidRPr="00132AA4">
        <w:rPr>
          <w:color w:val="000000" w:themeColor="text1"/>
        </w:rPr>
        <w:t xml:space="preserve"> at </w:t>
      </w:r>
      <w:proofErr w:type="spellStart"/>
      <w:r w:rsidRPr="00132AA4">
        <w:rPr>
          <w:color w:val="000000" w:themeColor="text1"/>
        </w:rPr>
        <w:t>both</w:t>
      </w:r>
      <w:proofErr w:type="spellEnd"/>
      <w:r w:rsidRPr="00132AA4">
        <w:rPr>
          <w:color w:val="000000" w:themeColor="text1"/>
        </w:rPr>
        <w:t xml:space="preserve"> the global and AE-</w:t>
      </w:r>
      <w:proofErr w:type="spellStart"/>
      <w:r w:rsidRPr="00132AA4">
        <w:rPr>
          <w:color w:val="000000" w:themeColor="text1"/>
        </w:rPr>
        <w:t>specific</w:t>
      </w:r>
      <w:proofErr w:type="spellEnd"/>
      <w:r w:rsidRPr="00132AA4">
        <w:rPr>
          <w:color w:val="000000" w:themeColor="text1"/>
        </w:rPr>
        <w:t xml:space="preserve"> </w:t>
      </w:r>
      <w:proofErr w:type="spellStart"/>
      <w:r w:rsidRPr="00132AA4">
        <w:rPr>
          <w:color w:val="000000" w:themeColor="text1"/>
        </w:rPr>
        <w:t>levels</w:t>
      </w:r>
      <w:proofErr w:type="spellEnd"/>
      <w:r w:rsidRPr="00132AA4">
        <w:rPr>
          <w:color w:val="000000" w:themeColor="text1"/>
        </w:rPr>
        <w:t xml:space="preserve">. </w:t>
      </w:r>
      <w:proofErr w:type="spellStart"/>
      <w:r w:rsidRPr="00132AA4">
        <w:rPr>
          <w:color w:val="000000" w:themeColor="text1"/>
        </w:rPr>
        <w:t>Between-study</w:t>
      </w:r>
      <w:proofErr w:type="spellEnd"/>
      <w:r w:rsidRPr="00132AA4">
        <w:rPr>
          <w:color w:val="000000" w:themeColor="text1"/>
        </w:rPr>
        <w:t xml:space="preserve"> </w:t>
      </w:r>
      <w:proofErr w:type="spellStart"/>
      <w:r w:rsidRPr="00132AA4">
        <w:rPr>
          <w:color w:val="000000" w:themeColor="text1"/>
        </w:rPr>
        <w:t>heterogeneity</w:t>
      </w:r>
      <w:proofErr w:type="spellEnd"/>
      <w:r w:rsidRPr="00132AA4">
        <w:rPr>
          <w:color w:val="000000" w:themeColor="text1"/>
        </w:rPr>
        <w:t xml:space="preserve"> </w:t>
      </w:r>
      <w:proofErr w:type="spellStart"/>
      <w:r w:rsidRPr="00132AA4">
        <w:rPr>
          <w:color w:val="000000" w:themeColor="text1"/>
        </w:rPr>
        <w:t>was</w:t>
      </w:r>
      <w:proofErr w:type="spellEnd"/>
      <w:r w:rsidRPr="00132AA4">
        <w:rPr>
          <w:color w:val="000000" w:themeColor="text1"/>
        </w:rPr>
        <w:t xml:space="preserve"> </w:t>
      </w:r>
      <w:proofErr w:type="spellStart"/>
      <w:r w:rsidRPr="00132AA4">
        <w:rPr>
          <w:color w:val="000000" w:themeColor="text1"/>
        </w:rPr>
        <w:t>quantified</w:t>
      </w:r>
      <w:proofErr w:type="spellEnd"/>
      <w:r w:rsidRPr="00132AA4">
        <w:rPr>
          <w:color w:val="000000" w:themeColor="text1"/>
        </w:rPr>
        <w:t xml:space="preserve"> </w:t>
      </w:r>
      <w:proofErr w:type="spellStart"/>
      <w:r w:rsidRPr="00132AA4">
        <w:rPr>
          <w:color w:val="000000" w:themeColor="text1"/>
        </w:rPr>
        <w:t>using</w:t>
      </w:r>
      <w:proofErr w:type="spellEnd"/>
      <w:r w:rsidRPr="00132AA4">
        <w:rPr>
          <w:color w:val="000000" w:themeColor="text1"/>
        </w:rPr>
        <w:t xml:space="preserve"> τ² and I² </w:t>
      </w:r>
      <w:proofErr w:type="spellStart"/>
      <w:r w:rsidRPr="00132AA4">
        <w:rPr>
          <w:color w:val="000000" w:themeColor="text1"/>
        </w:rPr>
        <w:t>statistics</w:t>
      </w:r>
      <w:proofErr w:type="spellEnd"/>
      <w:r w:rsidRPr="00132AA4">
        <w:rPr>
          <w:color w:val="000000" w:themeColor="text1"/>
        </w:rPr>
        <w:t xml:space="preserve">. </w:t>
      </w:r>
      <w:moveFromRangeStart w:id="137" w:author="ESKINAZI Mickael" w:date="2026-05-14T22:08:00Z" w:name="move229688949"/>
      <w:moveFrom w:id="138" w:author="ESKINAZI Mickael" w:date="2026-05-14T22:08:00Z" w16du:dateUtc="2026-05-14T20:08:00Z">
        <w:r w:rsidRPr="00132AA4" w:rsidDel="00A32AD6">
          <w:rPr>
            <w:color w:val="000000" w:themeColor="text1"/>
          </w:rPr>
          <w:t>Given the limited number of contrasts for most AE-specific outcomes (</w:t>
        </w:r>
        <w:r w:rsidR="00791DDC" w:rsidRPr="00132AA4" w:rsidDel="00A32AD6">
          <w:rPr>
            <w:color w:val="000000" w:themeColor="text1"/>
          </w:rPr>
          <w:t>mean k= </w:t>
        </w:r>
        <w:r w:rsidR="000D2B6D" w:rsidRPr="00132AA4" w:rsidDel="00A32AD6">
          <w:rPr>
            <w:color w:val="000000" w:themeColor="text1"/>
          </w:rPr>
          <w:t>3.6</w:t>
        </w:r>
        <w:r w:rsidRPr="00132AA4" w:rsidDel="00A32AD6">
          <w:rPr>
            <w:color w:val="000000" w:themeColor="text1"/>
          </w:rPr>
          <w:t>), formal assessments of small-study effects were not performed.</w:t>
        </w:r>
      </w:moveFrom>
      <w:moveFromRangeEnd w:id="137"/>
    </w:p>
    <w:p w14:paraId="177D26E2" w14:textId="400D538A" w:rsidR="00CD0DB3" w:rsidRPr="00132AA4" w:rsidRDefault="00CD0DB3" w:rsidP="00FC19AC">
      <w:pPr>
        <w:spacing w:after="240" w:line="360" w:lineRule="auto"/>
        <w:rPr>
          <w:color w:val="000000" w:themeColor="text1"/>
        </w:rPr>
      </w:pPr>
      <w:r w:rsidRPr="00132AA4">
        <w:rPr>
          <w:color w:val="000000" w:themeColor="text1"/>
        </w:rPr>
        <w:t>Dose–</w:t>
      </w:r>
      <w:proofErr w:type="spellStart"/>
      <w:r w:rsidRPr="00132AA4">
        <w:rPr>
          <w:color w:val="000000" w:themeColor="text1"/>
        </w:rPr>
        <w:t>response</w:t>
      </w:r>
      <w:proofErr w:type="spellEnd"/>
      <w:r w:rsidRPr="00132AA4">
        <w:rPr>
          <w:color w:val="000000" w:themeColor="text1"/>
        </w:rPr>
        <w:t xml:space="preserve"> </w:t>
      </w:r>
      <w:proofErr w:type="spellStart"/>
      <w:r w:rsidRPr="00132AA4">
        <w:rPr>
          <w:color w:val="000000" w:themeColor="text1"/>
        </w:rPr>
        <w:t>relationships</w:t>
      </w:r>
      <w:proofErr w:type="spellEnd"/>
      <w:r w:rsidRPr="00132AA4">
        <w:rPr>
          <w:color w:val="000000" w:themeColor="text1"/>
        </w:rPr>
        <w:t xml:space="preserve">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examined</w:t>
      </w:r>
      <w:proofErr w:type="spellEnd"/>
      <w:r w:rsidRPr="00132AA4">
        <w:rPr>
          <w:color w:val="000000" w:themeColor="text1"/>
        </w:rPr>
        <w:t xml:space="preserve"> </w:t>
      </w:r>
      <w:proofErr w:type="spellStart"/>
      <w:r w:rsidRPr="00132AA4">
        <w:rPr>
          <w:color w:val="000000" w:themeColor="text1"/>
        </w:rPr>
        <w:t>using</w:t>
      </w:r>
      <w:proofErr w:type="spellEnd"/>
      <w:r w:rsidRPr="00132AA4">
        <w:rPr>
          <w:color w:val="000000" w:themeColor="text1"/>
        </w:rPr>
        <w:t xml:space="preserve"> </w:t>
      </w:r>
      <w:proofErr w:type="spellStart"/>
      <w:r w:rsidRPr="00132AA4">
        <w:rPr>
          <w:color w:val="000000" w:themeColor="text1"/>
        </w:rPr>
        <w:t>random-effects</w:t>
      </w:r>
      <w:proofErr w:type="spellEnd"/>
      <w:r w:rsidRPr="00132AA4">
        <w:rPr>
          <w:color w:val="000000" w:themeColor="text1"/>
        </w:rPr>
        <w:t xml:space="preserve"> </w:t>
      </w:r>
      <w:proofErr w:type="spellStart"/>
      <w:r w:rsidRPr="00132AA4">
        <w:rPr>
          <w:color w:val="000000" w:themeColor="text1"/>
        </w:rPr>
        <w:t>meta-regression</w:t>
      </w:r>
      <w:proofErr w:type="spellEnd"/>
      <w:r w:rsidRPr="00132AA4">
        <w:rPr>
          <w:color w:val="000000" w:themeColor="text1"/>
        </w:rPr>
        <w:t xml:space="preserve"> of arm-</w:t>
      </w:r>
      <w:proofErr w:type="spellStart"/>
      <w:r w:rsidRPr="00132AA4">
        <w:rPr>
          <w:color w:val="000000" w:themeColor="text1"/>
        </w:rPr>
        <w:t>level</w:t>
      </w:r>
      <w:proofErr w:type="spellEnd"/>
      <w:r w:rsidRPr="00132AA4">
        <w:rPr>
          <w:color w:val="000000" w:themeColor="text1"/>
        </w:rPr>
        <w:t xml:space="preserve"> log-</w:t>
      </w:r>
      <w:proofErr w:type="spellStart"/>
      <w:r w:rsidRPr="00132AA4">
        <w:rPr>
          <w:color w:val="000000" w:themeColor="text1"/>
        </w:rPr>
        <w:t>odds</w:t>
      </w:r>
      <w:proofErr w:type="spellEnd"/>
      <w:r w:rsidRPr="00132AA4">
        <w:rPr>
          <w:color w:val="000000" w:themeColor="text1"/>
        </w:rPr>
        <w:t xml:space="preserve"> ratios. </w:t>
      </w:r>
      <w:proofErr w:type="spellStart"/>
      <w:r w:rsidRPr="00132AA4">
        <w:rPr>
          <w:color w:val="000000" w:themeColor="text1"/>
        </w:rPr>
        <w:t>Linear</w:t>
      </w:r>
      <w:proofErr w:type="spellEnd"/>
      <w:r w:rsidRPr="00132AA4">
        <w:rPr>
          <w:color w:val="000000" w:themeColor="text1"/>
        </w:rPr>
        <w:t xml:space="preserve"> dose </w:t>
      </w:r>
      <w:proofErr w:type="spellStart"/>
      <w:r w:rsidRPr="00132AA4">
        <w:rPr>
          <w:color w:val="000000" w:themeColor="text1"/>
        </w:rPr>
        <w:t>models</w:t>
      </w:r>
      <w:proofErr w:type="spellEnd"/>
      <w:r w:rsidRPr="00132AA4">
        <w:rPr>
          <w:color w:val="000000" w:themeColor="text1"/>
        </w:rPr>
        <w:t xml:space="preserve">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used</w:t>
      </w:r>
      <w:proofErr w:type="spellEnd"/>
      <w:r w:rsidRPr="00132AA4">
        <w:rPr>
          <w:color w:val="000000" w:themeColor="text1"/>
        </w:rPr>
        <w:t xml:space="preserve"> as the </w:t>
      </w:r>
      <w:proofErr w:type="spellStart"/>
      <w:r w:rsidRPr="00132AA4">
        <w:rPr>
          <w:color w:val="000000" w:themeColor="text1"/>
        </w:rPr>
        <w:t>primary</w:t>
      </w:r>
      <w:proofErr w:type="spellEnd"/>
      <w:r w:rsidRPr="00132AA4">
        <w:rPr>
          <w:color w:val="000000" w:themeColor="text1"/>
        </w:rPr>
        <w:t xml:space="preserve"> </w:t>
      </w:r>
      <w:proofErr w:type="spellStart"/>
      <w:r w:rsidRPr="00132AA4">
        <w:rPr>
          <w:color w:val="000000" w:themeColor="text1"/>
        </w:rPr>
        <w:t>framework</w:t>
      </w:r>
      <w:proofErr w:type="spellEnd"/>
      <w:r w:rsidRPr="00132AA4">
        <w:rPr>
          <w:color w:val="000000" w:themeColor="text1"/>
        </w:rPr>
        <w:t xml:space="preserve"> for AE-</w:t>
      </w:r>
      <w:proofErr w:type="spellStart"/>
      <w:r w:rsidRPr="00132AA4">
        <w:rPr>
          <w:color w:val="000000" w:themeColor="text1"/>
        </w:rPr>
        <w:t>specific</w:t>
      </w:r>
      <w:proofErr w:type="spellEnd"/>
      <w:r w:rsidRPr="00132AA4">
        <w:rPr>
          <w:color w:val="000000" w:themeColor="text1"/>
        </w:rPr>
        <w:t xml:space="preserve"> analyses and for </w:t>
      </w:r>
      <w:proofErr w:type="spellStart"/>
      <w:r w:rsidRPr="00132AA4">
        <w:rPr>
          <w:color w:val="000000" w:themeColor="text1"/>
        </w:rPr>
        <w:t>hypothesis</w:t>
      </w:r>
      <w:proofErr w:type="spellEnd"/>
      <w:r w:rsidRPr="00132AA4">
        <w:rPr>
          <w:color w:val="000000" w:themeColor="text1"/>
        </w:rPr>
        <w:t xml:space="preserve"> </w:t>
      </w:r>
      <w:proofErr w:type="spellStart"/>
      <w:r w:rsidRPr="00132AA4">
        <w:rPr>
          <w:color w:val="000000" w:themeColor="text1"/>
        </w:rPr>
        <w:t>testing</w:t>
      </w:r>
      <w:proofErr w:type="spellEnd"/>
      <w:r w:rsidRPr="00132AA4">
        <w:rPr>
          <w:color w:val="000000" w:themeColor="text1"/>
        </w:rPr>
        <w:t xml:space="preserve">. Acute (session) and </w:t>
      </w:r>
      <w:proofErr w:type="spellStart"/>
      <w:r w:rsidRPr="00132AA4">
        <w:rPr>
          <w:color w:val="000000" w:themeColor="text1"/>
        </w:rPr>
        <w:t>delayed</w:t>
      </w:r>
      <w:proofErr w:type="spellEnd"/>
      <w:r w:rsidRPr="00132AA4">
        <w:rPr>
          <w:color w:val="000000" w:themeColor="text1"/>
        </w:rPr>
        <w:t xml:space="preserve"> (follow-up) </w:t>
      </w:r>
      <w:proofErr w:type="spellStart"/>
      <w:r w:rsidRPr="00132AA4">
        <w:rPr>
          <w:color w:val="000000" w:themeColor="text1"/>
        </w:rPr>
        <w:t>windows</w:t>
      </w:r>
      <w:proofErr w:type="spellEnd"/>
      <w:r w:rsidRPr="00132AA4">
        <w:rPr>
          <w:color w:val="000000" w:themeColor="text1"/>
        </w:rPr>
        <w:t xml:space="preserve">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analysed</w:t>
      </w:r>
      <w:proofErr w:type="spellEnd"/>
      <w:r w:rsidRPr="00132AA4">
        <w:rPr>
          <w:color w:val="000000" w:themeColor="text1"/>
        </w:rPr>
        <w:t xml:space="preserve"> </w:t>
      </w:r>
      <w:proofErr w:type="spellStart"/>
      <w:r w:rsidR="006E710C" w:rsidRPr="00132AA4">
        <w:rPr>
          <w:color w:val="000000" w:themeColor="text1"/>
        </w:rPr>
        <w:t>separately</w:t>
      </w:r>
      <w:proofErr w:type="spellEnd"/>
      <w:r w:rsidR="006E710C" w:rsidRPr="00132AA4">
        <w:rPr>
          <w:color w:val="000000" w:themeColor="text1"/>
        </w:rPr>
        <w:t xml:space="preserve"> </w:t>
      </w:r>
      <w:proofErr w:type="spellStart"/>
      <w:r w:rsidRPr="00132AA4">
        <w:rPr>
          <w:color w:val="000000" w:themeColor="text1"/>
        </w:rPr>
        <w:t>using</w:t>
      </w:r>
      <w:proofErr w:type="spellEnd"/>
      <w:r w:rsidRPr="00132AA4">
        <w:rPr>
          <w:color w:val="000000" w:themeColor="text1"/>
        </w:rPr>
        <w:t xml:space="preserve"> </w:t>
      </w:r>
      <w:proofErr w:type="spellStart"/>
      <w:r w:rsidRPr="00132AA4">
        <w:rPr>
          <w:color w:val="000000" w:themeColor="text1"/>
        </w:rPr>
        <w:t>stratified</w:t>
      </w:r>
      <w:proofErr w:type="spellEnd"/>
      <w:r w:rsidRPr="00132AA4">
        <w:rPr>
          <w:color w:val="000000" w:themeColor="text1"/>
        </w:rPr>
        <w:t xml:space="preserve"> </w:t>
      </w:r>
      <w:proofErr w:type="spellStart"/>
      <w:r w:rsidRPr="00132AA4">
        <w:rPr>
          <w:color w:val="000000" w:themeColor="text1"/>
        </w:rPr>
        <w:t>models</w:t>
      </w:r>
      <w:proofErr w:type="spellEnd"/>
      <w:r w:rsidRPr="00132AA4">
        <w:rPr>
          <w:color w:val="000000" w:themeColor="text1"/>
        </w:rPr>
        <w:t xml:space="preserve"> or joint visualisation </w:t>
      </w:r>
      <w:proofErr w:type="spellStart"/>
      <w:r w:rsidRPr="00132AA4">
        <w:rPr>
          <w:color w:val="000000" w:themeColor="text1"/>
        </w:rPr>
        <w:t>while</w:t>
      </w:r>
      <w:proofErr w:type="spellEnd"/>
      <w:r w:rsidRPr="00132AA4">
        <w:rPr>
          <w:color w:val="000000" w:themeColor="text1"/>
        </w:rPr>
        <w:t xml:space="preserve"> </w:t>
      </w:r>
      <w:proofErr w:type="spellStart"/>
      <w:r w:rsidRPr="00132AA4">
        <w:rPr>
          <w:color w:val="000000" w:themeColor="text1"/>
        </w:rPr>
        <w:t>preserving</w:t>
      </w:r>
      <w:proofErr w:type="spellEnd"/>
      <w:r w:rsidRPr="00132AA4">
        <w:rPr>
          <w:color w:val="000000" w:themeColor="text1"/>
        </w:rPr>
        <w:t xml:space="preserve"> </w:t>
      </w:r>
      <w:proofErr w:type="spellStart"/>
      <w:r w:rsidRPr="00132AA4">
        <w:rPr>
          <w:color w:val="000000" w:themeColor="text1"/>
        </w:rPr>
        <w:t>identical</w:t>
      </w:r>
      <w:proofErr w:type="spellEnd"/>
      <w:r w:rsidRPr="00132AA4">
        <w:rPr>
          <w:color w:val="000000" w:themeColor="text1"/>
        </w:rPr>
        <w:t xml:space="preserve"> </w:t>
      </w:r>
      <w:proofErr w:type="spellStart"/>
      <w:r w:rsidRPr="00132AA4">
        <w:rPr>
          <w:color w:val="000000" w:themeColor="text1"/>
        </w:rPr>
        <w:t>reference</w:t>
      </w:r>
      <w:proofErr w:type="spellEnd"/>
      <w:r w:rsidRPr="00132AA4">
        <w:rPr>
          <w:color w:val="000000" w:themeColor="text1"/>
        </w:rPr>
        <w:t xml:space="preserve">-arm </w:t>
      </w:r>
      <w:proofErr w:type="spellStart"/>
      <w:r w:rsidRPr="00132AA4">
        <w:rPr>
          <w:color w:val="000000" w:themeColor="text1"/>
        </w:rPr>
        <w:t>alignment</w:t>
      </w:r>
      <w:proofErr w:type="spellEnd"/>
      <w:r w:rsidRPr="00132AA4">
        <w:rPr>
          <w:color w:val="000000" w:themeColor="text1"/>
        </w:rPr>
        <w:t>.</w:t>
      </w:r>
    </w:p>
    <w:p w14:paraId="15ADB963" w14:textId="55844F0C" w:rsidR="00CD0DB3" w:rsidRDefault="004B3794" w:rsidP="00FC19AC">
      <w:pPr>
        <w:spacing w:after="240" w:line="360" w:lineRule="auto"/>
        <w:rPr>
          <w:ins w:id="139" w:author="ESKINAZI Mickael" w:date="2026-05-16T14:46:00Z" w16du:dateUtc="2026-05-16T12:46:00Z"/>
          <w:color w:val="000000" w:themeColor="text1"/>
          <w:lang w:val="en-CA"/>
        </w:rPr>
      </w:pPr>
      <w:r w:rsidRPr="00132AA4">
        <w:rPr>
          <w:color w:val="000000" w:themeColor="text1"/>
          <w:lang w:val="en-CA"/>
        </w:rPr>
        <w:lastRenderedPageBreak/>
        <w:t xml:space="preserve">Primary dose–response meta-regressions were conducted at the molecule level with pooling across diagnostic categories to maximize estimate stability and statistical power. </w:t>
      </w:r>
      <w:r w:rsidR="00CD0DB3" w:rsidRPr="00132AA4">
        <w:rPr>
          <w:color w:val="000000" w:themeColor="text1"/>
          <w:lang w:val="en-CA"/>
        </w:rPr>
        <w:t>Restricted cubic spline models were additionally fitted for global AE outcomes when at least three non-reference dose levels were available, to assess potential departures from linearity. Non-linear dose effects were evaluated using omnibus spline tests (QM/</w:t>
      </w:r>
      <w:proofErr w:type="spellStart"/>
      <w:r w:rsidR="00CD0DB3" w:rsidRPr="00132AA4">
        <w:rPr>
          <w:color w:val="000000" w:themeColor="text1"/>
          <w:lang w:val="en-CA"/>
        </w:rPr>
        <w:t>QMp</w:t>
      </w:r>
      <w:proofErr w:type="spellEnd"/>
      <w:r w:rsidR="00CD0DB3" w:rsidRPr="00132AA4">
        <w:rPr>
          <w:color w:val="000000" w:themeColor="text1"/>
          <w:lang w:val="en-CA"/>
        </w:rPr>
        <w:t>). Due to limited dose variability and statistical power at the AE-specific level, spline models were not retained for primary AE-level inference but were used to assess robustness and directional consistency of global dose–response patterns.</w:t>
      </w:r>
    </w:p>
    <w:p w14:paraId="6920E5F5" w14:textId="111932AF" w:rsidR="00A32AD6" w:rsidRPr="00132AA4" w:rsidRDefault="00A32AD6" w:rsidP="00FC19AC">
      <w:pPr>
        <w:spacing w:after="240" w:line="360" w:lineRule="auto"/>
        <w:rPr>
          <w:color w:val="000000" w:themeColor="text1"/>
          <w:lang w:val="en-CA"/>
        </w:rPr>
      </w:pPr>
      <w:ins w:id="140" w:author="ESKINAZI Mickael" w:date="2026-05-16T14:46:00Z" w16du:dateUtc="2026-05-16T12:46:00Z">
        <w:r w:rsidRPr="00A32AD6">
          <w:rPr>
            <w:lang w:val="en-CA"/>
            <w:rPrChange w:id="141" w:author="ESKINAZI Mickael" w:date="2026-05-16T14:46:00Z" w16du:dateUtc="2026-05-16T12:46:00Z">
              <w:rPr/>
            </w:rPrChange>
          </w:rPr>
          <w:t>We evaluated model-specification robustness by refitting all dose–response analyses under two prespecified functional forms: (</w:t>
        </w:r>
        <w:proofErr w:type="spellStart"/>
        <w:r w:rsidRPr="00A32AD6">
          <w:rPr>
            <w:lang w:val="en-CA"/>
            <w:rPrChange w:id="142" w:author="ESKINAZI Mickael" w:date="2026-05-16T14:46:00Z" w16du:dateUtc="2026-05-16T12:46:00Z">
              <w:rPr/>
            </w:rPrChange>
          </w:rPr>
          <w:t>i</w:t>
        </w:r>
        <w:proofErr w:type="spellEnd"/>
        <w:r w:rsidRPr="00A32AD6">
          <w:rPr>
            <w:lang w:val="en-CA"/>
            <w:rPrChange w:id="143" w:author="ESKINAZI Mickael" w:date="2026-05-16T14:46:00Z" w16du:dateUtc="2026-05-16T12:46:00Z">
              <w:rPr/>
            </w:rPrChange>
          </w:rPr>
          <w:t xml:space="preserve">) a linear dose term and (ii) a restricted cubic spline specification (natural spline, 3 degrees of freedom). This was done separately within each assessment window (session and follow-up), both at the global substance level and at the molecule × AE level, using the same eligibility thresholds as the primary analyses. </w:t>
        </w:r>
        <w:r>
          <w:t xml:space="preserve">For </w:t>
        </w:r>
        <w:proofErr w:type="spellStart"/>
        <w:r>
          <w:t>each</w:t>
        </w:r>
        <w:proofErr w:type="spellEnd"/>
        <w:r>
          <w:t xml:space="preserve"> </w:t>
        </w:r>
        <w:proofErr w:type="spellStart"/>
        <w:r>
          <w:t>analysis</w:t>
        </w:r>
        <w:proofErr w:type="spellEnd"/>
        <w:r>
          <w:t xml:space="preserve"> unit, </w:t>
        </w:r>
        <w:proofErr w:type="spellStart"/>
        <w:r>
          <w:t>we</w:t>
        </w:r>
        <w:proofErr w:type="spellEnd"/>
        <w:r>
          <w:t xml:space="preserve"> </w:t>
        </w:r>
        <w:proofErr w:type="spellStart"/>
        <w:r>
          <w:t>compared</w:t>
        </w:r>
        <w:proofErr w:type="spellEnd"/>
        <w:r>
          <w:t xml:space="preserve"> </w:t>
        </w:r>
        <w:proofErr w:type="spellStart"/>
        <w:r>
          <w:t>significance</w:t>
        </w:r>
        <w:proofErr w:type="spellEnd"/>
        <w:r>
          <w:t xml:space="preserve"> patterns </w:t>
        </w:r>
        <w:proofErr w:type="spellStart"/>
        <w:r>
          <w:t>across</w:t>
        </w:r>
        <w:proofErr w:type="spellEnd"/>
        <w:r>
          <w:t xml:space="preserve"> </w:t>
        </w:r>
        <w:proofErr w:type="spellStart"/>
        <w:r>
          <w:t>specifications</w:t>
        </w:r>
        <w:proofErr w:type="spellEnd"/>
        <w:r>
          <w:t xml:space="preserve"> and </w:t>
        </w:r>
        <w:proofErr w:type="spellStart"/>
        <w:r>
          <w:t>classified</w:t>
        </w:r>
        <w:proofErr w:type="spellEnd"/>
        <w:r>
          <w:t xml:space="preserve"> </w:t>
        </w:r>
        <w:proofErr w:type="spellStart"/>
        <w:r>
          <w:t>results</w:t>
        </w:r>
        <w:proofErr w:type="spellEnd"/>
        <w:r>
          <w:t xml:space="preserve"> as concordant (</w:t>
        </w:r>
        <w:proofErr w:type="spellStart"/>
        <w:r>
          <w:t>both</w:t>
        </w:r>
        <w:proofErr w:type="spellEnd"/>
        <w:r>
          <w:t xml:space="preserve"> </w:t>
        </w:r>
        <w:proofErr w:type="spellStart"/>
        <w:r>
          <w:t>significant</w:t>
        </w:r>
        <w:proofErr w:type="spellEnd"/>
        <w:r>
          <w:t xml:space="preserve">), </w:t>
        </w:r>
        <w:proofErr w:type="spellStart"/>
        <w:r>
          <w:t>linear-only</w:t>
        </w:r>
        <w:proofErr w:type="spellEnd"/>
        <w:r>
          <w:t xml:space="preserve">, </w:t>
        </w:r>
        <w:proofErr w:type="spellStart"/>
        <w:r>
          <w:t>spline-only</w:t>
        </w:r>
        <w:proofErr w:type="spellEnd"/>
        <w:r>
          <w:t>, or non-</w:t>
        </w:r>
        <w:proofErr w:type="spellStart"/>
        <w:r>
          <w:t>significant</w:t>
        </w:r>
        <w:proofErr w:type="spellEnd"/>
        <w:r>
          <w:t xml:space="preserve">. </w:t>
        </w:r>
        <w:proofErr w:type="spellStart"/>
        <w:r>
          <w:t>Robustness</w:t>
        </w:r>
        <w:proofErr w:type="spellEnd"/>
        <w:r>
          <w:t xml:space="preserve"> </w:t>
        </w:r>
        <w:proofErr w:type="spellStart"/>
        <w:r>
          <w:t>summaries</w:t>
        </w:r>
        <w:proofErr w:type="spellEnd"/>
        <w:r>
          <w:t xml:space="preserve"> </w:t>
        </w:r>
        <w:proofErr w:type="spellStart"/>
        <w:r>
          <w:t>were</w:t>
        </w:r>
        <w:proofErr w:type="spellEnd"/>
        <w:r>
          <w:t xml:space="preserve"> </w:t>
        </w:r>
        <w:proofErr w:type="spellStart"/>
        <w:r>
          <w:t>reported</w:t>
        </w:r>
        <w:proofErr w:type="spellEnd"/>
        <w:r>
          <w:t xml:space="preserve"> in </w:t>
        </w:r>
        <w:proofErr w:type="spellStart"/>
        <w:r>
          <w:t>Supplementary</w:t>
        </w:r>
        <w:proofErr w:type="spellEnd"/>
        <w:r>
          <w:t xml:space="preserve"> Table S1 (global substance </w:t>
        </w:r>
        <w:proofErr w:type="spellStart"/>
        <w:r>
          <w:t>level</w:t>
        </w:r>
        <w:proofErr w:type="spellEnd"/>
        <w:r>
          <w:t xml:space="preserve">) and </w:t>
        </w:r>
        <w:proofErr w:type="spellStart"/>
        <w:r>
          <w:t>Supplementary</w:t>
        </w:r>
        <w:proofErr w:type="spellEnd"/>
        <w:r>
          <w:t xml:space="preserve"> Table S2 (AE </w:t>
        </w:r>
        <w:proofErr w:type="spellStart"/>
        <w:r>
          <w:t>level</w:t>
        </w:r>
        <w:proofErr w:type="spellEnd"/>
        <w:r>
          <w:t xml:space="preserve"> </w:t>
        </w:r>
        <w:proofErr w:type="spellStart"/>
        <w:r>
          <w:t>counts</w:t>
        </w:r>
        <w:proofErr w:type="spellEnd"/>
        <w:r>
          <w:t xml:space="preserve"> by </w:t>
        </w:r>
        <w:proofErr w:type="spellStart"/>
        <w:r>
          <w:t>molecule</w:t>
        </w:r>
        <w:proofErr w:type="spellEnd"/>
        <w:r>
          <w:t>/</w:t>
        </w:r>
        <w:proofErr w:type="spellStart"/>
        <w:r>
          <w:t>window</w:t>
        </w:r>
        <w:proofErr w:type="spellEnd"/>
        <w:r>
          <w:t>)</w:t>
        </w:r>
        <w:r>
          <w:t>.</w:t>
        </w:r>
      </w:ins>
    </w:p>
    <w:p w14:paraId="44ADD06C" w14:textId="2315BD11" w:rsidR="00CD0DB3" w:rsidRPr="00132AA4" w:rsidRDefault="00CD0DB3" w:rsidP="00FC19AC">
      <w:pPr>
        <w:spacing w:after="240" w:line="360" w:lineRule="auto"/>
        <w:rPr>
          <w:color w:val="000000" w:themeColor="text1"/>
        </w:rPr>
      </w:pPr>
      <w:r w:rsidRPr="00132AA4">
        <w:rPr>
          <w:color w:val="000000" w:themeColor="text1"/>
          <w:lang w:val="en-CA"/>
        </w:rPr>
        <w:t xml:space="preserve">All analyses were conducted in R version 4.3 </w:t>
      </w:r>
      <w:r w:rsidR="0090474B" w:rsidRPr="00132AA4">
        <w:rPr>
          <w:color w:val="000000" w:themeColor="text1"/>
        </w:rPr>
        <w:fldChar w:fldCharType="begin"/>
      </w:r>
      <w:r w:rsidR="00FE6DAE" w:rsidRPr="00132AA4">
        <w:rPr>
          <w:color w:val="000000" w:themeColor="text1"/>
          <w:lang w:val="en-CA"/>
        </w:rPr>
        <w:instrText xml:space="preserve"> ADDIN ZOTERO_ITEM CSL_CITATION {"citationID":"s4FlsBh3","properties":{"formattedCitation":"(R Core Team, 2023)","plainCitation":"(R Core Team, 2023)","noteIndex":0},"citationItems":[{"id":3150,"uris":["http://zotero.org/users/4564126/items/V7FRNIYK"],"itemData":{"id":3150,"type":"book","publisher":"R Foundation for Statistical Computing","publisher-place":"Vienna, Austria","title":"R: A Language and Environment for Statistical Computing","URL":"https://www.R-project.org/","author":[{"literal":"R Core Team"}],"issued":{"date-parts":[["2023"]]}}}],"schema":"https://github.com/citation-style-language/schema/raw/master/csl-citation.json"} </w:instrText>
      </w:r>
      <w:r w:rsidR="0090474B" w:rsidRPr="00132AA4">
        <w:rPr>
          <w:color w:val="000000" w:themeColor="text1"/>
        </w:rPr>
        <w:fldChar w:fldCharType="separate"/>
      </w:r>
      <w:r w:rsidR="0090474B" w:rsidRPr="00132AA4">
        <w:rPr>
          <w:noProof/>
          <w:color w:val="000000" w:themeColor="text1"/>
          <w:lang w:val="en-CA"/>
        </w:rPr>
        <w:t>(R Core Team, 2023)</w:t>
      </w:r>
      <w:r w:rsidR="0090474B" w:rsidRPr="00132AA4">
        <w:rPr>
          <w:color w:val="000000" w:themeColor="text1"/>
        </w:rPr>
        <w:fldChar w:fldCharType="end"/>
      </w:r>
      <w:r w:rsidRPr="00132AA4">
        <w:rPr>
          <w:color w:val="000000" w:themeColor="text1"/>
          <w:lang w:val="en-CA"/>
        </w:rPr>
        <w:t xml:space="preserve">, using </w:t>
      </w:r>
      <w:proofErr w:type="spellStart"/>
      <w:r w:rsidRPr="00132AA4">
        <w:rPr>
          <w:i/>
          <w:iCs/>
          <w:color w:val="000000" w:themeColor="text1"/>
          <w:lang w:val="en-CA"/>
        </w:rPr>
        <w:t>metafor</w:t>
      </w:r>
      <w:proofErr w:type="spellEnd"/>
      <w:r w:rsidRPr="00132AA4">
        <w:rPr>
          <w:color w:val="000000" w:themeColor="text1"/>
          <w:lang w:val="en-CA"/>
        </w:rPr>
        <w:t xml:space="preserve"> for random-effects modelling </w:t>
      </w:r>
      <w:r w:rsidR="0090474B" w:rsidRPr="00132AA4">
        <w:rPr>
          <w:color w:val="000000" w:themeColor="text1"/>
        </w:rPr>
        <w:fldChar w:fldCharType="begin"/>
      </w:r>
      <w:r w:rsidR="0090474B" w:rsidRPr="00132AA4">
        <w:rPr>
          <w:color w:val="000000" w:themeColor="text1"/>
          <w:lang w:val="en-CA"/>
        </w:rPr>
        <w:instrText xml:space="preserve"> ADDIN ZOTERO_ITEM CSL_CITATION {"citationID":"qoRFMHtt","properties":{"formattedCitation":"(Viechtbauer, 2010)","plainCitation":"(Viechtbauer, 2010)","noteIndex":0},"citationItems":[{"id":3148,"uris":["http://zotero.org/users/4564126/items/SR32N5Z3"],"itemData":{"id":3148,"type":"article-journal","container-title":"Journal of Statistical Software","DOI":"10.18637/jss.v036.i03","issue":"3","page":"1–48","title":"Conducting Meta-Analyses in R with the metafor Package","volume":"36","author":[{"family":"Viechtbauer","given":"Wolfgang"}],"issued":{"date-parts":[["2010"]]}}}],"schema":"https://github.com/citation-style-language/schema/raw/master/csl-citation.json"} </w:instrText>
      </w:r>
      <w:r w:rsidR="0090474B" w:rsidRPr="00132AA4">
        <w:rPr>
          <w:color w:val="000000" w:themeColor="text1"/>
        </w:rPr>
        <w:fldChar w:fldCharType="separate"/>
      </w:r>
      <w:r w:rsidR="0090474B" w:rsidRPr="00132AA4">
        <w:rPr>
          <w:noProof/>
          <w:color w:val="000000" w:themeColor="text1"/>
          <w:lang w:val="en-CA"/>
        </w:rPr>
        <w:t>(Viechtbauer, 2010)</w:t>
      </w:r>
      <w:r w:rsidR="0090474B" w:rsidRPr="00132AA4">
        <w:rPr>
          <w:color w:val="000000" w:themeColor="text1"/>
        </w:rPr>
        <w:fldChar w:fldCharType="end"/>
      </w:r>
      <w:r w:rsidRPr="00132AA4">
        <w:rPr>
          <w:color w:val="000000" w:themeColor="text1"/>
          <w:lang w:val="en-CA"/>
        </w:rPr>
        <w:t xml:space="preserve">, </w:t>
      </w:r>
      <w:proofErr w:type="spellStart"/>
      <w:r w:rsidRPr="00132AA4">
        <w:rPr>
          <w:i/>
          <w:iCs/>
          <w:color w:val="000000" w:themeColor="text1"/>
          <w:lang w:val="en-CA"/>
        </w:rPr>
        <w:t>dplyr</w:t>
      </w:r>
      <w:proofErr w:type="spellEnd"/>
      <w:r w:rsidRPr="00132AA4">
        <w:rPr>
          <w:color w:val="000000" w:themeColor="text1"/>
          <w:lang w:val="en-CA"/>
        </w:rPr>
        <w:t xml:space="preserve"> and </w:t>
      </w:r>
      <w:proofErr w:type="spellStart"/>
      <w:r w:rsidRPr="00132AA4">
        <w:rPr>
          <w:i/>
          <w:iCs/>
          <w:color w:val="000000" w:themeColor="text1"/>
          <w:lang w:val="en-CA"/>
        </w:rPr>
        <w:t>tidyr</w:t>
      </w:r>
      <w:proofErr w:type="spellEnd"/>
      <w:r w:rsidRPr="00132AA4">
        <w:rPr>
          <w:color w:val="000000" w:themeColor="text1"/>
          <w:lang w:val="en-CA"/>
        </w:rPr>
        <w:t xml:space="preserve"> for data preprocessing </w:t>
      </w:r>
      <w:r w:rsidR="0090474B" w:rsidRPr="00132AA4">
        <w:rPr>
          <w:color w:val="000000" w:themeColor="text1"/>
        </w:rPr>
        <w:fldChar w:fldCharType="begin"/>
      </w:r>
      <w:r w:rsidR="0090474B" w:rsidRPr="00132AA4">
        <w:rPr>
          <w:color w:val="000000" w:themeColor="text1"/>
          <w:lang w:val="en-CA"/>
        </w:rPr>
        <w:instrText xml:space="preserve"> ADDIN ZOTERO_ITEM CSL_CITATION {"citationID":"U5mgjLjE","properties":{"formattedCitation":"(Wickham et al., 2025)","plainCitation":"(Wickham et al., 2025)","noteIndex":0},"citationItems":[{"id":3156,"uris":["http://zotero.org/users/4564126/items/FHTHIK9H"],"itemData":{"id":3156,"type":"book","title":"dplyr: A Grammar of Data Manipulation","URL":"https://dplyr.tidyverse.org","author":[{"family":"Wickham","given":"Hadley"},{"family":"François","given":"Romain"},{"family":"Henry","given":"Lionel"},{"family":"Müller","given":"Kirill"},{"family":"Vaughan","given":"Davis"}],"issued":{"date-parts":[["2025"]]}}}],"schema":"https://github.com/citation-style-language/schema/raw/master/csl-citation.json"} </w:instrText>
      </w:r>
      <w:r w:rsidR="0090474B" w:rsidRPr="00132AA4">
        <w:rPr>
          <w:color w:val="000000" w:themeColor="text1"/>
        </w:rPr>
        <w:fldChar w:fldCharType="separate"/>
      </w:r>
      <w:r w:rsidR="0090474B" w:rsidRPr="00132AA4">
        <w:rPr>
          <w:noProof/>
          <w:color w:val="000000" w:themeColor="text1"/>
          <w:lang w:val="en-CA"/>
        </w:rPr>
        <w:t>(Wickham et al., 2025)</w:t>
      </w:r>
      <w:r w:rsidR="0090474B" w:rsidRPr="00132AA4">
        <w:rPr>
          <w:color w:val="000000" w:themeColor="text1"/>
        </w:rPr>
        <w:fldChar w:fldCharType="end"/>
      </w:r>
      <w:r w:rsidRPr="00132AA4">
        <w:rPr>
          <w:color w:val="000000" w:themeColor="text1"/>
          <w:lang w:val="en-CA"/>
        </w:rPr>
        <w:t xml:space="preserve">, </w:t>
      </w:r>
      <w:r w:rsidRPr="00132AA4">
        <w:rPr>
          <w:i/>
          <w:iCs/>
          <w:color w:val="000000" w:themeColor="text1"/>
          <w:lang w:val="en-CA"/>
        </w:rPr>
        <w:t>splines</w:t>
      </w:r>
      <w:r w:rsidRPr="00132AA4">
        <w:rPr>
          <w:color w:val="000000" w:themeColor="text1"/>
          <w:lang w:val="en-CA"/>
        </w:rPr>
        <w:t xml:space="preserve"> and </w:t>
      </w:r>
      <w:proofErr w:type="spellStart"/>
      <w:r w:rsidRPr="00132AA4">
        <w:rPr>
          <w:i/>
          <w:iCs/>
          <w:color w:val="000000" w:themeColor="text1"/>
          <w:lang w:val="en-CA"/>
        </w:rPr>
        <w:t>dosresmeta</w:t>
      </w:r>
      <w:proofErr w:type="spellEnd"/>
      <w:r w:rsidRPr="00132AA4">
        <w:rPr>
          <w:color w:val="000000" w:themeColor="text1"/>
          <w:lang w:val="en-CA"/>
        </w:rPr>
        <w:t xml:space="preserve"> for dose–response sensitivity analyses </w:t>
      </w:r>
      <w:r w:rsidR="0090474B" w:rsidRPr="00132AA4">
        <w:rPr>
          <w:color w:val="000000" w:themeColor="text1"/>
        </w:rPr>
        <w:fldChar w:fldCharType="begin"/>
      </w:r>
      <w:r w:rsidR="0090474B" w:rsidRPr="00132AA4">
        <w:rPr>
          <w:color w:val="000000" w:themeColor="text1"/>
          <w:lang w:val="en-CA"/>
        </w:rPr>
        <w:instrText xml:space="preserve"> ADDIN ZOTERO_ITEM CSL_CITATION {"citationID":"5nOwzpH3","properties":{"formattedCitation":"(Crippa &amp; Orsini, 2016; Gasparrini et al., 2012)","plainCitation":"(Crippa &amp; Orsini, 2016; Gasparrini et al., 2012)","noteIndex":0},"citationItems":[{"id":3152,"uris":["http://zotero.org/users/4564126/items/BYUX2GE5"],"itemData":{"id":3152,"type":"article-journal","container-title":"BMC Medical Research Methodology","DOI":"10.1186/s12874-016-0183-8","page":"91","title":"Dose-response meta-analysis of differences in means","volume":"16","author":[{"family":"Crippa","given":"Alessio"},{"family":"Orsini","given":"Nicola"}],"issued":{"date-parts":[["2016"]]}}},{"id":3151,"uris":["http://zotero.org/users/4564126/items/EVPXT6JR"],"itemData":{"id":3151,"type":"article-journal","container-title":"Statistics in Medicine","DOI":"10.1002/sim.5471","issue":"29","page":"3821–3839","title":"Multivariate meta-analysis for non-linear and other multi-parameter associations","volume":"31","author":[{"family":"Gasparrini","given":"Antonio"},{"family":"Armstrong","given":"Ben"},{"family":"Kenward","given":"Michael G."}],"issued":{"date-parts":[["2012"]]}}}],"schema":"https://github.com/citation-style-language/schema/raw/master/csl-citation.json"} </w:instrText>
      </w:r>
      <w:r w:rsidR="0090474B" w:rsidRPr="00132AA4">
        <w:rPr>
          <w:color w:val="000000" w:themeColor="text1"/>
        </w:rPr>
        <w:fldChar w:fldCharType="separate"/>
      </w:r>
      <w:r w:rsidR="0090474B" w:rsidRPr="00132AA4">
        <w:rPr>
          <w:noProof/>
          <w:color w:val="000000" w:themeColor="text1"/>
          <w:lang w:val="en-CA"/>
        </w:rPr>
        <w:t>(Crippa &amp; Orsini, 2016; Gasparrini et al., 2012)</w:t>
      </w:r>
      <w:r w:rsidR="0090474B" w:rsidRPr="00132AA4">
        <w:rPr>
          <w:color w:val="000000" w:themeColor="text1"/>
        </w:rPr>
        <w:fldChar w:fldCharType="end"/>
      </w:r>
      <w:r w:rsidRPr="00132AA4">
        <w:rPr>
          <w:color w:val="000000" w:themeColor="text1"/>
          <w:lang w:val="en-CA"/>
        </w:rPr>
        <w:t xml:space="preserve">, and </w:t>
      </w:r>
      <w:r w:rsidRPr="00132AA4">
        <w:rPr>
          <w:i/>
          <w:iCs/>
          <w:color w:val="000000" w:themeColor="text1"/>
          <w:lang w:val="en-CA"/>
        </w:rPr>
        <w:t>ggplot2</w:t>
      </w:r>
      <w:r w:rsidRPr="00132AA4">
        <w:rPr>
          <w:color w:val="000000" w:themeColor="text1"/>
          <w:lang w:val="en-CA"/>
        </w:rPr>
        <w:t xml:space="preserve"> for visualisation </w:t>
      </w:r>
      <w:r w:rsidR="0090474B" w:rsidRPr="00132AA4">
        <w:rPr>
          <w:color w:val="000000" w:themeColor="text1"/>
        </w:rPr>
        <w:fldChar w:fldCharType="begin"/>
      </w:r>
      <w:r w:rsidR="00FE6DAE" w:rsidRPr="00132AA4">
        <w:rPr>
          <w:color w:val="000000" w:themeColor="text1"/>
          <w:lang w:val="en-CA"/>
        </w:rPr>
        <w:instrText xml:space="preserve"> ADDIN ZOTERO_ITEM CSL_CITATION {"citationID":"1XsMZmp7","properties":{"formattedCitation":"(Wickham, 2016)","plainCitation":"(Wickham, 2016)","noteIndex":0},"citationItems":[{"id":3153,"uris":["http://zotero.org/users/4564126/items/E8487K9R"],"itemData":{"id":3153,"type":"article-journal","container-title":"Springer","publisher-place":"New York","title":"ggplot2: Elegant Graphics for Data Analysis","author":[{"family":"Wickham","given":"Hadley"}],"issued":{"date-parts":[["2016"]]}}}],"schema":"https://github.com/citation-style-language/schema/raw/master/csl-citation.json"} </w:instrText>
      </w:r>
      <w:r w:rsidR="0090474B" w:rsidRPr="00132AA4">
        <w:rPr>
          <w:color w:val="000000" w:themeColor="text1"/>
        </w:rPr>
        <w:fldChar w:fldCharType="separate"/>
      </w:r>
      <w:r w:rsidR="0090474B" w:rsidRPr="00132AA4">
        <w:rPr>
          <w:noProof/>
          <w:color w:val="000000" w:themeColor="text1"/>
          <w:lang w:val="en-CA"/>
        </w:rPr>
        <w:t>(Wickham, 2016)</w:t>
      </w:r>
      <w:r w:rsidR="0090474B" w:rsidRPr="00132AA4">
        <w:rPr>
          <w:color w:val="000000" w:themeColor="text1"/>
        </w:rPr>
        <w:fldChar w:fldCharType="end"/>
      </w:r>
      <w:r w:rsidR="0090474B" w:rsidRPr="00132AA4">
        <w:rPr>
          <w:color w:val="000000" w:themeColor="text1"/>
          <w:lang w:val="en-CA"/>
        </w:rPr>
        <w:t xml:space="preserve">. </w:t>
      </w:r>
      <w:r w:rsidRPr="00132AA4">
        <w:rPr>
          <w:color w:val="000000" w:themeColor="text1"/>
        </w:rPr>
        <w:t xml:space="preserve">Full code and </w:t>
      </w:r>
      <w:proofErr w:type="spellStart"/>
      <w:r w:rsidRPr="00132AA4">
        <w:rPr>
          <w:color w:val="000000" w:themeColor="text1"/>
        </w:rPr>
        <w:t>harmonised</w:t>
      </w:r>
      <w:proofErr w:type="spellEnd"/>
      <w:r w:rsidRPr="00132AA4">
        <w:rPr>
          <w:color w:val="000000" w:themeColor="text1"/>
        </w:rPr>
        <w:t xml:space="preserve"> </w:t>
      </w:r>
      <w:proofErr w:type="spellStart"/>
      <w:r w:rsidRPr="00132AA4">
        <w:rPr>
          <w:color w:val="000000" w:themeColor="text1"/>
        </w:rPr>
        <w:t>datasets</w:t>
      </w:r>
      <w:proofErr w:type="spellEnd"/>
      <w:r w:rsidRPr="00132AA4">
        <w:rPr>
          <w:color w:val="000000" w:themeColor="text1"/>
        </w:rPr>
        <w:t xml:space="preserve"> are </w:t>
      </w:r>
      <w:proofErr w:type="spellStart"/>
      <w:r w:rsidRPr="00132AA4">
        <w:rPr>
          <w:color w:val="000000" w:themeColor="text1"/>
        </w:rPr>
        <w:t>available</w:t>
      </w:r>
      <w:proofErr w:type="spellEnd"/>
      <w:r w:rsidRPr="00132AA4">
        <w:rPr>
          <w:color w:val="000000" w:themeColor="text1"/>
        </w:rPr>
        <w:t xml:space="preserve"> in the </w:t>
      </w:r>
      <w:proofErr w:type="spellStart"/>
      <w:r w:rsidRPr="00132AA4">
        <w:rPr>
          <w:color w:val="000000" w:themeColor="text1"/>
        </w:rPr>
        <w:t>project</w:t>
      </w:r>
      <w:proofErr w:type="spellEnd"/>
      <w:r w:rsidRPr="00132AA4">
        <w:rPr>
          <w:color w:val="000000" w:themeColor="text1"/>
        </w:rPr>
        <w:t xml:space="preserve"> repository</w:t>
      </w:r>
      <w:r w:rsidR="00C97945" w:rsidRPr="00132AA4">
        <w:rPr>
          <w:color w:val="000000" w:themeColor="text1"/>
        </w:rPr>
        <w:t xml:space="preserve"> </w:t>
      </w:r>
      <w:r w:rsidR="00C97945" w:rsidRPr="00132AA4">
        <w:rPr>
          <w:color w:val="000000" w:themeColor="text1"/>
          <w:lang w:val="en-US"/>
        </w:rPr>
        <w:t>https://github.com/mickaeleskinazi/metaanalysis-psychedelics</w:t>
      </w:r>
      <w:r w:rsidR="00C97945" w:rsidRPr="00132AA4">
        <w:rPr>
          <w:color w:val="000000" w:themeColor="text1"/>
        </w:rPr>
        <w:t xml:space="preserve">. </w:t>
      </w:r>
    </w:p>
    <w:p w14:paraId="40D1A586" w14:textId="77777777" w:rsidR="009647C4" w:rsidRPr="00132AA4" w:rsidRDefault="009647C4" w:rsidP="00682EED">
      <w:pPr>
        <w:spacing w:before="240" w:after="240"/>
        <w:rPr>
          <w:color w:val="000000" w:themeColor="text1"/>
          <w:lang w:val="en-US"/>
        </w:rPr>
      </w:pPr>
    </w:p>
    <w:p w14:paraId="3623E7FC" w14:textId="3C0A0CBA" w:rsidR="009647C4" w:rsidRPr="00132AA4" w:rsidRDefault="009647C4" w:rsidP="00682EED">
      <w:pPr>
        <w:spacing w:before="240" w:after="240"/>
        <w:rPr>
          <w:b/>
          <w:bCs/>
          <w:color w:val="000000" w:themeColor="text1"/>
          <w:lang w:val="en-US"/>
        </w:rPr>
      </w:pPr>
      <w:r w:rsidRPr="00132AA4">
        <w:rPr>
          <w:b/>
          <w:bCs/>
          <w:color w:val="000000" w:themeColor="text1"/>
          <w:lang w:val="en-US"/>
        </w:rPr>
        <w:t>3. Results</w:t>
      </w:r>
    </w:p>
    <w:p w14:paraId="36B3E8AE" w14:textId="77777777" w:rsidR="000829E4" w:rsidRPr="00132AA4" w:rsidRDefault="00542108">
      <w:pPr>
        <w:pStyle w:val="Titre3"/>
        <w:spacing w:before="240" w:after="240"/>
        <w:rPr>
          <w:color w:val="000000" w:themeColor="text1"/>
          <w:lang w:val="en-US"/>
        </w:rPr>
      </w:pPr>
      <w:bookmarkStart w:id="144" w:name="_g4u4e882gkpq" w:colFirst="0" w:colLast="0"/>
      <w:bookmarkStart w:id="145" w:name="OLE_LINK2"/>
      <w:bookmarkEnd w:id="144"/>
      <w:r w:rsidRPr="00132AA4">
        <w:rPr>
          <w:color w:val="000000" w:themeColor="text1"/>
          <w:lang w:val="en-US"/>
        </w:rPr>
        <w:t>3.1 Study and dosing characteristics</w:t>
      </w:r>
    </w:p>
    <w:p w14:paraId="2EF21954" w14:textId="313A3F76" w:rsidR="000829E4" w:rsidRPr="00132AA4" w:rsidRDefault="00542108" w:rsidP="00FC19AC">
      <w:pPr>
        <w:spacing w:before="240" w:after="240" w:line="360" w:lineRule="auto"/>
        <w:rPr>
          <w:color w:val="000000" w:themeColor="text1"/>
          <w:lang w:val="en-US"/>
        </w:rPr>
      </w:pPr>
      <w:bookmarkStart w:id="146" w:name="OLE_LINK1"/>
      <w:r w:rsidRPr="00132AA4">
        <w:rPr>
          <w:color w:val="000000" w:themeColor="text1"/>
          <w:lang w:val="en-US"/>
        </w:rPr>
        <w:t>Twenty-</w:t>
      </w:r>
      <w:r w:rsidR="00FC7CE4" w:rsidRPr="00132AA4">
        <w:rPr>
          <w:color w:val="000000" w:themeColor="text1"/>
          <w:lang w:val="en-US"/>
        </w:rPr>
        <w:t>nine</w:t>
      </w:r>
      <w:r w:rsidRPr="00132AA4">
        <w:rPr>
          <w:color w:val="000000" w:themeColor="text1"/>
          <w:lang w:val="en-US"/>
        </w:rPr>
        <w:t xml:space="preserve"> randomized controlled trials (RCTs) comprising 1,</w:t>
      </w:r>
      <w:r w:rsidR="00FE6DAE" w:rsidRPr="00132AA4">
        <w:rPr>
          <w:color w:val="000000" w:themeColor="text1"/>
          <w:lang w:val="en-US"/>
        </w:rPr>
        <w:t>6</w:t>
      </w:r>
      <w:r w:rsidR="00625F94" w:rsidRPr="00132AA4">
        <w:rPr>
          <w:color w:val="000000" w:themeColor="text1"/>
          <w:lang w:val="en-US"/>
        </w:rPr>
        <w:t>4</w:t>
      </w:r>
      <w:r w:rsidR="00FE6DAE" w:rsidRPr="00132AA4">
        <w:rPr>
          <w:color w:val="000000" w:themeColor="text1"/>
          <w:lang w:val="en-US"/>
        </w:rPr>
        <w:t>4</w:t>
      </w:r>
      <w:r w:rsidRPr="00132AA4">
        <w:rPr>
          <w:color w:val="000000" w:themeColor="text1"/>
          <w:lang w:val="en-US"/>
        </w:rPr>
        <w:t xml:space="preserve"> participants (4</w:t>
      </w:r>
      <w:r w:rsidR="00F47A10" w:rsidRPr="00132AA4">
        <w:rPr>
          <w:color w:val="000000" w:themeColor="text1"/>
          <w:lang w:val="en-US"/>
        </w:rPr>
        <w:t>4</w:t>
      </w:r>
      <w:r w:rsidRPr="00132AA4">
        <w:rPr>
          <w:color w:val="000000" w:themeColor="text1"/>
          <w:lang w:val="en-US"/>
        </w:rPr>
        <w:t xml:space="preserve">% female) met inclusion criteria. MDMA was administered in </w:t>
      </w:r>
      <w:r w:rsidR="00E24421" w:rsidRPr="00132AA4">
        <w:rPr>
          <w:color w:val="000000" w:themeColor="text1"/>
          <w:lang w:val="en-US"/>
        </w:rPr>
        <w:t>eleven</w:t>
      </w:r>
      <w:r w:rsidR="00FC19AC" w:rsidRPr="00132AA4">
        <w:rPr>
          <w:color w:val="000000" w:themeColor="text1"/>
          <w:lang w:val="en-US"/>
        </w:rPr>
        <w:t xml:space="preserve"> </w:t>
      </w:r>
      <w:r w:rsidRPr="00132AA4">
        <w:rPr>
          <w:color w:val="000000" w:themeColor="text1"/>
          <w:lang w:val="en-US"/>
        </w:rPr>
        <w:t xml:space="preserve">trials (n = </w:t>
      </w:r>
      <w:r w:rsidR="00625F94" w:rsidRPr="00132AA4">
        <w:rPr>
          <w:color w:val="000000" w:themeColor="text1"/>
          <w:lang w:val="en-US"/>
        </w:rPr>
        <w:t>487</w:t>
      </w:r>
      <w:r w:rsidRPr="00132AA4">
        <w:rPr>
          <w:color w:val="000000" w:themeColor="text1"/>
          <w:lang w:val="en-US"/>
        </w:rPr>
        <w:t xml:space="preserve">), </w:t>
      </w:r>
      <w:r w:rsidR="0090474B" w:rsidRPr="00132AA4">
        <w:rPr>
          <w:color w:val="000000" w:themeColor="text1"/>
          <w:lang w:val="en-US"/>
        </w:rPr>
        <w:fldChar w:fldCharType="begin"/>
      </w:r>
      <w:r w:rsidR="00FE6DAE" w:rsidRPr="00132AA4">
        <w:rPr>
          <w:color w:val="000000" w:themeColor="text1"/>
          <w:lang w:val="en-US"/>
        </w:rPr>
        <w:instrText xml:space="preserve"> ADDIN ZOTERO_ITEM CSL_CITATION {"citationID":"LGHvvCty","properties":{"formattedCitation":"(Bouso et al., 2008; Mitchell et al., 2021, 2023; Mithoefer et al., 2011, 2018, 2019; Oehen et al., 2013; Ot\\uc0\\u8217{}alora G et al., 2018; Pacey, s.\\uc0\\u160{}d.; Wolfson et al., 2020)","plainCitation":"(Bouso et al., 2008; Mitchell et al., 2021, 2023; Mithoefer et al., 2011, 2018, 2019; Oehen et al., 2013; Ot’alora G et al., 2018; Pacey, s. d.; Wolfson et al., 2020)","noteIndex":0},"citationItems":[{"id":3008,"uris":["http://zotero.org/users/4564126/items/UHRMJJI8"],"itemData":{"id":3008,"type":"article-journal","abstract":"The purpose of this study was to investigate the safety of different doses ofMDMA-assisted psychotherapy administered in a psychotherapeutic setting to women with chronic PTSD secondary to a sexual assault, and also to obtain preliminary data regarding efficacy. Although this study was originally planned to include 29 subjects, political pressures led to the closing of the study before it could be finished, at which time only six subjects had been treated. Preliminary results from those six subjects are presented here. We found that low doses of MDMA (between 50 and 75 mg) were both psychologically and physiologically safe for all the subjects. Future studies in larger samples and using larger doses are needed in order to further clarify the safety and efficacy of MDMA in the clinical setting in subjects with PTSD.","container-title":"Journal of Psychoactive Drugs","DOI":"10.1080/02791072.2008.10400637","ISSN":"0279-1072, 2159-9777","issue":"3","journalAbbreviation":"Journal of Psychoactive Drugs","language":"en","page":"225-236","source":"DOI.org (Crossref)","title":"MDMA-Assisted Psychotherapy Using Low Doses in a Small Sample of Women with Chronic Posttraumatic Stress Disorder","volume":"40","author":[{"family":"Bouso","given":"José Carlos"},{"family":"Doblin","given":"Rick"},{"family":"Farré","given":"Magí"},{"family":"Alcázar","given":"Miguel Ángel"},{"family":"Gómez-Jarabo","given":"Gregorio"}],"issued":{"date-parts":[["2008",9]]}}},{"id":1465,"uris":["http://zotero.org/users/4564126/items/5BUVJQ2P"],"itemData":{"id":1465,"type":"article-journal","abstract":"Post-traumatic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3175,"uris":["http://zotero.org/users/4564126/items/TVDXHU2Y"],"itemData":{"id":3175,"type":"article-journal","abstract":"Abstract\n            \n              This multi-site, randomized, double-blind, confirmatory phase 3 study evaluated the efficacy and safety of 3,4-methylenedioxymethamphetamine-assisted therapy (MDMA-AT) versus placebo with identical therapy in participants with moderate to severe post-traumatic stress disorder (PTSD). Changes in Clinician-Administered PTSD Scale for DSM-5 (CAPS-5) total severity score (primary endpoint) and Sheehan Disability Scale (SDS) functional impairment score (key secondary endpoint) were assessed by blinded independent assessors. Participants were randomized to MDMA-AT (\n              n\n               = 53) or placebo with therapy (\n              n\n               = 51). Overall, 26.9% (28/104) of participants had moderate PTSD, and 73.1% (76/104) of participants had severe PTSD. Participants were ethnoracially diverse: 28 of 104 (26.9%) identified as Hispanic/Latino, and 35 of 104 (33.7%) identified as other than White. Least squares (LS) mean change in CAPS-5 score (95% confidence interval (CI)) was −23.7 (−26.94, −20.44) for MDMA-AT versus −14.8 (−18.28, −11.28) for placebo with therapy (\n              P\n               &lt; 0.001,\n              d\n               = 0.7). LS mean change in SDS score (95% CI) was −3.3 (−4.03, −2.60) for MDMA-AT versus −2.1 (−2.89, −1.33) for placebo with therapy (\n              P\n               = 0.03,\n              d\n               = 0.4). Seven participants had a severe treatment emergent adverse event (TEAE) (MDMA-AT,\n              n\n               = 5 (9.4%); placebo with therapy,\n              n\n               = 2 (3.9%)). There were no deaths or serious TEAEs. These data suggest that MDMA-AT reduced PTSD symptoms and functional impairment in a diverse population with moderate to severe PTSD and was generally well tolerated. ClinicalTrials.gov identifier:\n              NCT04077437\n              .","container-title":"Nature Medicine","DOI":"10.1038/s41591-023-02565-4","ISSN":"1078-8956, 1546-170X","issue":"10","journalAbbreviation":"Nat Med","language":"en","page":"2473-2480","source":"DOI.org (Crossref)","title":"MDMA-assisted therapy for moderate to severe PTSD: a randomized, placebo-controlled phase 3 trial","title-short":"MDMA-assisted therapy for moderate to severe PTSD","volume":"29","author":[{"family":"Mitchell","given":"Jennifer M."},{"family":"Ot’alora G.","given":"Marcela"},{"family":"Van Der Kolk","given":"Bessel"},{"family":"Shannon","given":"Scott"},{"family":"Bogenschutz","given":"Michael"},{"family":"Gelfand","given":"Yevgeniy"},{"family":"Paleos","given":"Casey"},{"family":"Nicholas","given":"Christopher R."},{"family":"Quevedo","given":"Sylvestre"},{"family":"Balliett","given":"Brooke"},{"family":"Hamilton","given":"Scott"},{"family":"Mithoefer","given":"Michael"},{"family":"Kleiman","given":"Sarah"},{"family":"Parker-Guilbert","given":"Kelly"},{"family":"Tzarfaty","given":"Keren"},{"family":"Harrison","given":"Charlotte"},{"family":"De Boer","given":"Alberdina"},{"family":"Doblin","given":"Rick"},{"family":"Yazar-Klosinski","given":"Berra"},{"literal":"MAPP2 Study Collaborator Group"},{"family":"Harrison","given":"Charlotte"},{"family":"Yazar-Klosinski","given":"Berra"},{"family":"Garas","given":"Wael"},{"family":"May","given":"Darrick"},{"family":"Marta","given":"Cole"},{"family":"Walker","given":"Susan"},{"family":"Nielson","given":"Elizabeth"},{"family":"Wells","given":"Gregory"},{"family":"Brown","given":"Randall"},{"family":"Amiaz","given":"Revital"},{"family":"Wallach","given":"Yair"},{"family":"Worthy","given":"Ray"},{"family":"Lilienstein","given":"Alia"},{"family":"Emerson","given":"Amy"}],"issued":{"date-parts":[["2023",10]]}}},{"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T"},{"family":"Jerome","given":"Lisa"},{"family":"Doblin","given":"Rick"}],"issued":{"date-parts":[["2011",4]]}}},{"id":3016,"uris":["http://zotero.org/users/4564126/items/7UW5469Z"],"itemData":{"id":3016,"type":"article-journal","container-title":"The Lancet Psychiatry","DOI":"10.1016/S2215-0366(18)30135-4","ISSN":"22150366","issue":"6","journalAbbreviation":"The Lancet Psychiatry","language":"en","page":"486-497","source":"DOI.org (Crossref)","title":"3,4-methylenedioxymethamphetamine (MDMA)-assisted psychotherapy for post-traumatic stress disorder in military veterans, firefighters, and police officers: a randomised, double-blind, dose-response, phase 2 clinical trial","title-short":"3,4-methylenedioxymethamphetamine (MDMA)-assisted psychotherapy for post-traumatic stress disorder in military veterans, firefighters, and police officers","volume":"5","author":[{"family":"Mithoefer","given":"Michael C"},{"family":"Mithoefer","given":"Ann T"},{"family":"Feduccia","given":"Allison A"},{"family":"Jerome","given":"Lisa"},{"family":"Wagner","given":"Mark"},{"family":"Wymer","given":"Joy"},{"family":"Holland","given":"Julie"},{"family":"Hamilton","given":"Scott"},{"family":"Yazar-Klosinski","given":"Berra"},{"family":"Emerson","given":"Amy"},{"family":"Doblin","given":"Rick"}],"issued":{"date-parts":[["2018",6]]}}},{"id":526,"uris":["http://zotero.org/users/4564126/items/AF9Y8M4M"],"itemData":{"id":526,"type":"article-journal","abstract":"BACKGROUND: Posttraumatic stress disorder is a prevalent mental health condition with substantial impact on daily functioning that lacks sufficient treatment  options. Here we evaluate six phase 2 trials in a pooled analysis to determine  the study design for phase 3 trials of MDMA-assisted psychotherapy for PTSD.  METHODS: Six randomized, double-blind, controlled clinical trials at five study  sites were conducted from April 2004 to February 2017. Active doses of MDMA  (75-125 mg, n = 72) or placebo/control doses (0-40 mg, n = 31) were administered  to individuals with PTSD during manualized psychotherapy sessions in two or three  8-h sessions spaced a month apart. Three non-drug 90-min therapy sessions  preceded the first MDMA exposure, and three to four followed each experimental  session. RESULTS: After two blinded experimental sessions, the active group had  significantly greater reductions in CAPS-IV total scores from baseline than the  control group [MMRM estimated mean difference (SE) between groups - 22.0 (5.17),  P &lt; 0.001]. The between-group Cohen's d effect size was 0.8, indicating a large  treatment effect. After two experimental sessions, more participants in the  active group (54.2%) did not meet CAPS-IV PTSD diagnostic criteria than the  control group (22.6%). Depression symptom improvement on the BDI-II was greatest  for the active group compared to the control group, although only trended towards  significant group differences [MMRM, estimated mean difference (SE) between  groups - 6.0 (3.03), P = 0.053]. All doses of MDMA were well tolerated, with some  expected reactions occurring at greater frequency for the active MDMA group  during experimental sessions and the 7 days following. CONCLUSIONS: MDMA-assisted  psychotherapy was efficacious and well tolerated in a large sample of adults with  PTSD. These studies supported expansion into phase 3 trials and led to FDA  granting Breakthrough Therapy designation for this promising treatment. TRIAL  REGISTRATION: ClinicalTrials.gov Identifier: NCT00090064, NCT00353938,  NCT01958593, NCT01211405, NCT01689740, NCT01793610.","container-title":"Psychopharmacology","DOI":"10.1007/s00213-019-05249-5","ISSN":"1432-2072 0033-3158","issue":"9","journalAbbreviation":"Psychopharmacology (Berl)","language":"eng","note":"publisher-place: Germany","page":"2735-2745","PMID":"31065731","PMCID":"PMC6695343","title":"MDMA-assisted psychotherapy for treatment of PTSD: study design and rationale for phase 3 trials based on pooled analysis of six phase 2 randomized controlled  trials.","volume":"236","author":[{"family":"Mithoefer","given":"Michael C."},{"family":"Feduccia","given":"Allison A."},{"family":"Jerome","given":"Lisa"},{"family":"Mithoefer","given":"Anne"},{"family":"Wagner","given":"Mark"},{"family":"Walsh","given":"Zach"},{"family":"Hamilton","given":"Scott"},{"family":"Yazar-Klosinski","given":"Berra"},{"family":"Emerson","given":"Amy"},{"family":"Doblin","given":"Rick"}],"issued":{"date-parts":[["2019",9]]}},"ignoreRetraction":true},{"id":3018,"uris":["http://zotero.org/users/4564126/items/FD5LP5XV"],"itemData":{"id":3018,"type":"article-journal","abstract":"Psychiatrists and psychotherapists in the US (1970s to 1985) and Switzerland (1988–1993) used MDMA legally as a prescription drug, to enhance the effectiveness of psychotherapy. Early reports suggest that it is useful in treating trauma-related disorders. Recently, the first completed pilot study of MDMA-assisted psychotherapy for PTSD yielded encouraging results. Designed to test the safety and efficacy of MDMA-assisted psychotherapy in patients with treatment-resistant PTSD; our randomized, double-blind, active-placebo controlled trial enrolled 12 patients for treatment with either low-dose (25 mg, plus 12.5 mg supplemental dose) or full-dose MDMA (125 mg, plus 62.5 mg supplemental dose). MDMA was administered during three experimental sessions, interspersed with weekly non-drug-based psychotherapy sessions. Outcome measures used were the Clinician-Administered PTSD Scale (CAPS) and the Posttraumatic Diagnostic Scale (PDS). Patients were assessed at baseline, three weeks after the second and third MDMA session (end of treatment), and at the 2-month and 1-year follow-ups.","container-title":"Journal of Psychopharmacology","DOI":"10.1177/0269881112464827","ISSN":"0269-8811, 1461-7285","issue":"1","journalAbbreviation":"J Psychopharmacol","language":"en","page":"40-52","source":"DOI.org (Crossref)","title":"A randomized, controlled pilot study of MDMA (±3,4-Methylenedioxymethamphetamine)-assisted psychotherapy for treatment of resistant, chronic Post-Traumatic Stress Disorder (PTSD)","volume":"27","author":[{"family":"Oehen","given":"Peter"},{"family":"Traber","given":"Rafael"},{"family":"Widmer","given":"Verena"},{"family":"Schnyder","given":"Ulrich"}],"issued":{"date-parts":[["2013",1]]}}},{"id":1291,"uris":["http://zotero.org/users/4564126/items/IZH4ERRD"],"itemData":{"id":1291,"type":"article-journal","abstract":"BACKGROUND: Posttraumatic stress disorder often does not resolve after conventional psychotherapies or pharmacotherapies. Pilot studies have reported  that 3,4-methylenedioxymethamphetamine (MDMA) combined with psychotherapy reduces  posttraumatic stress disorder symptoms. AIMS: This pilot dose response trial  assessed efficacy and safety of MDMA-assisted psychotherapy across multiple  therapy teams. METHODS: Twenty-eight people with chronic posttraumatic stress  disorder were randomized in a double-blind dose response comparison of two active  doses (100 and 125 mg) with a low dose (40 mg) of MDMA administered during  eight-hour psychotherapy sessions. Change in the Clinician-Administered PTSD  Scale total scores one month after two sessions of MDMA served as the primary  outcome. Active dose groups had one additional open-label session; the low dose  group crossed over for three open-label active dose sessions. A 12-month  follow-up assessment occurred after the final MDMA session. RESULTS: In the  intent-to-treat set, the active groups had the largest reduction in  Clinician-Administered PTSD Scale total scores at the primary endpoint, with mean  (standard deviation) changes of -26.3 (29.5) for 125 mg, -24.4 (24.2) for 100 mg,  and -11.5 (21.2) for 40 mg, though statistical significance was reached only in  the per protocol set ( p=0.03). Posttraumatic stress disorder symptoms remained  lower than baseline at 12-month follow-up ( p&lt;0.001) with 76% ( n=25) not meeting  posttraumatic stress disorder criteria. There were no drug-related serious  adverse events, and the treatment was well-tolerated. CONCLUSIONS: Our findings  support previous investigations of MDMA-assisted psychotherapy as an innovative,  efficacious treatment for posttraumatic stress disorder.","container-title":"Journal of psychopharmacology (Oxford, England)","DOI":"10.1177/0269881118806297","ISSN":"1461-7285 0269-8811","issue":"12","journalAbbreviation":"J Psychopharmacol","language":"eng","note":"publisher-place: United States","page":"1295-1307","PMID":"30371148","PMCID":"PMC6247454","title":"3,4-Methylenedioxymethamphetamine-assisted psychotherapy for treatment of chronic posttraumatic stress disorder: A randomized phase 2 controlled trial.","volume":"32","author":[{"family":"Ot'alora G","given":"Marcela"},{"family":"Grigsby","given":"Jim"},{"family":"Poulter","given":"Bruce"},{"family":"Van Derveer","given":"Joseph W. 3rd"},{"family":"Giron","given":"Sara Gael"},{"family":"Jerome","given":"Lisa"},{"family":"Feduccia","given":"Allison A."},{"family":"Hamilton","given":"Scott"},{"family":"Yazar-Klosinski","given":"Berra"},{"family":"Emerson","given":"Amy"},{"family":"Mithoefer","given":"Michael C."},{"family":"Doblin","given":"Rick"}],"issued":{"date-parts":[["2018",12]]}}},{"id":3025,"uris":["http://zotero.org/users/4564126/items/TZ5GZULV"],"itemData":{"id":3025,"type":"report","number":"NCT01958593","title":"Randomized, double-blind, controlled of MDMA-assisted psychotherapy in 12 subjects with PTSD [WWW Document]","URL":"https://clinicaltrials.gov/study/NCT01958593","author":[{"family":"Pacey","given":"Ingrid"}]}},{"id":424,"uris":["http://zotero.org/users/4564126/items/ZQ6DNZGW"],"itemData":{"id":424,"type":"article-journal","abstract":"The success of modern medicine creates a growing population of those suffering from life-threatening illnesses (LTI) who often experience anxiety, depression,  and existential distress. We present a novel approach; investigating  MDMA-assisted psychotherapy for the treatment of anxiety in people with an LTI.  Participants with anxiety from an LTI were randomized in a double-blind study to  receive MDMA (125 mg, n = 13) or placebo (n = 5) in combination with two 8-h  psychotherapy sessions. The primary outcome was change in State-Trait Anxiety  Inventory (STAI) Trait scores from baseline to one month post the second  experimental session. After unblinding, participants in the MDMA group had one  open-label MDMA session and placebo participants crossed over to receive three  open-label MDMA sessions. Additional follow-up assessments occurred six and  twelve months after a participant's last experimental session. At the primary  endpoint, the MDMA group had a greater mean (SD) reduction in STAI-Trait scores,  - 23.5 (13.2), indicating less anxiety, compared to placebo group, - 8.8 (14.7);  results did not reach a significant group difference (p = .056). Hedges' g  between-group effect size was 1.03 (95% CI: - 5.25, 7.31). Overall, MDMA was  well-tolerated in this sample. These preliminary findings can inform development  of larger clinical trials to further examine MDMA-assisted psychotherapy as a  novel approach to treat individuals with LTI-related anxiety.Trial Registration:  clinicaltrials.gov Identifier: NCT02427568, first registered April 28, 2015.","container-title":"Scientific reports","DOI":"10.1038/s41598-020-75706-1","ISSN":"2045-2322","issue":"1","journalAbbreviation":"Sci Rep","language":"eng","note":"publisher-place: England","page":"20442","PMID":"33235285","PMCID":"PMC7686344","title":"MDMA-assisted psychotherapy for treatment of anxiety and other psychological distress related to life-threatening illnesses: a randomized pilot study.","volume":"10","author":[{"family":"Wolfson","given":"Philip E."},{"family":"Andries","given":"Julane"},{"family":"Feduccia","given":"Allison A."},{"family":"Jerome","given":"Lisa"},{"family":"Wang","given":"Julie B."},{"family":"Williams","given":"Emily"},{"family":"Carlin","given":"Shannon C."},{"family":"Sola","given":"Evan"},{"family":"Hamilton","given":"Scott"},{"family":"Yazar-Klosinski","given":"Berra"},{"family":"Emerson","given":"Amy"},{"family":"Mithoefer","given":"Michael C."},{"family":"Doblin","given":"Rick"}],"issued":{"date-parts":[["2020",11,24]]}}}],"schema":"https://github.com/citation-style-language/schema/raw/master/csl-citation.json"} </w:instrText>
      </w:r>
      <w:r w:rsidR="0090474B" w:rsidRPr="00132AA4">
        <w:rPr>
          <w:color w:val="000000" w:themeColor="text1"/>
          <w:lang w:val="en-US"/>
        </w:rPr>
        <w:fldChar w:fldCharType="separate"/>
      </w:r>
      <w:r w:rsidR="004B3794" w:rsidRPr="00132AA4">
        <w:rPr>
          <w:color w:val="000000" w:themeColor="text1"/>
          <w:lang w:val="fr-FR" w:eastAsia="en-US"/>
        </w:rPr>
        <w:t xml:space="preserve">(Bouso et al., 2008; </w:t>
      </w:r>
      <w:r w:rsidR="004B3794" w:rsidRPr="00132AA4">
        <w:rPr>
          <w:color w:val="000000" w:themeColor="text1"/>
          <w:lang w:val="fr-FR" w:eastAsia="en-US"/>
        </w:rPr>
        <w:lastRenderedPageBreak/>
        <w:t>Mitchell et al., 2021, 2023; Mithoefer et al., 2011, 2018, 2019; Oehen et al., 2013; Ot’alora G et al., 2018; Pacey, s. d.; Wolfson et al., 2020)</w:t>
      </w:r>
      <w:r w:rsidR="0090474B" w:rsidRPr="00132AA4">
        <w:rPr>
          <w:color w:val="000000" w:themeColor="text1"/>
          <w:lang w:val="en-US"/>
        </w:rPr>
        <w:fldChar w:fldCharType="end"/>
      </w:r>
      <w:r w:rsidR="0090474B" w:rsidRPr="00132AA4">
        <w:rPr>
          <w:color w:val="000000" w:themeColor="text1"/>
          <w:lang w:val="en-US"/>
        </w:rPr>
        <w:t xml:space="preserve">, </w:t>
      </w:r>
      <w:r w:rsidRPr="00132AA4">
        <w:rPr>
          <w:color w:val="000000" w:themeColor="text1"/>
          <w:lang w:val="en-US"/>
        </w:rPr>
        <w:t xml:space="preserve">LSD in </w:t>
      </w:r>
      <w:r w:rsidR="00345849" w:rsidRPr="00132AA4">
        <w:rPr>
          <w:color w:val="000000" w:themeColor="text1"/>
          <w:lang w:val="en-US"/>
        </w:rPr>
        <w:t>six</w:t>
      </w:r>
      <w:r w:rsidRPr="00132AA4">
        <w:rPr>
          <w:color w:val="000000" w:themeColor="text1"/>
          <w:lang w:val="en-US"/>
        </w:rPr>
        <w:t xml:space="preserve"> (n = </w:t>
      </w:r>
      <w:r w:rsidR="00E17D79" w:rsidRPr="00132AA4">
        <w:rPr>
          <w:color w:val="000000" w:themeColor="text1"/>
          <w:lang w:val="en-US"/>
        </w:rPr>
        <w:t>462</w:t>
      </w:r>
      <w:r w:rsidRPr="00132AA4">
        <w:rPr>
          <w:color w:val="000000" w:themeColor="text1"/>
          <w:lang w:val="en-US"/>
        </w:rPr>
        <w:t>)</w:t>
      </w:r>
      <w:r w:rsidR="0090474B" w:rsidRPr="00132AA4">
        <w:rPr>
          <w:color w:val="000000" w:themeColor="text1"/>
          <w:lang w:val="en-US"/>
        </w:rPr>
        <w:t xml:space="preserve"> </w:t>
      </w:r>
      <w:r w:rsidR="0090474B" w:rsidRPr="00132AA4">
        <w:rPr>
          <w:color w:val="000000" w:themeColor="text1"/>
          <w:lang w:val="en-US"/>
        </w:rPr>
        <w:fldChar w:fldCharType="begin"/>
      </w:r>
      <w:r w:rsidR="003D39F1" w:rsidRPr="00132AA4">
        <w:rPr>
          <w:color w:val="000000" w:themeColor="text1"/>
          <w:lang w:val="en-US"/>
        </w:rPr>
        <w:instrText xml:space="preserve"> ADDIN ZOTERO_ITEM CSL_CITATION {"citationID":"ShgYCZVH","properties":{"formattedCitation":"(Gasser et al., 2014; Hollister et al., 1969; Holze et al., 2023; M\\uc0\\u252{}ller et al., 2025; Robison et al., 2025; Tomsovic &amp; Edwards, 1970)","plainCitation":"(Gasser et al., 2014; Hollister et al., 1969; Holze et al., 2023; Müller et al., 2025; Robison et al., 2025; Tomsovic &amp; Edwards, 1970)","noteIndex":0},"citationItems":[{"id":831,"uris":["http://zotero.org/users/4564126/items/6BTJMUZL"],"itemData":{"id":831,"type":"article-journal","abstract":"A double-blind, randomized, active placebo-controlled pilot study was conducted to examine safety and efficacy of lysergic acid diethylamide (LSD)-assisted  psychotherapy in 12 patients with anxiety associated with life-threatening  diseases. Treatment included drug-free psychotherapy sessions supplemented by two  LSD-assisted psychotherapy sessions 2 to 3 weeks apart. The participants received  either 200 μg of LSD (n = 8) or 20 μg of LSD with an open-label crossover to 200  μg of LSD after the initial blinded treatment was unmasked (n = 4). At the  2-month follow-up, positive trends were found via the State-Trait Anxiety  Inventory (STAI) in reductions in trait anxiety (p = 0.033) with an effect size  of 1.1, and state anxiety was significantly reduced (p = 0.021) with an effect  size of 1.2, with no acute or chronic adverse effects persisting beyond 1 day  after treatment or treatment-related serious adverse events. STAI reductions were  sustained for 12 months. These results indicate that when administered safely in  a methodologically rigorous medically supervised psychotherapeutic setting, LSD  can reduce anxiety, suggesting that larger controlled studies are warranted.","container-title":"The Journal of nervous and mental disease","DOI":"10.1097/NMD.0000000000000113","ISSN":"1539-736X 0022-3018","issue":"7","journalAbbreviation":"J Nerv Ment Dis","language":"eng","note":"publisher-place: United States","page":"513-520","PMID":"24594678","PMCID":"PMC4086777","title":"Safety and efficacy of lysergic acid diethylamide-assisted psychotherapy for anxiety associated with life-threatening diseases.","volume":"202","author":[{"family":"Gasser","given":"Peter"},{"family":"Holstein","given":"Dominique"},{"family":"Michel","given":"Yvonne"},{"family":"Doblin","given":"Rick"},{"family":"Yazar-Klosinski","given":"Berra"},{"family":"Passie","given":"Torsten"},{"family":"Brenneisen","given":"Rudolf"}],"issued":{"date-parts":[["2014",7]]}}},{"id":2965,"uris":["http://zotero.org/users/4564126/items/QWXGANKD"],"itemData":{"id":2965,"type":"article-journal","container-title":"American Journal of Psychiatry","DOI":"10.1176/ajp.125.10.1352","ISSN":"0002-953X, 1535-7228","issue":"10","journalAbbreviation":"AJP","language":"en","page":"1352-1357","source":"DOI.org (Crossref)","title":"A Controlled Comparison of Lysergic Acid Diethylamide (LSD) and Dextroamphetamine in Alcoholics","volume":"125","author":[{"family":"Hollister","given":"Leo E."},{"family":"Shelton","given":"Jack"},{"family":"Krieger","given":"George"}],"issued":{"date-parts":[["1969",4]]}}},{"id":73,"uris":["http://zotero.org/users/4564126/items/VRDY3ZHH"],"itemData":{"id":73,"type":"article-journal","abstract":"BACKGROUND: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E."}],"issued":{"date-parts":[["2023",2,1]]}}},{"id":2943,"uris":["http://zotero.org/users/4564126/items/VCR8J7DW"],"itemData":{"id":2943,"type":"article-journal","abstract":"Summary Background This trial aimed to assess the efficacy of lysergic acid diethylamide (LSD)-assisted therapy in patients with moderate-to-severe major depressive disorder. Methods This was a randomized, parallel, double-blind, low-dose controlled trial (Clinicaltrials.gov: NCT03866252). Patients were randomly assigned in a 1:1 ratio to receive supportive psychotherapy and either 100 μg + 200 μg LSD or 25 μg + 25 μg LSD in two dosing sessions. The primary endpoints were the changes in scores on the Inventory of Depressive Symptomatology, in the Clinician-Rated (IDS-C) version (assessed by the treating therapist) and the Self-Rated (IDS-SR) version, from baseline to 2 weeks after the second administration. The IDS scores were also assessed 6 and 12 weeks after the second administration. Findings Thirty-one patients were randomized to the low-dose group, and 30 were randomized to the high-dose group. At the primary endpoint, least-squares mean change (LSM) in IDS-SR scores was −3.9 in the low-dose and −11.8 in the high-dose group (difference: −7.9; 95% CI, −16.0 to 0.3; effect size: −0.5; p = 0.059). LSM in IDS-C scores was −3.6 in the low-dose and −12.9 in the high-dose group (difference: −9.2; CI, −17.1 to −1.3; effect size: −0.6; p = 0.023; corrected &lt;0.05). However, significance was not reached after adjusting for baseline depression scores (p = 0.086). Both outcomes remained numerically consistent up to the final follow-up at 12 weeks. Adverse events were comparable between groups. Conclusions The findings of this exploratory study support further investigation of LSD-assisted therapy in depression in a larger phase 3 trial. Funding Gertrud Thalmann Fund for depression research.","container-title":"Med","DOI":"https://doi.org/10.1016/j.medj.2025.100725","ISSN":"2666-6340","issue":"9","page":"100725","title":"Efficacy and safety of low- versus high-dose-LSD-assisted therapy in patients with major depression: A randomized trial","volume":"6","author":[{"family":"Müller","given":"Felix"},{"family":"Zaczek","given":"Hannes"},{"family":"Becker","given":"Anna M."},{"family":"Ley","given":"Laura"},{"family":"Borgwardt","given":"Stefan"},{"family":"Jesus","given":"Joyce Santos","dropping-particle":"de"},{"family":"Loh","given":"Nico"},{"family":"Kohut","given":"Jan"},{"family":"Auernig","given":"Mathias"},{"family":"Boehlke","given":"Christopher"},{"family":"Liechti","given":"Matthias E."}],"issued":{"date-parts":[["2025"]]}}},{"id":2967,"uris":["http://zotero.org/users/4564126/items/X2UKA4ZM"],"itemData":{"id":2967,"type":"article-journal","abstract":"OBJECTIVE To determine the dose-response relationship of MM120 (lysergide D-tartrate) in adults with moderate to severe GAD. DESIGN, SETTINGS, AND PARTICIPANTS This phase 2b, multicenter, randomized, double-blind, placebo-controlled study enrolled 198 adults aged 18 to 74 years with a primary GAD diagnosis who presented with moderate to severe symptoms (defined by a Hamilton Anxiety Rating Scale [HAM-A] score 20) and was conducted at 22 outpatient psychiatric research sites in the US from August 2022 to August 2023. The anxiety and depression end point assessments were conducted by independent central raters who were blinded to the trial protocol, treatment allocation, and study visit date. The last date of follow-up was November 27, 2023. INTERVENTIONS Participants were randomized to receive a single (freebase equivalent) treatment dose with 25 μg (n = 39), 50 μg (n = 40), 100 μg (n = 40), or 200 μg (n = 40) of MM120 or placebo (n = 39). MAIN OUTCOME AND MEASURES The primary outcome was a dose-response relationship assessed using the multiple comparison procedure modeling (MCP-Mod) method for change in HAM-A score at 4 weeks (score range, 0-56; higher scores indicate greater severity; 7 indicates no or minimal anxiety; 8-14, mild; 15-23, moderate; and 24, severe). The minimal clinically important difference was 2.5 points.\nRESULTS Of the 198 participants randomized, 194 were included in the full analysis set (mean age, 41.3 [SD, 13.6] years; 56.7% were female; and 3.6% were Asian, 7.7% were Black or African American, and 83.0% were White). The dose-response relationship assessed using the MCP-Mod method for change in HAM-A score at week 4 was statistically significant for the 100-μg and the 200-μg dose groups vs placebo (least-squares mean difference, −5.0 points [95% CI, −9.6 to −0.4 points] with 100 μg of MM120 and −6.0 points [95% CI, −9.8 to −2.0 points] with 200 μg of MM120) but the 25-μg and 50-μg dose groups did not reach significance vs placebo (least-squares mean difference, −1.2 points [95% CI, −6.0 to 3.5 points] with 25 μg of MM120 and −1.8 points [95% CI, −7.6 to 4.0 points] with 50 μg of MM120). The adverse events were consistent with the expected effects of MM120. The most common adverse events were visual perceptual changes (illusion, pseudo-hallucination, and visual hallucination), which occurred in 46.2% of participants who received 25 μg of MM120, in 75.0% who received 50 μg, in 92.5% who received 100 μg, in 100% who received 200 μg, and in 10.3% who received placebo; nausea occurred in 7.7%, 27.5%, 40.0%, 60.0%, and 7.7%, respectively; and headache occurred in 12.8%, 22.5%, 35.0%, 27.5%, and 23.1%.\nCONCLUSIONS AND RELEVANCE In participants with moderate to severe GAD, a single dose of MM120 produced a dose-dependent reduction in anxiety. These results support the dose-dependent efficacy of MM120 and inform the dose selection for phase 3 pivotal trials.","container-title":"JAMA","DOI":"10.1001/jama.2025.13481","ISSN":"0098-7484","issue":"15","journalAbbreviation":"JAMA","language":"en","page":"1358","source":"DOI.org (Crossref)","title":"Single Treatment With MM120 (Lysergide) in Generalized Anxiety Disorder: A Randomized Clinical Trial","title-short":"Single Treatment With MM120 (Lysergide) in Generalized Anxiety Disorder","volume":"334","author":[{"family":"Robison","given":"Reid"},{"family":"Barrow","given":"Robert"},{"family":"Conant","given":"Craig"},{"family":"Foster","given":"Eric"},{"family":"Freedman","given":"Jamie M."},{"family":"Jacobsen","given":"Paula L."},{"family":"Jemison","given":"Jamileh"},{"family":"Karas","given":"Sarah M."},{"family":"Karlin","given":"Daniel R."},{"family":"Solomon","given":"Todd M."},{"family":"Halperin Wernli","given":"Miri"},{"family":"Fava","given":"Maurizio"}],"issued":{"date-parts":[["2025",10,21]]}}},{"id":2971,"uris":["http://zotero.org/users/4564126/items/UE7EYGNL"],"itemData":{"id":2971,"type":"article-journal","abstract":"Of 75 alcoholics treated with lysergide, 23 were diagnosed as schizophrenics. The nonschizophrenics had better reactions to the drug and more of them were abstinent at a 1-year follow-up than the schizophrenics and than alcoholics treated by other methods.","container-title":"Quarterly Journal of Studies on Alcohol","DOI":"10.15288/qjsa.1970.31.932","ISSN":"0033-5649, 1946-7214","issue":"4","journalAbbreviation":"Q. J. Stud. Alcohol","language":"en","page":"932-949","source":"DOI.org (Crossref)","title":"Lysergide Treatment of Schizophrenic and Nonschizophrenic Alcoholics; A Controlled Evaluation","volume":"31","author":[{"family":"Tomsovic","given":"Milan"},{"family":"Edwards","given":"Robert V."}],"issued":{"date-parts":[["1970",12,1]]}}}],"schema":"https://github.com/citation-style-language/schema/raw/master/csl-citation.json"} </w:instrText>
      </w:r>
      <w:r w:rsidR="0090474B" w:rsidRPr="00132AA4">
        <w:rPr>
          <w:color w:val="000000" w:themeColor="text1"/>
          <w:lang w:val="en-US"/>
        </w:rPr>
        <w:fldChar w:fldCharType="separate"/>
      </w:r>
      <w:r w:rsidR="003D39F1" w:rsidRPr="00132AA4">
        <w:rPr>
          <w:color w:val="000000" w:themeColor="text1"/>
          <w:lang w:val="en-US" w:eastAsia="en-US"/>
        </w:rPr>
        <w:t>(Gasser et al., 2014; Hollister et al., 1969; Holze et al., 2023; Müller et al., 2025; Robison et al., 2025; Tomsovic &amp; Edwards, 1970)</w:t>
      </w:r>
      <w:r w:rsidR="0090474B" w:rsidRPr="00132AA4">
        <w:rPr>
          <w:color w:val="000000" w:themeColor="text1"/>
          <w:lang w:val="en-US"/>
        </w:rPr>
        <w:fldChar w:fldCharType="end"/>
      </w:r>
      <w:r w:rsidRPr="00132AA4">
        <w:rPr>
          <w:color w:val="000000" w:themeColor="text1"/>
          <w:lang w:val="en-US"/>
        </w:rPr>
        <w:t xml:space="preserve">, psilocybin in </w:t>
      </w:r>
      <w:r w:rsidR="00FE6DAE" w:rsidRPr="00132AA4">
        <w:rPr>
          <w:color w:val="000000" w:themeColor="text1"/>
          <w:lang w:val="en-US"/>
        </w:rPr>
        <w:t>ten</w:t>
      </w:r>
      <w:r w:rsidRPr="00132AA4">
        <w:rPr>
          <w:color w:val="000000" w:themeColor="text1"/>
          <w:lang w:val="en-US"/>
        </w:rPr>
        <w:t xml:space="preserve"> (n = </w:t>
      </w:r>
      <w:r w:rsidR="00E17D79" w:rsidRPr="00132AA4">
        <w:rPr>
          <w:color w:val="000000" w:themeColor="text1"/>
          <w:lang w:val="en-US"/>
        </w:rPr>
        <w:t>649</w:t>
      </w:r>
      <w:r w:rsidRPr="00132AA4">
        <w:rPr>
          <w:color w:val="000000" w:themeColor="text1"/>
          <w:lang w:val="en-US"/>
        </w:rPr>
        <w:t>)</w:t>
      </w:r>
      <w:r w:rsidR="003D39F1" w:rsidRPr="00132AA4">
        <w:rPr>
          <w:color w:val="000000" w:themeColor="text1"/>
          <w:lang w:val="en-US"/>
        </w:rPr>
        <w:t xml:space="preserve"> </w:t>
      </w:r>
      <w:r w:rsidR="003D39F1" w:rsidRPr="00132AA4">
        <w:rPr>
          <w:color w:val="000000" w:themeColor="text1"/>
          <w:lang w:val="en-US"/>
        </w:rPr>
        <w:fldChar w:fldCharType="begin"/>
      </w:r>
      <w:r w:rsidR="00E17D79" w:rsidRPr="00132AA4">
        <w:rPr>
          <w:color w:val="000000" w:themeColor="text1"/>
          <w:lang w:val="en-US"/>
        </w:rPr>
        <w:instrText xml:space="preserve"> ADDIN ZOTERO_ITEM CSL_CITATION {"citationID":"sYOCasns","properties":{"formattedCitation":"(Back et al., 2024; Bogenschutz et al., 2022; R. Carhart-Harris et al., 2021; R. L. Carhart-Harris et al., 2016; Goodwin et al., 2022; Luquiens et al., 2025; Mertens et al., 2026; Raison et al., 2023; Rieser et al., 2025; Ross et al., 2016; Von Rotz et al., 2023)","plainCitation":"(Back et al., 2024; Bogenschutz et al., 2022; R. Carhart-Harris et al., 2021; R. L. Carhart-Harris et al., 2016; Goodwin et al., 2022; Luquiens et al., 2025; Mertens et al., 2026; Raison et al., 2023; Rieser et al., 2025; Ross et al., 2016; Von Rotz et al., 2023)","noteIndex":0},"citationItems":[{"id":530,"uris":["http://zotero.org/users/4564126/items/3X45KU2G"],"itemData":{"id":530,"type":"article-journal","abstract":"IMPORTANCE: The psychological morbidity experienced by physicians, advanced practice practitioners (APPs), and nurses from working during the COVID-19  pandemic includes burnout, depression, and posttraumatic stress disorder (PTSD).  OBJECTIVE: To investigate whether psilocybin therapy could improve symptoms of  depression, burnout, and PTSD in US clinicians who developed these symptoms from  frontline clinical work during the pandemic. DESIGN, SETTING, AND PARTICIPANTS:  This double-blind randomized clinical trial enrolled participants from February  to December 2022. Participants included physicians, APPs, and nurses who provided  frontline care for more than 1 month during the pandemic and had no prepandemic  mental health diagnoses but had moderate or severe symptoms of depression at  enrollment. Participants were randomly assigned to either the psilocybin or  niacin arm. Data analysis was conducted between December 2023 and May 2024 and  was based on the intention-to-treat principle. INTERVENTION: One intervention  episode consisted of 2 preparation visits, 1 medication session, and 3  integration visits. At the medication session, participants received psilocybin,  25 mg, or niacin, 100 mg, orally. MAIN OUTCOME AND MEASURES: The primary outcome  was a change from baseline (preparation 1 session) to day 28 (after medication  administration) in symptoms of depression as measured by the  clinician-administered Montgomery-Asberg Depression Rating Scale (MADRS) used by  blinded raters. The secondary outcomes were a change in symptoms of burnout  (measured with the Stanford Professional Fulfillment Index [SPFI]) and symptoms  of PTSD (measured with the Posttraumatic Stress Disorder Checklist for Diagnostic  and Statistical Manual of Mental Disorders, Fifth Edition [PCL-5]). RESULTS: A  total of 30 clinicians (15 females [50%]; mean [range] age, 38 [29-60] years)  participated, of whom 15 were randomly assigned to receive psilocybin and 15 to  receive niacin. The mean change in symptoms of depression (MADRS scores) from  preparation 1 session to day 28 was -21.33 (7.84) in the psilocybin arm compared  with -9.33 (7.32) in the niacin arm, with a mean difference between arms of  -12.00 (95% CI, -17.67 to -6.33; P &lt; .001), a decrease in MADRS scores indicating  improvement. The mean change in SPFI scores from preparation 1 session to day 28  showed a numerically larger improvement in symptoms of burnout in the psilocybin  compared with the niacin arm (-6.40 [5.00] vs -2.33 [5.97]; P = .05) but was not  statistically significant. Since the SPFI score change did not reach statistical  significance, the PCL-5 score change was evaluated descriptively. The mean change  in PCL-5 scores showed a numerically larger decrease in symptoms of PTSD from  preparation 1 session to day 28 in the psilocybin vs the niacin arm (-16.67  [15.04] vs -6.73 [10.69]), but this difference was not statistically tested.  CONCLUSIONS AND RELEVANCE: This randomized clinical trial found that psilocybin  therapy resulted in a significant, sustained reduction in symptoms of depression  experienced by clinicians after frontline work during the COVID-19 pandemic. The  findings establish psilocybin therapy as a new paradigm of treatment for this  postpandemic condition. TRIAL REGISTRATION: ClinicalTrials.gov Identifier:  NCT05163496.","container-title":"JAMA network open","DOI":"10.1001/jamanetworkopen.2024.49026","ISSN":"2574-3805","issue":"12","journalAbbreviation":"JAMA Netw Open","language":"eng","note":"publisher-place: United States","page":"e2449026","PMID":"39636638","PMCID":"PMC11621983","title":"Psilocybin Therapy for Clinicians With Symptoms of Depression From Frontline Care During the COVID-19 Pandemic: A Randomized Clinical Trial.","volume":"7","author":[{"family":"Back","given":"Anthony L."},{"family":"Freeman-Young","given":"Timara K."},{"family":"Morgan","given":"Ladybird"},{"family":"Sethi","given":"Tanmeet"},{"family":"Baker","given":"Kelsey K."},{"family":"Myers","given":"Susanna"},{"family":"McGregor","given":"Bonnie A."},{"family":"Harvey","given":"Kalin"},{"family":"Tai","given":"Marlene"},{"family":"Kollefrath","given":"Austin"},{"family":"Thomas","given":"Brandon J."},{"family":"Sorta","given":"Dennis"},{"family":"Kaelen","given":"Mendel"},{"family":"Kelmendi","given":"Benjamin"},{"family":"Gooley","given":"Ted A."}],"issued":{"date-parts":[["2024",12,2]]}}},{"id":2982,"uris":["http://zotero.org/users/4564126/items/H6YHRFSR"],"itemData":{"id":2982,"type":"article-journal","abstract":"OBJECTIVE To evaluate whether 2 administrations of high-dose psilocybin improve the percentage of heavy drinking days in patients with AUD undergoing psychotherapy relative to outcomes observed with active placebo medication and psychotherapy. DESIGN, SETTING, AND PARTICIPANTS In this double-blind randomized clinical trial, participants were offered 12 weeks of manualized psychotherapy and were randomly assigned to receive psilocybin vs diphenhydramine during 2 day-long medication sessions at weeks 4 and 8. Outcomes were assessed over the 32-week double-blind period following the first dose of study medication. The study was conducted at 2 academic centers in the US. Participants were recruited from the community between March 12, 2014, and March 19, 2020. Adults aged 25 to 65 years with a DSM-IV diagnosis of alcohol dependence and at least 4 heavy drinking days during the 30 days prior to screening were included. Exclusion criteria included major psychiatric and drug use disorders, hallucinogen use, medical conditions that contraindicated the study medications, use of exclusionary medications, and current treatment for AUD. INTERVENTIONS Study medications were psilocybin, 25 mg/70 kg, vs diphenhydramine, 50 mg (first session), and psilocybin, 25-40 mg/70 kg, vs diphenhydramine, 50-100 mg (second session). Psychotherapy included motivational enhancement therapy and cognitive behavioral therapy. MAIN OUTCOMES AND MEASURES The primary outcome was percentage of heavy drinking days, assessed using a timeline followback interview, contrasted between groups over the 32-week period following the first administration of study medication using multivariate repeated-measures analysis of variance.\nRESULTS A total of 95 participants (mean [SD] age, 46 [12] years; 42 [44.2%] female) were randomized (49 to psilocybin and 46 to diphenhydramine). One participant (1.1%) was American Indian/Alaska Native, 3 (3.2%) were Asian, 4 (4.2%) were Black, 14 (14.7%) were Hispanic, and 75 (78.9%) were non-Hispanic White. Of the 95 randomized participants, 93 received at least 1 dose of study medication and were included in the primary outcome analysis. Percentage of heavy drinking days during the 32-week double-blind period was 9.7% for the psilocybin group and 23.6% for the diphenhydramine group, a mean difference of 13.9%; (95% CI, 3.0–24.7; F1,86 = 6.43; P = .01). Mean daily alcohol consumption (number of standard drinks per day) was also lower in the psilocybin group. There were no serious adverse events among participants who received psilocybin.\nCONCLUSIONS AND RELEVANCE Psilocybin administered in combination with psychotherapy produced robust decreases in percentage of heavy drinking days over and above those produced by active placebo and psychotherapy. These results provide support for further study of psilocybin-assisted treatment for AUD.","container-title":"JAMA Psychiatry","DOI":"10.1001/jamapsychiatry.2022.2096","ISSN":"2168-622X","issue":"10","journalAbbreviation":"JAMA Psychiatry","language":"en","page":"953","source":"DOI.org (Crossref)","title":"Percentage of Heavy Drinking Days Following Psilocybin-Assisted Psychotherapy vs Placebo in the Treatment of Adult Patients With Alcohol Use Disorder: A Randomized Clinical Trial","title-short":"Percentage of Heavy Drinking Days Following Psilocybin-Assisted Psychotherapy vs Placebo in the Treatment of Adult Patients With Alcohol Use Disorder","volume":"79","author":[{"family":"Bogenschutz","given":"Michael P."},{"family":"Ross","given":"Stephen"},{"family":"Bhatt","given":"Snehal"},{"family":"Baron","given":"Tara"},{"family":"Forcehimes","given":"Alyssa A."},{"family":"Laska","given":"Eugene"},{"family":"Mennenga","given":"Sarah E."},{"family":"O’Donnell","given":"Kelley"},{"family":"Owens","given":"Lindsey T."},{"family":"Podrebarac","given":"Samantha"},{"family":"Rotrosen","given":"John"},{"family":"Tonigan","given":"J. Scott"},{"family":"Worth","given":"Lindsay"}],"issued":{"date-parts":[["2022",10,1]]}}},{"id":738,"uris":["http://zotero.org/users/4564126/items/Q6FRP3NY"],"itemData":{"id":738,"type":"article-journal","abstract":"BACKGROUND: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J."}],"issued":{"date-parts":[["2021",4,15]]}}},{"id":12,"uris":["http://zotero.org/users/4564126/items/EHBQPGT6"],"itemData":{"id":12,"type":"article-journal","abstract":"BACKGROUND: Psilocybin is a serotonin receptor agonist that occurs naturally in some mushroom species. Recent studies have assessed the therapeutic potential of  psilocybin for various conditions, including end-of-life anxiety,  obsessive-compulsive disorder, and smoking and alcohol dependence, with promising  preliminary results. Here, we aimed to investigate the feasibility, safety, and  efficacy of psilocybin in patients with unipolar treatment-resistant depression.  METHODS: In this open-label feasibility trial, 12 patients (six men, six women)  with moderate-to-severe, unipolar, treatment-resistant major depression received  two oral doses of psilocybin (10 mg and 25 mg, 7 days apart) in a supportive  setting. There was no control group. Psychological support was provided before,  during, and after each session. The primary outcome measure for feasibility was  patient-reported intensity of psilocybin's effects. Patients were monitored for  adverse reactions during the dosing sessions and subsequent clinic and remote  follow-up. Depressive symptoms were assessed with standard assessments from 1  week to 3 months after treatment, with the 16-item Quick Inventory of Depressive  Symptoms (QIDS) serving as the primary efficacy outcome. This trial is registered  with ISRCTN, number ISRCTN14426797. FINDINGS: Psilocybin's acute psychedelic  effects typically became detectable 30-60 min after dosing, peaked 2-3 h after  dosing, and subsided to negligible levels at least 6 h after dosing. Mean  self-rated intensity (on a 0-1 scale) was 0·51 (SD 0·36) for the low-dose session  and 0·75 (SD 0·27) for the high-dose session. Psilocybin was well tolerated by  all of the patients, and no serious or unexpected adverse events occurred. The  adverse reactions we noted were transient anxiety during drug onset (all  patients), transient confusion or thought disorder (nine patients), mild and  transient nausea (four patients), and transient headache (four patients).  Relative to baseline, depressive symptoms were markedly reduced 1 week (mean QIDS  difference -11·8, 95% CI -9·15 to -14·35, p=0·002, Hedges' g=3·1) and 3 months  (-9·2, 95% CI -5·69 to -12·71, p=0·003, Hedges' g=2) after high-dose treatment.  Marked and sustained improvements in anxiety and anhedonia were also noted.  INTERPRETATION: This study provides preliminary support for the safety and  efficacy of psilocybin for treatment-resistant depression and motivates further  trials, with more rigorous designs, to better examine the therapeutic potential  of this approach. FUNDING: Medical Research Council.","container-title":"The lancet. Psychiatry","DOI":"10.1016/S2215-0366(16)30065-7","ISSN":"2215-0374 2215-0366","issue":"7","journalAbbreviation":"Lancet Psychiatry","language":"eng","license":"Copyright © 2016 Carhart-Harris et al. Open Access article distributed under the terms of CC BY. Published by Elsevier Ltd.. All rights reserved.","note":"publisher-place: England","page":"619-627","PMID":"27210031","title":"Psilocybin with psychological support for treatment-resistant depression: an open-label feasibility study.","volume":"3","author":[{"family":"Carhart-Harris","given":"Robin L."},{"family":"Bolstridge","given":"Mark"},{"family":"Rucker","given":"James"},{"family":"Day","given":"Camilla M. J."},{"family":"Erritzoe","given":"David"},{"family":"Kaelen","given":"Mendel"},{"family":"Bloomfield","given":"Michael"},{"family":"Rickard","given":"James A."},{"family":"Forbes","given":"Ben"},{"family":"Feilding","given":"Amanda"},{"family":"Taylor","given":"David"},{"family":"Pilling","given":"Steve"},{"family":"Curran","given":"Valerie H."},{"family":"Nutt","given":"David J."}],"issued":{"date-parts":[["2016",7]]}}},{"id":771,"uris":["http://zotero.org/users/4564126/items/JMQWUY4P"],"itemData":{"id":771,"type":"article-journal","abstract":"BACKGROUND: Psilocybin is being studied for use in treatment-resistant depression. METHODS: In this phase 2 double-blind trial, we randomly assigned  adults with treatment-resistant depression to receive a single dose of a  proprietary, synthetic formulation of psilocybin at a dose of 25 mg, 10 mg, or 1  mg (control), along with psychological support. The primary end point was the  change from baseline to week 3 in the total score on the Montgomery-Åsberg  Depression Rating Scale (MADRS; range, 0 to 60, with higher scores indicating  more severe depression). Secondary end points included response at week 3 (≥50%  decrease from baseline in the MADRS total score), remission at week 3 (MADRS  total score ≤10), and sustained response at 12 weeks (meeting response criteria  at week 3 and all subsequent visits). RESULTS: A total of 79 participants were in  the 25-mg group, 75 in the 10-mg group, and 79 in the 1-mg group. The mean MADRS  total score at baseline was 32 or 33 in each group. Least-squares mean changes  from baseline to week 3 in the score were -12.0 for 25 mg, -7.9 for 10 mg, and  -5.4 for 1 mg; the difference between the 25-mg group and 1-mg group was -6.6  (95% confidence interval [CI], -10.2 to -2.9; P&lt;0.001) and between the 10-mg  group and 1-mg group was -2.5 (95% CI, -6.2 to 1.2; P = 0.18). In the 25-mg  group, the incidences of response and remission at 3 weeks, but not sustained  response at 12 weeks, were generally supportive of the primary results. Adverse  events occurred in 179 of 233 participants (77%) and included headache, nausea,  and dizziness. Suicidal ideation or behavior or self-injury occurred in all dose  groups. CONCLUSIONS: In this phase 2 trial involving participants with  treatment-resistant depression, psilocybin at a single dose of 25 mg, but not 10  mg, reduced depression scores significantly more than a 1-mg dose over a period  of 3 weeks but was associated with adverse effects. Larger and longer trials,  including comparison with existing treatments, are required to determine the  efficacy and safety of psilocybin for this disorder. (Funded by COMPASS  Pathfinder; EudraCT number, 2017-003288-36; ClinicalTrials.gov number,  NCT03775200.).","container-title":"The New England journal of medicine","DOI":"10.1056/NEJMoa2206443","ISSN":"1533-4406 0028-4793","issue":"18","journalAbbreviation":"N Engl J Med","language":"eng","license":"Copyright © 2022 Massachusetts Medical Society.","note":"publisher-place: United States","page":"1637-1648","PMID":"36322843","title":"Single-Dose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 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Reemst","given":"Aumer","non-dropping-particle":"van"},{"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id":3026,"uris":["http://zotero.org/users/4564126/items/P45F8WJG"],"itemData":{"id":3026,"type":"article-journal","abstract":"Abstract\n            \n              Background and Aims\n              Psilocybin has emerged as a potential treatment for alcohol use disorder (AUD), but early efficacy data are inconsistent. Depression following alcohol detoxification significantly increases the risk of relapse. This pilot study aimed to evaluate the feasibility, acceptability, and preliminary efficacy of psilocybin‐assisted psychotherapy for patients with comorbid AUD and depression.\n            \n            \n              Design\n              A prospective, single‐center, double‐blind, parallel (2:1), randomized controlled pilot study.\n            \n            \n              Setting\n              The study was conducted in a French inpatient addiction treatment program offering intensive relapse prevention interventions.\n            \n            \n              Participants\n              \n                Of 350 screened patients, 30 adults (mean age 49 ± 10 years; 43% female) with severe AUD (\n                Diagnostic and Statistical Manual of Mental Disorders\n                , Fifth Edition [DSM‐5] criteria) and a Beck Depression Inventory‐II (BDI‐II) score ≥14 were included. Participants had completed detoxification between 14 and 60 days prior to inclusion.\n              \n            \n            \n              Interventions\n              Participants received either two oral sessions of 25 mg (n = 20) or 1 mg (n = 10) psilocybin‐assisted psychotherapy spaced three weeks apart, as an add‐on to standard care. Patients, investigators and outcome assessors were all blinded to patient group.\n            \n            \n              Measurements\n              The primary outcome was feasibility, according to participation in both dosing sessions and recruitment/inclusion rates. Secondary outcomes included alcohol use (Alcohol Timeline Followback), time to relapse, craving (Craving Experience Questionnaire), depression (BDI‐II), safety and blinding integrity.\n            \n            \n              Findings\n              One participant in the 25 mg group could not receive the second dose due to myocardial infarction occurring three days earlier, unrelated to the treatment. Four participants in the control group refused the second session after guessing their group assignment (p‐value = 0.019), with one participant self‐administering 3,4‐Methylenedioxymethamphetamine (MDMA). At 12 weeks, the 25 mg group showed significantly greater abstinent rate (11/20 (55%) vs 1/9 (11%) (one lost of follow up) (difference = −44%, [95% confidence interval [CI]: −82% to −5.9%]), p = 0.043), reductions in % drinking days −100 (−100 to −49) vs − 93 (−96 to 0), p = 0.038 and craving frequency −8 (−23 to −1) vs + 7 (−2 to 11), p = 0.045, respectively in the 25 vs 1 mg groups (median [25;75]). Relapse rates were 35% in the 25 mg group and 50% in the control group (HR = 0.52 [0.16 to1.65]). No efficacy differences were observed based on antidepressant use in terms of drinking and depression. Blinding was imperfect (correct guess by patients: 93.3%; investigators: 86.7%). Twenty‐five adverse events were reported in 10 patients (50%) in the 25 mg group versus 6 patients (60%) in the control group.\n            \n            \n              Conclusions\n              Psilocybin‐assisted psychotherapy appears feasible, acceptable, and safe in recently detoxified patients with comorbid alcohol use disorder and depression.","container-title":"Addiction","DOI":"10.1111/add.70152","ISSN":"0965-2140, 1360-0443","journalAbbreviation":"Addiction","language":"en","page":"add.70152","source":"DOI.org (Crossref)","title":"Psilocybin in alcohol use disorder and comorbid depressive symptoms: Results from a feasibility randomized clinical trial","title-short":"Psilocybin in alcohol use disorder and comorbid depressive symptoms","author":[{"family":"Luquiens","given":"Amandine"},{"family":"Belahda","given":"Dahbia"},{"family":"Graux","given":"Carine"},{"family":"Igounenc","given":"Noe"},{"family":"Serrand","given":"Chris"},{"family":"Rochefort","given":"Paul"},{"family":"Mura","given":"Thibault"},{"family":"Sergent","given":"Felix"}],"issued":{"date-parts":[["2025",7,24]]}}},{"id":3177,"uris":["http://zotero.org/users/4564126/items/B9BHUMLD"],"itemData":{"id":3177,"type":"article-journal","abstract":"Importance\n              Psilocybin shows promise in treating depression, although limitations of previous research warrant further research.\n            \n            \n              Objective\n              To investigate the efficacy and safety of oral psilocybin, 25 mg, with adjunct psychotherapy in treatment-resistant depression (TRD).\n            \n            \n              Design, Setting, and Participants\n              This was a 2-center, triple-blinded (investigator, participant, rater), phase 2b, active placebo-controlled randomized clinical trial. Participants were randomized to 4 groups in ratios 2:2:1:1, receiving 2 doses 6 weeks apart (week 0, week 6) as follows: (1) placebo (nicotinamide, 100 mg) then psilocybin, 25 mg; (2) psilocybin, 5 mg, then 25 mg; and (3) psilocybin, 25 mg, then 5 mg or psilocybin, 25 mg, twice embedded in psychotherapeutic sessions. Participants aged 25 to 65 years with TRD and withdrawn from antidepressant medication were recruited predominantly from 2 outpatient settings in Germany. Study data were analyzed from April 2024 to November 2025.\n            \n            \n              Interventions\n              Oral synthetic psilocybin, 25 mg; psilocybin, 5 mg; or nicotinamide, 100 mg administered with psychotherapeutic sessions.\n            \n            \n              Main Outcomes and Measures\n              The primary end point was treatment response (≥50% reduction on the Hamilton Rating Scale for Depression [HAMD17]) at week 6 before the second dose. Key secondary end points were response on the Beck Depression Inventory II (BDI-II) and mean change from baseline on the HAMD17 and BDI-II at week 6.\n            \n            \n              Results\n              \n                A total of 144 participants (mean [SD] age, 42.6 [10.8] years; 85 male [59.0%]) were randomized, and 142 were included in the primary efficacy analysis: psilocybin, 25 mg (n = 47), psilocybin, 5 mg (n = 48), and nicotinamide (n = 47). Response rates on the primary end point were 17.0% in the group receiving psilocybin, 25 mg; 12.5% in the group receiving psilocybin, 5 mg; and 10.6% in the group receiving nicotinamide. The first hierarchical comparison was nonsignificant (psilocybin, 25 mg vs nicotinamide, adjusted odds ratio [OR], 1.73; 95% CI, 0.53-6.23;\n                P\n                 = .19; 1-sided α\n                P\n                 = .03); consequently, further formal testing was not performed. Analyses of key secondary end points (mean changes from baseline on HAMD17 and BDI-II) provided exploratory evidence of a clinically meaningful effect of psilocybin, 25 mg. Psilocybin, 25 mg, was linked to adverse events, predominantly acutely, and was associated with higher reports of suicidal ideation on dosing days (4% vs 1%-2% in comparator conditions). Two serious adverse reactions were reported after psilocybin, 25 mg, including 1 case of hallucinogen persisting perception disorder.\n              \n            \n            \n              Conclusion and Relevance\n              In this randomized clinical trial, psilocybin, 25 mg, with adjunct psychotherapy, was associated with a clinically meaningful reduction in depressive symptoms in individuals with TRD, although findings did not show a significant effect on the primary outcome. The treatment was well tolerated by most participants, although safety signals were observed. While overall this constituted an inconclusive trial, these results add to the existing evidence on the potential of psilocybin treatment for depression.\n            \n            \n              Trial Registration\n              \n                ClinicalTrials.gov Identifier:\n                NCT04670081","container-title":"JAMA Psychiatry","DOI":"10.1001/jamapsychiatry.2026.0132","ISSN":"2168-622X","journalAbbreviation":"JAMA Psychiatry","language":"en","source":"DOI.org (Crossref)","title":"Efficacy and Safety of Psilocybin in Treatment-Resistant Major Depression: The EPISODE Randomized Clinical Trial","title-short":"Efficacy and Safety of Psilocybin in Treatment-Resistant Major Depression","URL":"https://jamanetwork.com/journals/jamapsychiatry/fullarticle/2846478","author":[{"family":"Mertens","given":"Lea J."},{"family":"Koslowski","given":"Michael"},{"family":"Betzler","given":"Felix"},{"family":"Brand","given":"Manuela"},{"family":"Evens","given":"Ricarda"},{"family":"Kärtner","given":"Laura"},{"family":"Jungaberle","given":"Andrea"},{"family":"Jungaberle","given":"Henrik"},{"family":"Majić","given":"Tomislav"},{"family":"Schmitz","given":"Christian N."},{"family":"Ströhle","given":"Andreas"},{"family":"Scharf","given":"Dennis"},{"family":"Spangemacher","given":"Moritz"},{"family":"Wolff","given":"Max"},{"family":"Assadi","given":"Zahra"},{"family":"Bahri","given":"Scharif"},{"family":"Becher","given":"Lilith"},{"family":"Färber","given":"Luca V."},{"family":"Kirchen","given":"Niklas"},{"family":"Kulakova","given":"Eugenia"},{"family":"Kunz","given":"Linda"},{"family":"Meijer","given":"Andy"},{"family":"Rohrmoser","given":"Barbara"},{"family":"Wellek","given":"Stefan"},{"family":"Berger","given":"Moritz M."},{"family":"Gründer","given":"Gerhard"}],"accessed":{"date-parts":[["2026",3,23]]},"issued":{"date-parts":[["2026",3,18]]}}},{"id":2986,"uris":["http://zotero.org/users/4564126/items/ZJVKNIWA"],"itemData":{"id":2986,"type":"article-journal","abstract":"OBJECTIVE To evaluate the magnitude, timing, and durability of antidepressant effects and safety of a single dose of psilocybin in patients with MDD. DESIGN, SETTING, AND PARTICIPANTS In this phase 2 trial conducted between December 2019 and June 2022 at 11 research sites in the US, participants were randomized in a 1:1 ratio to receive a single dose of psilocybin vs niacin placebo administered with psychological support. Participants were adults aged 21 to 65 years with a Diagnostic and Statistical Manual of Mental Disorders, Fifth Edition diagnosis of MDD of at least 60 days’ duration and moderate or greater symptom severity. Exclusion criteria included history of psychosis or mania, active substance use disorder, and active suicidal ideation with intent. Participants taking psychotropic agents who otherwise met inclusion/exclusion criteria were eligible following medication taper. Primary and secondary outcomes and adverse events (AEs) were assessed at baseline (conducted within 7 days before dosing) and at 2, 8, 15, 29, and 43 days after dosing. INTERVENTIONS Interventions were a 25-mg dose of synthetic psilocybin or a 100-mg dose of niacin in identical-appearing capsules, each administered with psychological support. MAIN OUTCOMES AND MEASURES The primary outcome was change in central rater–assessed Montgomery-Asberg Depression Rating Scale (MADRS) score (range, 0-60; higher scores indicate more severe depression) from baseline to day 43. The key secondary outcome measure was change in MADRS score from baseline to day 8. Other secondary outcomes were change in Sheehan Disability Scale score from baseline to day 43 and MADRS-defined sustained response and remission. Participants, study site personnel, study sponsor, outcome assessors (raters), and statisticians were blinded to treatment assignment.\nRESULTS A total of 104 participants (mean [SD] age, 41.1 [11.3] years; 52 [50%] women) were randomized (51 to the psilocybin group and 53 to the niacin group). Psilocybin treatment was associated with significantly reduced MADRS scores compared with niacin from baseline to day 43 (mean difference,−12.3 [95% CI, −17.5 to −7.2]; P &lt;.001) and from baseline to day 8 (mean difference, −12.0 [95% CI, −16.6 to −7.4]; P &lt; .001). Psilocybin treatment was also associated with significantly reduced Sheehan Disability Scale scores compared with niacin (mean difference, −2.31 [95% CI, −3.50 to −1.11]; P &lt; .001) from baseline to day 43. More participants receiving psilocybin had sustained response (but not remission) than those receiving niacin. There were no serious treatment-emergent AEs; however, psilocybin treatment was associated with a higher rate of overall AEs and a higher rate of severe AEs.\nCONCLUSIONS AND RELEVANCE Psilocybin treatment was associated with a clinically significant sustained reduction in depressive symptoms and functional disability, without serious adverse events. These findings add to increasing evidence that psilocybin—when administered with psychological support—may hold promise as a novel intervention for MDD.","container-title":"JAMA","DOI":"10.1001/jama.2023.14530","ISSN":"0098-7484","issue":"9","journalAbbreviation":"JAMA","language":"en","page":"843","source":"DOI.org (Crossref)","title":"Single-Dose Psilocybin Treatment for Major Depressive Disorder: A Randomized Clinical Trial","title-short":"Single-Dose Psilocybin Treatment for Major Depressive Disorder","volume":"330","author":[{"family":"Raison","given":"Charles L."},{"family":"Sanacora","given":"Gerard"},{"family":"Woolley","given":"Joshua"},{"family":"Heinzerling","given":"Keith"},{"family":"Dunlop","given":"Boadie W."},{"family":"Brown","given":"Randall T."},{"family":"Kakar","given":"Rishi"},{"family":"Hassman","given":"Michael"},{"family":"Trivedi","given":"Rupal P."},{"family":"Robison","given":"Reid"},{"family":"Gukasyan","given":"Natalie"},{"family":"Nayak","given":"Sandeep M."},{"family":"Hu","given":"Xiaojue"},{"family":"O’Donnell","given":"Kelley C."},{"family":"Kelmendi","given":"Benjamin"},{"family":"Sloshower","given":"Jordan"},{"family":"Penn","given":"Andrew D."},{"family":"Bradley","given":"Ellen"},{"family":"Kelly","given":"Daniel F."},{"family":"Mletzko","given":"Tanja"},{"family":"Nicholas","given":"Christopher R."},{"family":"Hutson","given":"Paul R."},{"family":"Tarpley","given":"Gary"},{"family":"Utzinger","given":"Malynn"},{"family":"Lenoch","given":"Kelsey"},{"family":"Warchol","given":"Kasia"},{"family":"Gapasin","given":"Theraysa"},{"family":"Davis","given":"Mike C."},{"family":"Nelson-Douthit","given":"Courtney"},{"family":"Wilson","given":"Steffanie"},{"family":"Brown","given":"Carrie"},{"family":"Linton","given":"William"},{"family":"Johnson","given":"Matthew W."},{"family":"Ross","given":"Stephen"},{"family":"Griffiths","given":"Roland R."}],"issued":{"date-parts":[["2023",9,5]]}}},{"id":2987,"uris":["http://zotero.org/users/4564126/items/HZF876ZI"],"itemData":{"id":2987,"type":"article-journal","abstract":"Background Despite the promising therapeutic effects of psilocybin, its efﬁcacy in preventing relapse after withdrawal treatment for alcohol use disorder (AUD) remains unknown. This study aims to assess whether a single dose of psilocybin combined with brief psychotherapy could reduce relapse rates and alcohol use in AUD patients.","container-title":"eClinicalMedicine","DOI":"10.1016/j.eclinm.2025.103149","ISSN":"25895370","journalAbbreviation":"eClinicalMedicine","language":"en","page":"103149","source":"DOI.org (Crossref)","title":"Psilocybin-assisted therapy for relapse prevention in alcohol use disorder: a phase 2 randomized clinical trial","title-short":"Psilocybin-assisted therapy for relapse prevention in alcohol use disorder","volume":"82","author":[{"family":"Rieser","given":"Nathalie M."},{"family":"Bitar","given":"Raoul"},{"family":"Halm","given":"Simon"},{"family":"Rossgoderer","given":"Christina"},{"family":"Gubser","given":"Ladina P."},{"family":"Thévenaz","given":"Maeva"},{"family":"Kreis","given":"Yara"},{"family":"Von Rotz","given":"Robin"},{"family":"Nordt","given":"Carlos"},{"family":"Visentini","given":"Monika"},{"family":"Moujaes","given":"Flora"},{"family":"Engeli","given":"Etna J.E."},{"family":"Ort","given":"Andres"},{"family":"Seifritz","given":"Erich"},{"family":"Vollenweider","given":"Franz X."},{"family":"Herdener","given":"Marcus"},{"family":"Preller","given":"Katrin H."}],"issued":{"date-parts":[["2025",4]]}}},{"id":25,"uris":["http://zotero.org/users/4564126/items/5RSA8JBD"],"itemData":{"id":25,"type":"article-journal","abstract":"BACKGROUND: Clinically significant anxiety and depression are common in patients with cancer, and are associated with poor psychiatric and medical outcomes.  Historical and recent research suggests a role for psilocybin to treat  cancer-related anxiety and depression. METHODS: In this double-blind,  placebo-controlled, crossover trial, 29 patients with cancer-related anxiety and  depression were randomly assigned and received treatment with single-dose  psilocybin (0.3 mg/kg) or niacin, both in conjunction with psychotherapy. The  primary outcomes were anxiety and depression assessed between groups prior to the  crossover at 7 weeks. RESULTS: Prior to the crossover, psilocybin produced  immediate, substantial, and sustained improvements in anxiety and depression and  led to decreases in cancer-related demoralization and hopelessness, improved  spiritual wellbeing, and increased quality of life. At the 6.5-month follow-up,  psilocybin was associated with enduring anxiolytic and anti-depressant effects  (approximately 60-80% of participants continued with clinically significant  reductions in depression or anxiety), sustained benefits in existential distress  and quality of life, as well as improved attitudes towards death. The  psilocybin-induced mystical experience mediated the therapeutic effect of  psilocybin on anxiety and depression. CONCLUSIONS: In conjunction with  psychotherapy, single moderate-dose psilocybin produced rapid, robust and  enduring anxiolytic and anti-depressant effects in patients with cancer-related  psychological distress. TRIAL REGISTRATION: ClinicalTrials.gov Identifier:  NCT00957359.","container-title":"Journal of psychopharmacology (Oxford, England)","DOI":"10.1177/0269881116675512","ISSN":"1461-7285 0269-8811","issue":"12","journalAbbreviation":"J Psychopharmacol","language":"eng","license":"© The Author(s) 2016.","note":"publisher-place: United States","page":"1165-1180","PMID":"27909164","PMCID":"PMC5367551","title":"Rapid and sustained symptom reduction following psilocybin treatment for anxiety and depression in patients with life-threatening cancer: a randomized controlled  trial.","volume":"30","author":[{"family":"Ross","given":"Stephen"},{"family":"Bossis","given":"Anthony"},{"family":"Guss","given":"Jeffrey"},{"family":"Agin-Liebes","given":"Gabrielle"},{"family":"Malone","given":"Tara"},{"family":"Cohen","given":"Barry"},{"family":"Mennenga","given":"Sarah E."},{"family":"Belser","given":"Alexander"},{"family":"Kalliontzi","given":"Krystallia"},{"family":"Babb","given":"James"},{"family":"Su","given":"Zhe"},{"family":"Corby","given":"Patricia"},{"family":"Schmidt","given":"Brian L."}],"issued":{"date-parts":[["2016",12]]}}},{"id":2989,"uris":["http://zotero.org/users/4564126/items/LZ533Z6B"],"itemData":{"id":2989,"type":"article-journal","abstract":"Background Psilocybin has been suggested as a novel, rapid-acting treatment for depression. Two consecutive doses have been shown to markedly decrease symptom severity in an open-label setting or when compared to a waiting list group. To date, to our knowledge, no other trial compared a single, moderate dose of psilocybin to a placebo condition.","container-title":"eClinicalMedicine","DOI":"10.1016/j.eclinm.2022.101809","ISSN":"25895370","journalAbbreviation":"eClinicalMedicine","language":"en","page":"101809","source":"DOI.org (Crossref)","title":"Single-dose psilocybin-assisted therapy in major depressive disorder: a placebo-controlled, double-blind, randomised clinical trial","title-short":"Single-dose psilocybin-assisted therapy in major depressive disorder","volume":"56","author":[{"family":"Von Rotz","given":"Robin"},{"family":"Schindowski","given":"Eva M."},{"family":"Jungwirth","given":"Johannes"},{"family":"Schuldt","given":"Anna"},{"family":"Rieser","given":"Nathalie M."},{"family":"Zahoranszky","given":"Katharina"},{"family":"Seifritz","given":"Erich"},{"family":"Nowak","given":"Albina"},{"family":"Nowak","given":"Peter"},{"family":"Jäncke","given":"Lutz"},{"family":"Preller","given":"Katrin H."},{"family":"Vollenweider","given":"Franz X."}],"issued":{"date-parts":[["2023",2]]}}}],"schema":"https://github.com/citation-style-language/schema/raw/master/csl-citation.json"} </w:instrText>
      </w:r>
      <w:r w:rsidR="003D39F1" w:rsidRPr="00132AA4">
        <w:rPr>
          <w:color w:val="000000" w:themeColor="text1"/>
          <w:lang w:val="en-US"/>
        </w:rPr>
        <w:fldChar w:fldCharType="separate"/>
      </w:r>
      <w:r w:rsidR="00E17D79" w:rsidRPr="00132AA4">
        <w:rPr>
          <w:noProof/>
          <w:color w:val="000000" w:themeColor="text1"/>
          <w:lang w:val="en-US"/>
        </w:rPr>
        <w:t>(Back et al., 2024; Bogenschutz et al., 2022; R. Carhart-Harris et al., 2021; R. L. Carhart-Harris et al., 2016; Goodwin et al., 2022; Luquiens et al., 2025; Mertens et al., 2026; Raison et al., 2023; Rieser et al., 2025; Ross et al., 2016; Von Rotz et al., 2023)</w:t>
      </w:r>
      <w:r w:rsidR="003D39F1" w:rsidRPr="00132AA4">
        <w:rPr>
          <w:color w:val="000000" w:themeColor="text1"/>
          <w:lang w:val="en-US"/>
        </w:rPr>
        <w:fldChar w:fldCharType="end"/>
      </w:r>
      <w:r w:rsidR="003D39F1" w:rsidRPr="00132AA4">
        <w:rPr>
          <w:color w:val="000000" w:themeColor="text1"/>
          <w:lang w:val="en-US"/>
        </w:rPr>
        <w:t xml:space="preserve"> </w:t>
      </w:r>
      <w:r w:rsidRPr="00132AA4">
        <w:rPr>
          <w:color w:val="000000" w:themeColor="text1"/>
          <w:lang w:val="en-US"/>
        </w:rPr>
        <w:t xml:space="preserve">, and ayahuasca in </w:t>
      </w:r>
      <w:r w:rsidR="00AE0DFD" w:rsidRPr="00132AA4">
        <w:rPr>
          <w:color w:val="000000" w:themeColor="text1"/>
          <w:lang w:val="en-US"/>
        </w:rPr>
        <w:t>two</w:t>
      </w:r>
      <w:r w:rsidR="00CB1243" w:rsidRPr="00132AA4">
        <w:rPr>
          <w:color w:val="000000" w:themeColor="text1"/>
          <w:lang w:val="en-US"/>
        </w:rPr>
        <w:t xml:space="preserve"> trials </w:t>
      </w:r>
      <w:r w:rsidRPr="00132AA4">
        <w:rPr>
          <w:color w:val="000000" w:themeColor="text1"/>
          <w:lang w:val="en-US"/>
        </w:rPr>
        <w:t xml:space="preserve">(n = </w:t>
      </w:r>
      <w:r w:rsidR="00625F94" w:rsidRPr="00132AA4">
        <w:rPr>
          <w:color w:val="000000" w:themeColor="text1"/>
          <w:lang w:val="en-US"/>
        </w:rPr>
        <w:t>46</w:t>
      </w:r>
      <w:r w:rsidRPr="00132AA4">
        <w:rPr>
          <w:color w:val="000000" w:themeColor="text1"/>
          <w:lang w:val="en-US"/>
        </w:rPr>
        <w:t>)</w:t>
      </w:r>
      <w:r w:rsidR="003D39F1" w:rsidRPr="00132AA4">
        <w:rPr>
          <w:color w:val="000000" w:themeColor="text1"/>
          <w:lang w:val="en-US"/>
        </w:rPr>
        <w:t xml:space="preserve"> </w:t>
      </w:r>
      <w:r w:rsidR="003D39F1" w:rsidRPr="00132AA4">
        <w:rPr>
          <w:color w:val="000000" w:themeColor="text1"/>
          <w:lang w:val="en-US"/>
        </w:rPr>
        <w:fldChar w:fldCharType="begin"/>
      </w:r>
      <w:r w:rsidR="003D39F1" w:rsidRPr="00132AA4">
        <w:rPr>
          <w:color w:val="000000" w:themeColor="text1"/>
          <w:lang w:val="en-US"/>
        </w:rPr>
        <w:instrText xml:space="preserve"> ADDIN ZOTERO_ITEM CSL_CITATION {"citationID":"a9MQB3p4","properties":{"formattedCitation":"(Dos Santos et al., 2021; Palhano-Fontes et al., 2019)","plainCitation":"(Dos Santos et al., 2021; Palhano-Fontes et al., 2019)","noteIndex":0},"citationItems":[{"id":619,"uris":["http://zotero.org/users/4564126/items/CRE2D4II"],"itemData":{"id":619,"type":"article-journal","abstract":"BACKGROUND: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B."}],"issued":{"date-parts":[["2019",3]]}}}],"schema":"https://github.com/citation-style-language/schema/raw/master/csl-citation.json"} </w:instrText>
      </w:r>
      <w:r w:rsidR="003D39F1" w:rsidRPr="00132AA4">
        <w:rPr>
          <w:color w:val="000000" w:themeColor="text1"/>
          <w:lang w:val="en-US"/>
        </w:rPr>
        <w:fldChar w:fldCharType="separate"/>
      </w:r>
      <w:r w:rsidR="003D39F1" w:rsidRPr="00132AA4">
        <w:rPr>
          <w:noProof/>
          <w:color w:val="000000" w:themeColor="text1"/>
          <w:lang w:val="en-US"/>
        </w:rPr>
        <w:t>(Dos Santos et al., 2021; Palhano-Fontes et al., 2019)</w:t>
      </w:r>
      <w:r w:rsidR="003D39F1" w:rsidRPr="00132AA4">
        <w:rPr>
          <w:color w:val="000000" w:themeColor="text1"/>
          <w:lang w:val="en-US"/>
        </w:rPr>
        <w:fldChar w:fldCharType="end"/>
      </w:r>
      <w:r w:rsidRPr="00132AA4">
        <w:rPr>
          <w:color w:val="000000" w:themeColor="text1"/>
          <w:lang w:val="en-US"/>
        </w:rPr>
        <w:t xml:space="preserve">. </w:t>
      </w:r>
    </w:p>
    <w:p w14:paraId="5253E8F6" w14:textId="1A923FA6" w:rsidR="00A32AD6" w:rsidRPr="00A32AD6" w:rsidDel="00A32AD6" w:rsidRDefault="00542108" w:rsidP="00A32AD6">
      <w:pPr>
        <w:spacing w:after="240" w:line="360" w:lineRule="auto"/>
        <w:rPr>
          <w:del w:id="147" w:author="ESKINAZI Mickael" w:date="2026-05-14T22:09:00Z" w16du:dateUtc="2026-05-14T20:09:00Z"/>
          <w:moveTo w:id="148" w:author="ESKINAZI Mickael" w:date="2026-05-14T22:08:00Z" w16du:dateUtc="2026-05-14T20:08:00Z"/>
          <w:color w:val="000000" w:themeColor="text1"/>
          <w:lang w:val="en-US"/>
          <w:rPrChange w:id="149" w:author="ESKINAZI Mickael" w:date="2026-05-14T22:09:00Z" w16du:dateUtc="2026-05-14T20:09:00Z">
            <w:rPr>
              <w:del w:id="150" w:author="ESKINAZI Mickael" w:date="2026-05-14T22:09:00Z" w16du:dateUtc="2026-05-14T20:09:00Z"/>
              <w:moveTo w:id="151" w:author="ESKINAZI Mickael" w:date="2026-05-14T22:08:00Z" w16du:dateUtc="2026-05-14T20:08:00Z"/>
              <w:color w:val="000000" w:themeColor="text1"/>
            </w:rPr>
          </w:rPrChange>
        </w:rPr>
      </w:pPr>
      <w:r w:rsidRPr="00132AA4">
        <w:rPr>
          <w:color w:val="000000" w:themeColor="text1"/>
          <w:lang w:val="en-US"/>
        </w:rPr>
        <w:t>Trials investigated five diagnostic categories: PTSD (</w:t>
      </w:r>
      <w:r w:rsidR="00FA3DC5" w:rsidRPr="00132AA4">
        <w:rPr>
          <w:color w:val="000000" w:themeColor="text1"/>
          <w:lang w:val="en-US"/>
        </w:rPr>
        <w:t>k</w:t>
      </w:r>
      <w:r w:rsidRPr="00132AA4">
        <w:rPr>
          <w:color w:val="000000" w:themeColor="text1"/>
          <w:lang w:val="en-US"/>
        </w:rPr>
        <w:t xml:space="preserve"> = 9; n = 303), major depressive disorder (</w:t>
      </w:r>
      <w:r w:rsidR="00FA3DC5" w:rsidRPr="00132AA4">
        <w:rPr>
          <w:color w:val="000000" w:themeColor="text1"/>
          <w:lang w:val="en-US"/>
        </w:rPr>
        <w:t>k</w:t>
      </w:r>
      <w:r w:rsidRPr="00132AA4">
        <w:rPr>
          <w:color w:val="000000" w:themeColor="text1"/>
          <w:lang w:val="en-US"/>
        </w:rPr>
        <w:t xml:space="preserve"> = </w:t>
      </w:r>
      <w:r w:rsidR="00E17D79" w:rsidRPr="00132AA4">
        <w:rPr>
          <w:color w:val="000000" w:themeColor="text1"/>
          <w:lang w:val="en-US"/>
        </w:rPr>
        <w:t>9</w:t>
      </w:r>
      <w:r w:rsidRPr="00132AA4">
        <w:rPr>
          <w:color w:val="000000" w:themeColor="text1"/>
          <w:lang w:val="en-US"/>
        </w:rPr>
        <w:t xml:space="preserve">; n = </w:t>
      </w:r>
      <w:r w:rsidR="00E17D79" w:rsidRPr="00132AA4">
        <w:rPr>
          <w:color w:val="000000" w:themeColor="text1"/>
          <w:lang w:val="en-US"/>
        </w:rPr>
        <w:t>857</w:t>
      </w:r>
      <w:r w:rsidRPr="00132AA4">
        <w:rPr>
          <w:color w:val="000000" w:themeColor="text1"/>
          <w:lang w:val="en-US"/>
        </w:rPr>
        <w:t>), anxiety disorders (</w:t>
      </w:r>
      <w:r w:rsidR="00FA3DC5" w:rsidRPr="00132AA4">
        <w:rPr>
          <w:color w:val="000000" w:themeColor="text1"/>
          <w:lang w:val="en-US"/>
        </w:rPr>
        <w:t>k</w:t>
      </w:r>
      <w:r w:rsidRPr="00132AA4">
        <w:rPr>
          <w:color w:val="000000" w:themeColor="text1"/>
          <w:lang w:val="en-US"/>
        </w:rPr>
        <w:t xml:space="preserve"> = 7; n = 188), alcohol use disorder (</w:t>
      </w:r>
      <w:r w:rsidR="00FA3DC5" w:rsidRPr="00132AA4">
        <w:rPr>
          <w:color w:val="000000" w:themeColor="text1"/>
          <w:lang w:val="en-US"/>
        </w:rPr>
        <w:t>k</w:t>
      </w:r>
      <w:r w:rsidRPr="00132AA4">
        <w:rPr>
          <w:color w:val="000000" w:themeColor="text1"/>
          <w:lang w:val="en-US"/>
        </w:rPr>
        <w:t xml:space="preserve"> = 6; n = 367), and ADHD (</w:t>
      </w:r>
      <w:r w:rsidR="00FA3DC5" w:rsidRPr="00132AA4">
        <w:rPr>
          <w:color w:val="000000" w:themeColor="text1"/>
          <w:lang w:val="en-US"/>
        </w:rPr>
        <w:t>k</w:t>
      </w:r>
      <w:r w:rsidRPr="00132AA4">
        <w:rPr>
          <w:color w:val="000000" w:themeColor="text1"/>
          <w:lang w:val="en-US"/>
        </w:rPr>
        <w:t xml:space="preserve"> = 1; n = 53).</w:t>
      </w:r>
      <w:r w:rsidR="006E710C" w:rsidRPr="00132AA4">
        <w:rPr>
          <w:color w:val="000000" w:themeColor="text1"/>
          <w:lang w:val="en-US"/>
        </w:rPr>
        <w:t xml:space="preserve"> </w:t>
      </w:r>
      <w:r w:rsidRPr="00132AA4">
        <w:rPr>
          <w:color w:val="000000" w:themeColor="text1"/>
          <w:lang w:val="en-US"/>
        </w:rPr>
        <w:t>The observation window from the last dosing session to the primary endpoint averaged 8.9 weeks (SD = 7.5; range = 0.035–28 weeks).</w:t>
      </w:r>
      <w:ins w:id="152" w:author="ESKINAZI Mickael" w:date="2026-05-14T22:08:00Z" w16du:dateUtc="2026-05-14T20:08:00Z">
        <w:r w:rsidR="00A32AD6">
          <w:rPr>
            <w:color w:val="000000" w:themeColor="text1"/>
            <w:lang w:val="en-US"/>
          </w:rPr>
          <w:t xml:space="preserve"> </w:t>
        </w:r>
      </w:ins>
      <w:moveToRangeStart w:id="153" w:author="ESKINAZI Mickael" w:date="2026-05-14T22:08:00Z" w:name="move229688949"/>
      <w:moveTo w:id="154" w:author="ESKINAZI Mickael" w:date="2026-05-14T22:08:00Z" w16du:dateUtc="2026-05-14T20:08:00Z">
        <w:del w:id="155" w:author="ESKINAZI Mickael" w:date="2026-05-14T22:09:00Z" w16du:dateUtc="2026-05-14T20:09:00Z">
          <w:r w:rsidR="00A32AD6" w:rsidRPr="00A32AD6" w:rsidDel="00A32AD6">
            <w:rPr>
              <w:color w:val="000000" w:themeColor="text1"/>
              <w:lang w:val="en-US"/>
              <w:rPrChange w:id="156" w:author="ESKINAZI Mickael" w:date="2026-05-14T22:09:00Z" w16du:dateUtc="2026-05-14T20:09:00Z">
                <w:rPr>
                  <w:color w:val="000000" w:themeColor="text1"/>
                </w:rPr>
              </w:rPrChange>
            </w:rPr>
            <w:delText>Given the limited number of contrasts for most AE-specific outcomes (mean k= 3.6), formal assessments of small-study effects were not performed.</w:delText>
          </w:r>
        </w:del>
      </w:moveTo>
    </w:p>
    <w:moveToRangeEnd w:id="153"/>
    <w:p w14:paraId="18C2753F" w14:textId="781D0B31" w:rsidR="000829E4" w:rsidRPr="00132AA4" w:rsidRDefault="000829E4" w:rsidP="00A32AD6">
      <w:pPr>
        <w:spacing w:after="240" w:line="360" w:lineRule="auto"/>
        <w:rPr>
          <w:color w:val="000000" w:themeColor="text1"/>
          <w:lang w:val="en-US"/>
        </w:rPr>
        <w:pPrChange w:id="157" w:author="ESKINAZI Mickael" w:date="2026-05-14T22:09:00Z" w16du:dateUtc="2026-05-14T20:09:00Z">
          <w:pPr>
            <w:spacing w:before="240" w:after="240" w:line="360" w:lineRule="auto"/>
          </w:pPr>
        </w:pPrChange>
      </w:pPr>
    </w:p>
    <w:p w14:paraId="7718C188" w14:textId="5DF67227" w:rsidR="000829E4" w:rsidRPr="00132AA4" w:rsidRDefault="00542108" w:rsidP="00FC19AC">
      <w:pPr>
        <w:spacing w:before="240" w:after="240" w:line="360" w:lineRule="auto"/>
        <w:rPr>
          <w:color w:val="000000" w:themeColor="text1"/>
          <w:lang w:val="en-US"/>
        </w:rPr>
      </w:pPr>
      <w:r w:rsidRPr="00132AA4">
        <w:rPr>
          <w:color w:val="000000" w:themeColor="text1"/>
          <w:lang w:val="en-US"/>
        </w:rPr>
        <w:t xml:space="preserve">Active dose ranges differed markedly across </w:t>
      </w:r>
      <w:r w:rsidR="00682EED" w:rsidRPr="00132AA4">
        <w:rPr>
          <w:color w:val="000000" w:themeColor="text1"/>
          <w:lang w:val="en-US"/>
        </w:rPr>
        <w:t>substance</w:t>
      </w:r>
      <w:r w:rsidRPr="00132AA4">
        <w:rPr>
          <w:color w:val="000000" w:themeColor="text1"/>
          <w:lang w:val="en-US"/>
        </w:rPr>
        <w:t>s. LSD doses ranged from 20–200 µg, psilocybin from 1–40 mg, MDMA from 25–150 mg, and ayahuasca from 0.36–0.68 mg DMT. LSD</w:t>
      </w:r>
      <w:r w:rsidR="002F6FE6" w:rsidRPr="00132AA4">
        <w:rPr>
          <w:color w:val="000000" w:themeColor="text1"/>
          <w:lang w:val="en-US"/>
        </w:rPr>
        <w:t xml:space="preserve">, </w:t>
      </w:r>
      <w:r w:rsidRPr="00132AA4">
        <w:rPr>
          <w:color w:val="000000" w:themeColor="text1"/>
          <w:lang w:val="en-US"/>
        </w:rPr>
        <w:t xml:space="preserve">MDMA </w:t>
      </w:r>
      <w:r w:rsidR="002F6FE6" w:rsidRPr="00132AA4">
        <w:rPr>
          <w:color w:val="000000" w:themeColor="text1"/>
          <w:lang w:val="en-US"/>
        </w:rPr>
        <w:t xml:space="preserve">and psilocybin </w:t>
      </w:r>
      <w:r w:rsidRPr="00132AA4">
        <w:rPr>
          <w:color w:val="000000" w:themeColor="text1"/>
          <w:lang w:val="en-US"/>
        </w:rPr>
        <w:t>trials frequently included multiple dose levels, and ayahuasca was administered as a single standardized preparation.</w:t>
      </w:r>
    </w:p>
    <w:p w14:paraId="0BC581D6" w14:textId="67E53EF5" w:rsidR="000829E4" w:rsidRPr="00132AA4" w:rsidRDefault="00542108" w:rsidP="00FC19AC">
      <w:pPr>
        <w:spacing w:before="240" w:after="240" w:line="360" w:lineRule="auto"/>
        <w:rPr>
          <w:color w:val="000000" w:themeColor="text1"/>
          <w:lang w:val="en-US"/>
        </w:rPr>
      </w:pPr>
      <w:r w:rsidRPr="00132AA4">
        <w:rPr>
          <w:color w:val="000000" w:themeColor="text1"/>
          <w:lang w:val="en-US"/>
        </w:rPr>
        <w:t xml:space="preserve">For analyses requiring dose stratification, </w:t>
      </w:r>
      <w:r w:rsidR="00682EED" w:rsidRPr="00132AA4">
        <w:rPr>
          <w:color w:val="000000" w:themeColor="text1"/>
          <w:lang w:val="en-US"/>
        </w:rPr>
        <w:t>substance</w:t>
      </w:r>
      <w:r w:rsidRPr="00132AA4">
        <w:rPr>
          <w:color w:val="000000" w:themeColor="text1"/>
          <w:lang w:val="en-US"/>
        </w:rPr>
        <w:t>-specific bands were defined using the lowest non-zero doses in the dataset: LSD: 20–25 µg (low), 50–100 µg (medium), 200 µg (high); psilocybin: 1</w:t>
      </w:r>
      <w:r w:rsidR="00F47A10" w:rsidRPr="00132AA4">
        <w:rPr>
          <w:color w:val="000000" w:themeColor="text1"/>
          <w:lang w:val="en-US"/>
        </w:rPr>
        <w:t>-5</w:t>
      </w:r>
      <w:r w:rsidRPr="00132AA4">
        <w:rPr>
          <w:color w:val="000000" w:themeColor="text1"/>
          <w:lang w:val="en-US"/>
        </w:rPr>
        <w:t xml:space="preserve"> mg (low), 10–25 mg (medium), 40 mg (high); MDMA: 25–30 mg (low), 75–125 mg (medium), 150 mg (high). Ayahuasca could not be stratified, as trials did not employ multiple active dose levels.</w:t>
      </w:r>
    </w:p>
    <w:p w14:paraId="331292EF" w14:textId="718F9C70" w:rsidR="000829E4" w:rsidRPr="00132AA4" w:rsidRDefault="00542108" w:rsidP="00FC19AC">
      <w:pPr>
        <w:spacing w:before="240" w:after="240" w:line="360" w:lineRule="auto"/>
        <w:rPr>
          <w:color w:val="000000" w:themeColor="text1"/>
          <w:lang w:val="en-US"/>
        </w:rPr>
      </w:pPr>
      <w:r w:rsidRPr="00132AA4">
        <w:rPr>
          <w:color w:val="000000" w:themeColor="text1"/>
          <w:lang w:val="en-US"/>
        </w:rPr>
        <w:t xml:space="preserve">Control interventions were heterogeneous. </w:t>
      </w:r>
      <w:ins w:id="158" w:author="ESKINAZI Mickael" w:date="2026-05-14T22:53:00Z" w16du:dateUtc="2026-05-14T20:53:00Z">
        <w:r w:rsidR="00A32AD6" w:rsidRPr="00A32AD6">
          <w:rPr>
            <w:color w:val="000000" w:themeColor="text1"/>
            <w:lang w:val="en-US"/>
          </w:rPr>
          <w:t xml:space="preserve">Inactive </w:t>
        </w:r>
        <w:r w:rsidR="00A32AD6" w:rsidRPr="00A32AD6">
          <w:rPr>
            <w:rStyle w:val="lev"/>
            <w:b w:val="0"/>
            <w:bCs w:val="0"/>
            <w:lang w:val="en-US"/>
            <w:rPrChange w:id="159" w:author="ESKINAZI Mickael" w:date="2026-05-14T22:54:00Z" w16du:dateUtc="2026-05-14T20:54:00Z">
              <w:rPr>
                <w:rStyle w:val="lev"/>
              </w:rPr>
            </w:rPrChange>
          </w:rPr>
          <w:t>placebo composition was not reported in several trials</w:t>
        </w:r>
      </w:ins>
      <w:ins w:id="160" w:author="ESKINAZI Mickael" w:date="2026-05-14T22:54:00Z" w16du:dateUtc="2026-05-14T20:54:00Z">
        <w:r w:rsidR="00A32AD6">
          <w:rPr>
            <w:rStyle w:val="lev"/>
            <w:b w:val="0"/>
            <w:bCs w:val="0"/>
            <w:lang w:val="en-US"/>
          </w:rPr>
          <w:t xml:space="preserve"> but for </w:t>
        </w:r>
        <w:proofErr w:type="spellStart"/>
        <w:r w:rsidR="00A32AD6">
          <w:rPr>
            <w:rStyle w:val="lev"/>
            <w:b w:val="0"/>
            <w:bCs w:val="0"/>
            <w:lang w:val="en-US"/>
          </w:rPr>
          <w:t>thoses</w:t>
        </w:r>
        <w:proofErr w:type="spellEnd"/>
        <w:r w:rsidR="00A32AD6">
          <w:rPr>
            <w:rStyle w:val="lev"/>
            <w:b w:val="0"/>
            <w:bCs w:val="0"/>
            <w:lang w:val="en-US"/>
          </w:rPr>
          <w:t xml:space="preserve"> known</w:t>
        </w:r>
      </w:ins>
      <w:ins w:id="161" w:author="ESKINAZI Mickael" w:date="2026-05-14T22:53:00Z" w16du:dateUtc="2026-05-14T20:53:00Z">
        <w:r w:rsidR="00A32AD6" w:rsidRPr="00A32AD6" w:rsidDel="00A32AD6">
          <w:rPr>
            <w:color w:val="000000" w:themeColor="text1"/>
            <w:lang w:val="en-US"/>
          </w:rPr>
          <w:t xml:space="preserve"> </w:t>
        </w:r>
      </w:ins>
      <w:del w:id="162" w:author="ESKINAZI Mickael" w:date="2026-05-14T22:53:00Z" w16du:dateUtc="2026-05-14T20:53:00Z">
        <w:r w:rsidRPr="00132AA4" w:rsidDel="00A32AD6">
          <w:rPr>
            <w:color w:val="000000" w:themeColor="text1"/>
            <w:lang w:val="en-US"/>
          </w:rPr>
          <w:delText xml:space="preserve">Inactive placebos </w:delText>
        </w:r>
      </w:del>
      <w:r w:rsidRPr="00132AA4">
        <w:rPr>
          <w:color w:val="000000" w:themeColor="text1"/>
          <w:lang w:val="en-US"/>
        </w:rPr>
        <w:t>(</w:t>
      </w:r>
      <w:del w:id="163" w:author="ESKINAZI Mickael" w:date="2026-05-14T22:25:00Z" w16du:dateUtc="2026-05-14T20:25:00Z">
        <w:r w:rsidRPr="00132AA4" w:rsidDel="00A32AD6">
          <w:rPr>
            <w:color w:val="000000" w:themeColor="text1"/>
            <w:lang w:val="en-US"/>
          </w:rPr>
          <w:delText xml:space="preserve">e.g., </w:delText>
        </w:r>
      </w:del>
      <w:r w:rsidRPr="00132AA4">
        <w:rPr>
          <w:color w:val="000000" w:themeColor="text1"/>
          <w:lang w:val="en-US"/>
        </w:rPr>
        <w:t>lactose capsules, saline) were used in both ayahuasca trials</w:t>
      </w:r>
      <w:ins w:id="164" w:author="ESKINAZI Mickael" w:date="2026-05-14T22:46:00Z" w16du:dateUtc="2026-05-14T20:46:00Z">
        <w:r w:rsidR="00A32AD6">
          <w:rPr>
            <w:color w:val="000000" w:themeColor="text1"/>
            <w:lang w:val="en-US"/>
          </w:rPr>
          <w:t xml:space="preserve"> (</w:t>
        </w:r>
      </w:ins>
      <w:ins w:id="165" w:author="ESKINAZI Mickael" w:date="2026-05-15T15:46:00Z" w16du:dateUtc="2026-05-15T13:46:00Z">
        <w:r w:rsidR="00A32AD6">
          <w:rPr>
            <w:color w:val="000000" w:themeColor="text1"/>
            <w:lang w:val="en-US"/>
          </w:rPr>
          <w:t>50</w:t>
        </w:r>
      </w:ins>
      <w:ins w:id="166" w:author="ESKINAZI Mickael" w:date="2026-05-14T22:46:00Z" w16du:dateUtc="2026-05-14T20:46:00Z">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{"citationID":"z6RxQPj6","properties":{"unsorted":false,"formattedCitation":"(Dos Santos et al., 2021; Palhano-Fontes et al., 2019)","plainCitation":"(Dos Santos et al., 2021; Palhano-Fontes et al., 2019)","noteIndex":0},"citationItems":[{"id":619,"uris":["http://zotero.org/users/4564126/items/CRE2D4II"],"itemData":{"id":619,"type":"article-journal","abstract":"BACKGROUND: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B."}],"issued":{"date-parts":[["2019",3]]}}}],"schema":"https://github.com/citation-style-language/schema/raw/master/csl-citation.json"} </w:instrText>
      </w:r>
      <w:r w:rsidR="00A32AD6">
        <w:rPr>
          <w:color w:val="000000" w:themeColor="text1"/>
          <w:lang w:val="en-US"/>
        </w:rPr>
        <w:fldChar w:fldCharType="separate"/>
      </w:r>
      <w:del w:id="167" w:author="ESKINAZI Mickael" w:date="2026-05-14T23:07:00Z" w16du:dateUtc="2026-05-14T21:07:00Z">
        <w:r w:rsidR="00A32AD6" w:rsidDel="00A32AD6">
          <w:rPr>
            <w:noProof/>
            <w:color w:val="000000" w:themeColor="text1"/>
            <w:lang w:val="en-US"/>
          </w:rPr>
          <w:delText>(</w:delText>
        </w:r>
      </w:del>
      <w:r w:rsidR="00A32AD6">
        <w:rPr>
          <w:noProof/>
          <w:color w:val="000000" w:themeColor="text1"/>
          <w:lang w:val="en-US"/>
        </w:rPr>
        <w:t>Dos Santos et al., 2021</w:t>
      </w:r>
      <w:del w:id="168" w:author="ESKINAZI Mickael" w:date="2026-05-15T15:46:00Z" w16du:dateUtc="2026-05-15T13:46:00Z">
        <w:r w:rsidR="00A32AD6" w:rsidDel="00A32AD6">
          <w:rPr>
            <w:noProof/>
            <w:color w:val="000000" w:themeColor="text1"/>
            <w:lang w:val="en-US"/>
          </w:rPr>
          <w:delText>; Palhano-Fontes et al., 2019</w:delText>
        </w:r>
      </w:del>
      <w:r w:rsidR="00A32AD6">
        <w:rPr>
          <w:noProof/>
          <w:color w:val="000000" w:themeColor="text1"/>
          <w:lang w:val="en-US"/>
        </w:rPr>
        <w:t>)</w:t>
      </w:r>
      <w:r w:rsidR="00A32AD6">
        <w:rPr>
          <w:color w:val="000000" w:themeColor="text1"/>
          <w:lang w:val="en-US"/>
        </w:rPr>
        <w:fldChar w:fldCharType="end"/>
      </w:r>
      <w:ins w:id="169" w:author="ESKINAZI Mickael" w:date="2026-05-14T22:31:00Z" w16du:dateUtc="2026-05-14T20:31:00Z">
        <w:r w:rsidR="00A32AD6">
          <w:rPr>
            <w:color w:val="000000" w:themeColor="text1"/>
            <w:lang w:val="en-US"/>
          </w:rPr>
          <w:t xml:space="preserve">, </w:t>
        </w:r>
      </w:ins>
      <w:ins w:id="170" w:author="ESKINAZI Mickael" w:date="2026-05-14T23:23:00Z" w16du:dateUtc="2026-05-14T21:23:00Z">
        <w:r w:rsidR="00A32AD6">
          <w:rPr>
            <w:color w:val="000000" w:themeColor="text1"/>
            <w:lang w:val="en-US"/>
          </w:rPr>
          <w:t>7</w:t>
        </w:r>
      </w:ins>
      <w:del w:id="171" w:author="ESKINAZI Mickael" w:date="2026-05-14T22:31:00Z" w16du:dateUtc="2026-05-14T20:31:00Z">
        <w:r w:rsidRPr="00132AA4" w:rsidDel="00A32AD6">
          <w:rPr>
            <w:color w:val="000000" w:themeColor="text1"/>
            <w:lang w:val="en-US"/>
          </w:rPr>
          <w:delText xml:space="preserve"> an</w:delText>
        </w:r>
      </w:del>
      <w:del w:id="172" w:author="ESKINAZI Mickael" w:date="2026-05-14T22:30:00Z" w16du:dateUtc="2026-05-14T20:30:00Z">
        <w:r w:rsidRPr="00132AA4" w:rsidDel="00A32AD6">
          <w:rPr>
            <w:color w:val="000000" w:themeColor="text1"/>
            <w:lang w:val="en-US"/>
          </w:rPr>
          <w:delText>d several</w:delText>
        </w:r>
      </w:del>
      <w:r w:rsidRPr="00132AA4">
        <w:rPr>
          <w:color w:val="000000" w:themeColor="text1"/>
          <w:lang w:val="en-US"/>
        </w:rPr>
        <w:t xml:space="preserve"> MDMA studies</w:t>
      </w:r>
      <w:ins w:id="173" w:author="ESKINAZI Mickael" w:date="2026-05-14T22:46:00Z" w16du:dateUtc="2026-05-14T20:46:00Z">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{"citationID":"pzQDbFGt","properties":{"unsorted":false,"formattedCitation":"(Danforth et al., 2018; Maples-Keller JL, 2022; Mitchell et al., 2021, 2023; Mithoefer et al., 2011; Pacey, s.\\uc0\\u160{}d.; Wolfson et al., 2020)","plainCitation":"(Danforth et al., 2018; Maples-Keller JL, 2022; Mitchell et al., 2021, 2023; Mithoefer et al., 2011; Pacey, s. d.; Wolfson et al., 2020)","noteIndex":0},"citationItems":[{"id":745,"uris":["http://zotero.org/users/4564126/items/CFREGHHQ"],"itemData":{"id":745,"type":"article-journal","abstract":"RATIONALE: Standard therapeutic approaches to reduce social anxiety in autistic adults have limited effectiveness. Since 3,4-methylenedioxymethamphetamine  (MDMA)-assisted psychotherapy shows promise as a treatment for other anxiety  disorders, a blinded, placebo-controlled pilot study was conducted. OBJECTIVES:  To explore feasibility and safety of MDMA-assisted psychotherapy for reduction of  social fear and avoidance that are common in the autistic population. METHODS:  Autistic adults with marked to very severe social anxiety were randomized to  receive MDMA (75 to 125 mg, n = 8) or inactive placebo (0 mg, n = 4) during two  8-h psychotherapy sessions (experimental sessions) in a controlled clinical  setting. Double-blinded experimental sessions were spaced approximately 1 month  apart with 3 non-drug psychotherapy sessions following each. The primary outcome  was change in Leibowitz Social Anxiety Scale (LSAS) Total scores from Baseline to  one month after the second experimental session. Outcomes were measured again six  months after the last experimental session. RESULTS: Improvement in LSAS scores  from baseline to the primary endpoint was significantly greater for MDMA group  compared to the placebo group (P = 0.037), and placebo-subtracted Cohen's d  effect size was very large (d = 1.4, CI - 0.074, 2.874). Change in LSAS scores  from baseline to 6-month follow-up showed similar positive results (P = 0.036),  with a Cohen's d effect size of 1.1 (CI - 0.307, 2.527). Social anxiety remained  the same or continued to improve slightly for most participants in the MDMA group  after completing the active treatment phase. CONCLUSIONS: This pilot trial  demonstrated rapid and durable improvement in social anxiety symptoms in autistic  adults following MDMA-assisted psychotherapy. Initial safety and efficacy  outcomes support expansion of research into larger samples to further investigate  this novel treatment for social anxiety. TRIAL REGISTRATION: clinicaltrials.gov  identifier, NCT02008396.","container-title":"Psychopharmacology","DOI":"10.1007/s00213-018-5010-9","ISSN":"1432-2072 0033-3158","issue":"11","journalAbbreviation":"Psychopharmacology (Berl)","language":"eng","note":"publisher-place: Germany","page":"3137-3148","PMID":"30196397","PMCID":"PMC6208958","title":"Reduction in social anxiety after MDMA-assisted psychotherapy with autistic adults: a randomized, double-blind, placebo-controlled pilot study.","volume":"235","author":[{"family":"Danforth","given":"Alicia L."},{"family":"Grob","given":"Charles S."},{"family":"Struble","given":"Christopher"},{"family":"Feduccia","given":"Allison A."},{"family":"Walker","given":"Nick"},{"family":"Jerome","given":"Lisa"},{"family":"Yazar-Klosinski","given":"Berra"},{"family":"Emerson","given":"Amy"}],"issued":{"date-parts":[["2018",11]]}}},{"id":3062,"uris":["http://zotero.org/users/4564126/items/U8YE8K9L"],"itemData":{"id":3062,"type":"article-journal","container-title":"Journal of Psychopharmacology","DOI":"10.1177/02698811211069124","issue":"3","page":"368-377","title":"A randomized controlled trial of 3,4-methylenedioxymethamphetamine (MDMA) and fear extinction retention in healthy adults","volume":"36","author":[{"family":"Maples-Keller JL","given":"Rothbaum BO","suffix":"Norrholm SD, Burton M, Reiff C, Coghlan C, Jovanovic T, Yasinski C, Jarboe K, Rakofsky J, Rauch S, Dunlop BW"}],"issued":{"date-parts":[["2022"]]}}},{"id":1465,"uris":["http://zotero.org/users/4564126/items/5BUVJQ2P"],"itemData":{"id":1465,"type":"article-journal","abstract":"Post-traumatic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3175,"uris":["http://zotero.org/users/4564126/items/TVDXHU2Y"],"itemData":{"id":3175,"type":"article-journal","abstract":"Abstract\n            \n              This multi-site, randomized, double-blind, confirmatory phase 3 study evaluated the efficacy and safety of 3,4-methylenedioxymethamphetamine-assisted therapy (MDMA-AT) versus placebo with identical therapy in participants with moderate to severe post-traumatic stress disorder (PTSD). Changes in Clinician-Administered PTSD Scale for DSM-5 (CAPS-5) total severity score (primary endpoint) and Sheehan Disability Scale (SDS) functional impairment score (key secondary endpoint) were assessed by blinded independent assessors. Participants were randomized to MDMA-AT (\n              n\n               = 53) or placebo with therapy (\n              n\n               = 51). Overall, 26.9% (28/104) of participants had moderate PTSD, and 73.1% (76/104) of participants had severe PTSD. Participants were ethnoracially diverse: 28 of 104 (26.9%) identified as Hispanic/Latino, and 35 of 104 (33.7%) identified as other than White. Least squares (LS) mean change in CAPS-5 score (95% confidence interval (CI)) was −23.7 (−26.94, −20.44) for MDMA-AT versus −14.8 (−18.28, −11.28) for placebo with therapy (\n              P\n               &lt; 0.001,\n              d\n               = 0.7). LS mean change in SDS score (95% CI) was −3.3 (−4.03, −2.60) for MDMA-AT versus −2.1 (−2.89, −1.33) for placebo with therapy (\n              P\n               = 0.03,\n              d\n               = 0.4). Seven participants had a severe treatment emergent adverse event (TEAE) (MDMA-AT,\n              n\n               = 5 (9.4%); placebo with therapy,\n              n\n               = 2 (3.9%)). There were no deaths or serious TEAEs. These data suggest that MDMA-AT reduced PTSD symptoms and functional impairment in a diverse population with moderate to severe PTSD and was generally well tolerated. ClinicalTrials.gov identifier:\n              NCT04077437\n              .","container-title":"Nature Medicine","DOI":"10.1038/s41591-023-02565-4","ISSN":"1078-8956, 1546-170X","issue":"10","journalAbbreviation":"Nat Med","language":"en","page":"2473-2480","source":"DOI.org (Crossref)","title":"MDMA-assisted therapy for moderate to severe PTSD: a randomized, placebo-controlled phase 3 trial","title-short":"MDMA-assisted therapy for moderate to severe PTSD","volume":"29","author":[{"family":"Mitchell","given":"Jennifer M."},{"family":"Ot’alora G.","given":"Marcela"},{"family":"Van Der Kolk","given":"Bessel"},{"family":"Shannon","given":"Scott"},{"family":"Bogenschutz","given":"Michael"},{"family":"Gelfand","given":"Yevgeniy"},{"family":"Paleos","given":"Casey"},{"family":"Nicholas","given":"Christopher R."},{"family":"Quevedo","given":"Sylvestre"},{"family":"Balliett","given":"Brooke"},{"family":"Hamilton","given":"Scott"},{"family":"Mithoefer","given":"Michael"},{"family":"Kleiman","given":"Sarah"},{"family":"Parker-Guilbert","given":"Kelly"},{"family":"Tzarfaty","given":"Keren"},{"family":"Harrison","given":"Charlotte"},{"family":"De Boer","given":"Alberdina"},{"family":"Doblin","given":"Rick"},{"family":"Yazar-Klosinski","given":"Berra"},{"literal":"MAPP2 Study Collaborator Group"},{"family":"Harrison","given":"Charlotte"},{"family":"Yazar-Klosinski","given":"Berra"},{"family":"Garas","given":"Wael"},{"family":"May","given":"Darrick"},{"family":"Marta","given":"Cole"},{"family":"Walker","given":"Susan"},{"family":"Nielson","given":"Elizabeth"},{"family":"Wells","given":"Gregory"},{"family":"Brown","given":"Randall"},{"family":"Amiaz","given":"Revital"},{"family":"Wallach","given":"Yair"},{"family":"Worthy","given":"Ray"},{"family":"Lilienstein","given":"Alia"},{"family":"Emerson","given":"Amy"}],"issued":{"date-parts":[["2023",10]]}}},{"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T"},{"family":"Jerome","given":"Lisa"},{"family":"Doblin","given":"Rick"}],"issued":{"date-parts":[["2011",4]]}}},{"id":3025,"uris":["http://zotero.org/users/4564126/items/TZ5GZULV"],"itemData":{"id":3025,"type":"report","number":"NCT01958593","title":"Randomized, double-blind, controlled of MDMA-assisted psychotherapy in 12 subjects with PTSD [WWW Document]","URL":"https://clinicaltrials.gov/study/NCT01958593","author":[{"family":"Pacey","given":"Ingrid"}]}},{"id":424,"uris":["http://zotero.org/users/4564126/items/ZQ6DNZGW"],"itemData":{"id":424,"type":"article-journal","abstract":"The success of modern medicine creates a growing population of those suffering from life-threatening illnesses (LTI) who often experience anxiety, depression,  and existential distress. We present a novel approach; investigating  MDMA-assisted psychotherapy for the treatment of anxiety in people with an LTI.  Participants with anxiety from an LTI were randomized in a double-blind study to  receive MDMA (125 mg, n = 13) or placebo (n = 5) in combination with two 8-h  psychotherapy sessions. The primary outcome was change in State-Trait Anxiety  Inventory (STAI) Trait scores from baseline to one month post the second  experimental session. After unblinding, participants in the MDMA group had one  open-label MDMA session and placebo participants crossed over to receive three  open-label MDMA sessions. Additional follow-up assessments occurred six and  twelve months after a participant's last experimental session. At the primary  endpoint, the MDMA group had a greater mean (SD) reduction in STAI-Trait scores,  - 23.5 (13.2), indicating less anxiety, compared to placebo group, - 8.8 (14.7);  results did not reach a significant group difference (p = .056). Hedges' g  between-group effect size was 1.03 (95% CI: - 5.25, 7.31). Overall, MDMA was  well-tolerated in this sample. These preliminary findings can inform development  of larger clinical trials to further examine MDMA-assisted psychotherapy as a  novel approach to treat individuals with LTI-related anxiety.Trial Registration:  clinicaltrials.gov Identifier: NCT02427568, first registered April 28, 2015.","container-title":"Scientific reports","DOI":"10.1038/s41598-020-75706-1","ISSN":"2045-2322","issue":"1","journalAbbreviation":"Sci Rep","language":"eng","note":"publisher-place: England","page":"20442","PMID":"33235285","PMCID":"PMC7686344","title":"MDMA-assisted psychotherapy for treatment of anxiety and other psychological distress related to life-threatening illnesses: a randomized pilot study.","volume":"10","author":[{"family":"Wolfson","given":"Philip E."},{"family":"Andries","given":"Julane"},{"family":"Feduccia","given":"Allison A."},{"family":"Jerome","given":"Lisa"},{"family":"Wang","given":"Julie B."},{"family":"Williams","given":"Emily"},{"family":"Carlin","given":"Shannon C."},{"family":"Sola","given":"Evan"},{"family":"Hamilton","given":"Scott"},{"family":"Yazar-Klosinski","given":"Berra"},{"family":"Emerson","given":"Amy"},{"family":"Mithoefer","given":"Michael C."},{"family":"Doblin","given":"Rick"}],"issued":{"date-parts":[["2020",11,24]]}}}],"schema":"https://github.com/citation-style-language/schema/raw/master/csl-citation.json"} </w:instrText>
      </w:r>
      <w:r w:rsidR="00A32AD6">
        <w:rPr>
          <w:color w:val="000000" w:themeColor="text1"/>
          <w:lang w:val="en-US"/>
        </w:rPr>
        <w:fldChar w:fldCharType="separate"/>
      </w:r>
      <w:r w:rsidR="00A32AD6" w:rsidRPr="00A32AD6">
        <w:rPr>
          <w:color w:val="000000"/>
          <w:lang w:val="en-US" w:eastAsia="en-US"/>
          <w:rPrChange w:id="174" w:author="ESKINAZI Mickael" w:date="2026-05-14T23:22:00Z" w16du:dateUtc="2026-05-14T21:22:00Z">
            <w:rPr>
              <w:color w:val="000000"/>
              <w:lang w:val="fr-FR" w:eastAsia="en-US"/>
            </w:rPr>
          </w:rPrChange>
        </w:rPr>
        <w:t>(</w:t>
      </w:r>
      <w:ins w:id="175" w:author="ESKINAZI Mickael" w:date="2026-05-14T23:23:00Z" w16du:dateUtc="2026-05-14T21:23:00Z">
        <w:r w:rsidR="00A32AD6">
          <w:rPr>
            <w:color w:val="000000"/>
            <w:lang w:val="en-US" w:eastAsia="en-US"/>
          </w:rPr>
          <w:t xml:space="preserve">64%, </w:t>
        </w:r>
      </w:ins>
      <w:r w:rsidR="00A32AD6" w:rsidRPr="00A32AD6">
        <w:rPr>
          <w:color w:val="000000"/>
          <w:lang w:val="en-US" w:eastAsia="en-US"/>
          <w:rPrChange w:id="176" w:author="ESKINAZI Mickael" w:date="2026-05-14T23:22:00Z" w16du:dateUtc="2026-05-14T21:22:00Z">
            <w:rPr>
              <w:color w:val="000000"/>
              <w:lang w:val="fr-FR" w:eastAsia="en-US"/>
            </w:rPr>
          </w:rPrChange>
        </w:rPr>
        <w:t xml:space="preserve">Danforth et al., 2018; Maples-Keller JL, 2022; Mitchell et al., 2021, 2023; </w:t>
      </w:r>
      <w:proofErr w:type="spellStart"/>
      <w:r w:rsidR="00A32AD6" w:rsidRPr="00A32AD6">
        <w:rPr>
          <w:color w:val="000000"/>
          <w:lang w:val="en-US" w:eastAsia="en-US"/>
          <w:rPrChange w:id="177" w:author="ESKINAZI Mickael" w:date="2026-05-14T23:22:00Z" w16du:dateUtc="2026-05-14T21:22:00Z">
            <w:rPr>
              <w:color w:val="000000"/>
              <w:lang w:val="fr-FR" w:eastAsia="en-US"/>
            </w:rPr>
          </w:rPrChange>
        </w:rPr>
        <w:t>Mithoefer</w:t>
      </w:r>
      <w:proofErr w:type="spellEnd"/>
      <w:r w:rsidR="00A32AD6" w:rsidRPr="00A32AD6">
        <w:rPr>
          <w:color w:val="000000"/>
          <w:lang w:val="en-US" w:eastAsia="en-US"/>
          <w:rPrChange w:id="178" w:author="ESKINAZI Mickael" w:date="2026-05-14T23:22:00Z" w16du:dateUtc="2026-05-14T21:22:00Z">
            <w:rPr>
              <w:color w:val="000000"/>
              <w:lang w:val="fr-FR" w:eastAsia="en-US"/>
            </w:rPr>
          </w:rPrChange>
        </w:rPr>
        <w:t xml:space="preserve"> et al., 2011; Pacey, s. d.; Wolfson et al., 2020)</w:t>
      </w:r>
      <w:r w:rsidR="00A32AD6">
        <w:rPr>
          <w:color w:val="000000" w:themeColor="text1"/>
          <w:lang w:val="en-US"/>
        </w:rPr>
        <w:fldChar w:fldCharType="end"/>
      </w:r>
      <w:ins w:id="179" w:author="ESKINAZI Mickael" w:date="2026-05-14T22:31:00Z" w16du:dateUtc="2026-05-14T20:31:00Z">
        <w:r w:rsidR="00A32AD6">
          <w:rPr>
            <w:color w:val="000000" w:themeColor="text1"/>
            <w:lang w:val="en-US"/>
          </w:rPr>
          <w:t xml:space="preserve">, </w:t>
        </w:r>
      </w:ins>
      <w:ins w:id="180" w:author="ESKINAZI Mickael" w:date="2026-05-14T23:32:00Z" w16du:dateUtc="2026-05-14T21:32:00Z">
        <w:r w:rsidR="00A32AD6">
          <w:rPr>
            <w:color w:val="000000" w:themeColor="text1"/>
            <w:lang w:val="en-US"/>
          </w:rPr>
          <w:t>3</w:t>
        </w:r>
      </w:ins>
      <w:ins w:id="181" w:author="ESKINAZI Mickael" w:date="2026-05-14T22:31:00Z" w16du:dateUtc="2026-05-14T20:31:00Z">
        <w:r w:rsidR="00A32AD6">
          <w:rPr>
            <w:color w:val="000000" w:themeColor="text1"/>
            <w:lang w:val="en-US"/>
          </w:rPr>
          <w:t xml:space="preserve"> LSD stud</w:t>
        </w:r>
      </w:ins>
      <w:ins w:id="182" w:author="ESKINAZI Mickael" w:date="2026-05-14T23:28:00Z" w16du:dateUtc="2026-05-14T21:28:00Z">
        <w:r w:rsidR="00A32AD6">
          <w:rPr>
            <w:color w:val="000000" w:themeColor="text1"/>
            <w:lang w:val="en-US"/>
          </w:rPr>
          <w:t>y</w:t>
        </w:r>
      </w:ins>
      <w:ins w:id="183" w:author="ESKINAZI Mickael" w:date="2026-05-14T23:21:00Z" w16du:dateUtc="2026-05-14T21:21:00Z">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{"citationID":"gxsZq47m","properties":{"unsorted":false,"formattedCitation":"(Holze et al., 2023; Robison et al., 2025; Tomsovic &amp; Edwards, 1970)","plainCitation":"(Holze et al., 2023; Robison et al., 2025; Tomsovic &amp; Edwards, 1970)","noteIndex":0},"citationItems":[{"id":73,"uris":["http://zotero.org/users/4564126/items/VRDY3ZHH"],"itemData":{"id":73,"type":"article-journal","abstract":"BACKGROUND: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E."}],"issued":{"date-parts":[["2023",2,1]]}}},{"id":2967,"uris":["http://zotero.org/users/4564126/items/X2UKA4ZM"],"itemData":{"id":2967,"type":"article-journal","abstract":"OBJECTIVE To determine the dose-response relationship of MM120 (lysergide D-tartrate) in adults with moderate to severe GAD. DESIGN, SETTINGS, AND PARTICIPANTS This phase 2b, multicenter, randomized, double-blind, placebo-controlled study enrolled 198 adults aged 18 to 74 years with a primary GAD diagnosis who presented with moderate to severe symptoms (defined by a Hamilton Anxiety Rating Scale [HAM-A] score 20) and was conducted at 22 outpatient psychiatric research sites in the US from August 2022 to August 2023. The anxiety and depression end point assessments were conducted by independent central raters who were blinded to the trial protocol, treatment allocation, and study visit date. The last date of follow-up was November 27, 2023. INTERVENTIONS Participants were randomized to receive a single (freebase equivalent) treatment dose with 25 μg (n = 39), 50 μg (n = 40), 100 μg (n = 40), or 200 μg (n = 40) of MM120 or placebo (n = 39). MAIN OUTCOME AND MEASURES The primary outcome was a dose-response relationship assessed using the multiple comparison procedure modeling (MCP-Mod) method for change in HAM-A score at 4 weeks (score range, 0-56; higher scores indicate greater severity; 7 indicates no or minimal anxiety; 8-14, mild; 15-23, moderate; and 24, severe). The minimal clinically important difference was 2.5 points.\nRESULTS Of the 198 participants randomized, 194 were included in the full analysis set (mean age, 41.3 [SD, 13.6] years; 56.7% were female; and 3.6% were Asian, 7.7% were Black or African American, and 83.0% were White). The dose-response relationship assessed using the MCP-Mod method for change in HAM-A score at week 4 was statistically significant for the 100-μg and the 200-μg dose groups vs placebo (least-squares mean difference, −5.0 points [95% CI, −9.6 to −0.4 points] with 100 μg of MM120 and −6.0 points [95% CI, −9.8 to −2.0 points] with 200 μg of MM120) but the 25-μg and 50-μg dose groups did not reach significance vs placebo (least-squares mean difference, −1.2 points [95% CI, −6.0 to 3.5 points] with 25 μg of MM120 and −1.8 points [95% CI, −7.6 to 4.0 points] with 50 μg of MM120). The adverse events were consistent with the expected effects of MM120. The most common adverse events were visual perceptual changes (illusion, pseudo-hallucination, and visual hallucination), which occurred in 46.2% of participants who received 25 μg of MM120, in 75.0% who received 50 μg, in 92.5% who received 100 μg, in 100% who received 200 μg, and in 10.3% who received placebo; nausea occurred in 7.7%, 27.5%, 40.0%, 60.0%, and 7.7%, respectively; and headache occurred in 12.8%, 22.5%, 35.0%, 27.5%, and 23.1%.\nCONCLUSIONS AND RELEVANCE In participants with moderate to severe GAD, a single dose of MM120 produced a dose-dependent reduction in anxiety. These results support the dose-dependent efficacy of MM120 and inform the dose selection for phase 3 pivotal trials.","container-title":"JAMA","DOI":"10.1001/jama.2025.13481","ISSN":"0098-7484","issue":"15","journalAbbreviation":"JAMA","language":"en","page":"1358","source":"DOI.org (Crossref)","title":"Single Treatment With MM120 (Lysergide) in Generalized Anxiety Disorder: A Randomized Clinical Trial","title-short":"Single Treatment With MM120 (Lysergide) in Generalized Anxiety Disorder","volume":"334","author":[{"family":"Robison","given":"Reid"},{"family":"Barrow","given":"Robert"},{"family":"Conant","given":"Craig"},{"family":"Foster","given":"Eric"},{"family":"Freedman","given":"Jamie M."},{"family":"Jacobsen","given":"Paula L."},{"family":"Jemison","given":"Jamileh"},{"family":"Karas","given":"Sarah M."},{"family":"Karlin","given":"Daniel R."},{"family":"Solomon","given":"Todd M."},{"family":"Halperin Wernli","given":"Miri"},{"family":"Fava","given":"Maurizio"}],"issued":{"date-parts":[["2025",10,21]]}}},{"id":2971,"uris":["http://zotero.org/users/4564126/items/UE7EYGNL"],"itemData":{"id":2971,"type":"article-journal","abstract":"Of 75 alcoholics treated with lysergide, 23 were diagnosed as schizophrenics. The nonschizophrenics had better reactions to the drug and more of them were abstinent at a 1-year follow-up than the schizophrenics and than alcoholics treated by other methods.","container-title":"Quarterly Journal of Studies on Alcohol","DOI":"10.15288/qjsa.1970.31.932","ISSN":"0033-5649, 1946-7214","issue":"4","journalAbbreviation":"Q. J. Stud. Alcohol","language":"en","page":"932-949","source":"DOI.org (Crossref)","title":"Lysergide Treatment of Schizophrenic and Nonschizophrenic Alcoholics; A Controlled Evaluation","volume":"31","author":[{"family":"Tomsovic","given":"Milan"},{"family":"Edwards","given":"Robert V."}],"issued":{"date-parts":[["1970",12,1]]}}}],"schema":"https://github.com/citation-style-language/schema/raw/master/csl-citation.json"} </w:instrText>
      </w:r>
      <w:r w:rsidR="00A32AD6">
        <w:rPr>
          <w:color w:val="000000" w:themeColor="text1"/>
          <w:lang w:val="en-US"/>
        </w:rPr>
        <w:fldChar w:fldCharType="separate"/>
      </w:r>
      <w:r w:rsidR="00A32AD6">
        <w:rPr>
          <w:noProof/>
          <w:color w:val="000000" w:themeColor="text1"/>
          <w:lang w:val="en-US"/>
        </w:rPr>
        <w:t>(Holze et al., 2023; Robison et al., 2025; Tomsovic &amp; Edwards, 1970)</w:t>
      </w:r>
      <w:r w:rsidR="00A32AD6">
        <w:rPr>
          <w:color w:val="000000" w:themeColor="text1"/>
          <w:lang w:val="en-US"/>
        </w:rPr>
        <w:fldChar w:fldCharType="end"/>
      </w:r>
      <w:ins w:id="184" w:author="ESKINAZI Mickael" w:date="2026-05-14T22:31:00Z" w16du:dateUtc="2026-05-14T20:31:00Z">
        <w:r w:rsidR="00A32AD6">
          <w:rPr>
            <w:color w:val="000000" w:themeColor="text1"/>
            <w:lang w:val="en-US"/>
          </w:rPr>
          <w:t xml:space="preserve">, </w:t>
        </w:r>
      </w:ins>
      <w:ins w:id="185" w:author="ESKINAZI Mickael" w:date="2026-05-14T22:32:00Z" w16du:dateUtc="2026-05-14T20:32:00Z">
        <w:r w:rsidR="00A32AD6">
          <w:rPr>
            <w:color w:val="000000" w:themeColor="text1"/>
            <w:lang w:val="en-US"/>
          </w:rPr>
          <w:t>1 psilocyb</w:t>
        </w:r>
      </w:ins>
      <w:ins w:id="186" w:author="ESKINAZI Mickael" w:date="2026-05-14T22:55:00Z" w16du:dateUtc="2026-05-14T20:55:00Z">
        <w:r w:rsidR="00A32AD6">
          <w:rPr>
            <w:color w:val="000000" w:themeColor="text1"/>
            <w:lang w:val="en-US"/>
          </w:rPr>
          <w:t>i</w:t>
        </w:r>
      </w:ins>
      <w:ins w:id="187" w:author="ESKINAZI Mickael" w:date="2026-05-14T22:32:00Z" w16du:dateUtc="2026-05-14T20:32:00Z">
        <w:r w:rsidR="00A32AD6">
          <w:rPr>
            <w:color w:val="000000" w:themeColor="text1"/>
            <w:lang w:val="en-US"/>
          </w:rPr>
          <w:t>n study</w:t>
        </w:r>
      </w:ins>
      <w:ins w:id="188" w:author="ESKINAZI Mickael" w:date="2026-05-14T23:50:00Z" w16du:dateUtc="2026-05-14T21:50:00Z">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{"citationID":"nH0qFLwv","properties":{"unsorted":false,"formattedCitation":"(Mertens et al., 2026)","plainCitation":"(Mertens et al., 2026)","noteIndex":0},"citationItems":[{"id":3177,"uris":["http://zotero.org/users/4564126/items/B9BHUMLD"],"itemData":{"id":3177,"type":"article-journal","abstract":"Importance\n              Psilocybin shows promise in treating depression, although limitations of previous research warrant further research.\n            \n            \n              Objective\n              To investigate the efficacy and safety of oral psilocybin, 25 mg, with adjunct psychotherapy in treatment-resistant depression (TRD).\n            \n            \n              Design, Setting, and Participants\n              This was a 2-center, triple-blinded (investigator, participant, rater), phase 2b, active placebo-controlled randomized clinical trial. Participants were randomized to 4 groups in ratios 2:2:1:1, receiving 2 doses 6 weeks apart (week 0, week 6) as follows: (1) placebo (nicotinamide, 100 mg) then psilocybin, 25 mg; (2) psilocybin, 5 mg, then 25 mg; and (3) psilocybin, 25 mg, then 5 mg or psilocybin, 25 mg, twice embedded in psychotherapeutic sessions. Participants aged 25 to 65 years with TRD and withdrawn from antidepressant medication were recruited predominantly from 2 outpatient settings in Germany. Study data were analyzed from April 2024 to November 2025.\n            \n            \n              Interventions\n              Oral synthetic psilocybin, 25 mg; psilocybin, 5 mg; or nicotinamide, 100 mg administered with psychotherapeutic sessions.\n            \n            \n              Main Outcomes and Measures\n              The primary end point was treatment response (≥50% reduction on the Hamilton Rating Scale for Depression [HAMD17]) at week 6 before the second dose. Key secondary end points were response on the Beck Depression Inventory II (BDI-II) and mean change from baseline on the HAMD17 and BDI-II at week 6.\n            \n            \n              Results\n              \n                A total of 144 participants (mean [SD] age, 42.6 [10.8] years; 85 male [59.0%]) were randomized, and 142 were included in the primary efficacy analysis: psilocybin, 25 mg (n = 47), psilocybin, 5 mg (n = 48), and nicotinamide (n = 47). Response rates on the primary end point were 17.0% in the group receiving psilocybin, 25 mg; 12.5% in the group receiving psilocybin, 5 mg; and 10.6% in the group receiving nicotinamide. The first hierarchical comparison was nonsignificant (psilocybin, 25 mg vs nicotinamide, adjusted odds ratio [OR], 1.73; 95% CI, 0.53-6.23;\n                P\n                 = .19; 1-sided α\n                P\n                 = .03); consequently, further formal testing was not performed. Analyses of key secondary end points (mean changes from baseline on HAMD17 and BDI-II) provided exploratory evidence of a clinically meaningful effect of psilocybin, 25 mg. Psilocybin, 25 mg, was linked to adverse events, predominantly acutely, and was associated with higher reports of suicidal ideation on dosing days (4% vs 1%-2% in comparator conditions). Two serious adverse reactions were reported after psilocybin, 25 mg, including 1 case of hallucinogen persisting perception disorder.\n              \n            \n            \n              Conclusion and Relevance\n              In this randomized clinical trial, psilocybin, 25 mg, with adjunct psychotherapy, was associated with a clinically meaningful reduction in depressive symptoms in individuals with TRD, although findings did not show a significant effect on the primary outcome. The treatment was well tolerated by most participants, although safety signals were observed. While overall this constituted an inconclusive trial, these results add to the existing evidence on the potential of psilocybin treatment for depression.\n            \n            \n              Trial Registration\n              \n                ClinicalTrials.gov Identifier:\n                NCT04670081","container-title":"JAMA Psychiatry","DOI":"10.1001/jamapsychiatry.2026.0132","ISSN":"2168-622X","journalAbbreviation":"JAMA Psychiatry","language":"en","source":"DOI.org (Crossref)","title":"Efficacy and Safety of Psilocybin in Treatment-Resistant Major Depression: The EPISODE Randomized Clinical Trial","title-short":"Efficacy and Safety of Psilocybin in Treatment-Resistant Major Depression","URL":"https://jamanetwork.com/journals/jamapsychiatry/fullarticle/2846478","author":[{"family":"Mertens","given":"Lea J."},{"family":"Koslowski","given":"Michael"},{"family":"Betzler","given":"Felix"},{"family":"Brand","given":"Manuela"},{"family":"Evens","given":"Ricarda"},{"family":"Kärtner","given":"Laura"},{"family":"Jungaberle","given":"Andrea"},{"family":"Jungaberle","given":"Henrik"},{"family":"Majić","given":"Tomislav"},{"family":"Schmitz","given":"Christian N."},{"family":"Ströhle","given":"Andreas"},{"family":"Scharf","given":"Dennis"},{"family":"Spangemacher","given":"Moritz"},{"family":"Wolff","given":"Max"},{"family":"Assadi","given":"Zahra"},{"family":"Bahri","given":"Scharif"},{"family":"Becher","given":"Lilith"},{"family":"Färber","given":"Luca V."},{"family":"Kirchen","given":"Niklas"},{"family":"Kulakova","given":"Eugenia"},{"family":"Kunz","given":"Linda"},{"family":"Meijer","given":"Andy"},{"family":"Rohrmoser","given":"Barbara"},{"family":"Wellek","given":"Stefan"},{"family":"Berger","given":"Moritz M."},{"family":"Gründer","given":"Gerhard"}],"accessed":{"date-parts":[["2026",3,23]]},"issued":{"date-parts":[["2026",3,18]]}}}],"schema":"https://github.com/citation-style-language/schema/raw/master/csl-citation.json"} </w:instrText>
      </w:r>
      <w:r w:rsidR="00A32AD6">
        <w:rPr>
          <w:color w:val="000000" w:themeColor="text1"/>
          <w:lang w:val="en-US"/>
        </w:rPr>
        <w:fldChar w:fldCharType="separate"/>
      </w:r>
      <w:r w:rsidR="00A32AD6">
        <w:rPr>
          <w:noProof/>
          <w:color w:val="000000" w:themeColor="text1"/>
          <w:lang w:val="en-US"/>
        </w:rPr>
        <w:t>(Mertens et al., 2026)</w:t>
      </w:r>
      <w:r w:rsidR="00A32AD6">
        <w:rPr>
          <w:color w:val="000000" w:themeColor="text1"/>
          <w:lang w:val="en-US"/>
        </w:rPr>
        <w:fldChar w:fldCharType="end"/>
      </w:r>
      <w:r w:rsidRPr="00132AA4">
        <w:rPr>
          <w:color w:val="000000" w:themeColor="text1"/>
          <w:lang w:val="en-US"/>
        </w:rPr>
        <w:t>. Active non-psychedelic placebos</w:t>
      </w:r>
      <w:r w:rsidR="003D39F1" w:rsidRPr="00132AA4">
        <w:rPr>
          <w:color w:val="000000" w:themeColor="text1"/>
          <w:lang w:val="en-US"/>
        </w:rPr>
        <w:t xml:space="preserve">, </w:t>
      </w:r>
      <w:r w:rsidRPr="00132AA4">
        <w:rPr>
          <w:color w:val="000000" w:themeColor="text1"/>
          <w:lang w:val="en-US"/>
        </w:rPr>
        <w:t>primarily niacin, diphenhydramine,</w:t>
      </w:r>
      <w:ins w:id="189" w:author="ESKINAZI Mickael" w:date="2026-05-15T15:46:00Z" w16du:dateUtc="2026-05-15T13:46:00Z">
        <w:r w:rsidR="00A32AD6">
          <w:rPr>
            <w:color w:val="000000" w:themeColor="text1"/>
            <w:lang w:val="en-US"/>
          </w:rPr>
          <w:t xml:space="preserve"> </w:t>
        </w:r>
      </w:ins>
      <w:del w:id="190" w:author="ESKINAZI Mickael" w:date="2026-05-15T15:46:00Z" w16du:dateUtc="2026-05-15T13:46:00Z">
        <w:r w:rsidRPr="00132AA4" w:rsidDel="00A32AD6">
          <w:rPr>
            <w:color w:val="000000" w:themeColor="text1"/>
            <w:lang w:val="en-US"/>
          </w:rPr>
          <w:delText xml:space="preserve"> or </w:delText>
        </w:r>
      </w:del>
      <w:r w:rsidRPr="00132AA4">
        <w:rPr>
          <w:color w:val="000000" w:themeColor="text1"/>
          <w:lang w:val="en-US"/>
        </w:rPr>
        <w:t>mannitol</w:t>
      </w:r>
      <w:r w:rsidR="003D39F1" w:rsidRPr="00132AA4">
        <w:rPr>
          <w:color w:val="000000" w:themeColor="text1"/>
          <w:lang w:val="en-US"/>
        </w:rPr>
        <w:t>,</w:t>
      </w:r>
      <w:ins w:id="191" w:author="ESKINAZI Mickael" w:date="2026-05-15T15:50:00Z" w16du:dateUtc="2026-05-15T13:50:00Z">
        <w:r w:rsidR="00A32AD6">
          <w:rPr>
            <w:color w:val="000000" w:themeColor="text1"/>
            <w:lang w:val="en-US"/>
          </w:rPr>
          <w:t xml:space="preserve"> dextroamphetamine,</w:t>
        </w:r>
      </w:ins>
      <w:ins w:id="192" w:author="ESKINAZI Mickael" w:date="2026-05-15T15:48:00Z" w16du:dateUtc="2026-05-15T13:48:00Z">
        <w:r w:rsidR="00A32AD6">
          <w:rPr>
            <w:color w:val="000000" w:themeColor="text1"/>
            <w:lang w:val="en-US"/>
          </w:rPr>
          <w:t xml:space="preserve"> or </w:t>
        </w:r>
      </w:ins>
      <w:ins w:id="193" w:author="ESKINAZI Mickael" w:date="2026-05-15T15:48:00Z">
        <w:r w:rsidR="00A32AD6" w:rsidRPr="00A32AD6">
          <w:rPr>
            <w:color w:val="000000" w:themeColor="text1"/>
            <w:lang w:val="en-US"/>
            <w:rPrChange w:id="194" w:author="ESKINAZI Mickael" w:date="2026-05-15T15:48:00Z" w16du:dateUtc="2026-05-15T13:48:00Z">
              <w:rPr>
                <w:color w:val="000000" w:themeColor="text1"/>
              </w:rPr>
            </w:rPrChange>
          </w:rPr>
          <w:t>water, yeast, citric acid, zinc sulfate and caramel colorant</w:t>
        </w:r>
      </w:ins>
      <w:ins w:id="195" w:author="ESKINAZI Mickael" w:date="2026-05-15T15:48:00Z" w16du:dateUtc="2026-05-15T13:48:00Z">
        <w:r w:rsidR="00A32AD6">
          <w:rPr>
            <w:color w:val="000000" w:themeColor="text1"/>
            <w:lang w:val="en-US"/>
          </w:rPr>
          <w:t xml:space="preserve"> </w:t>
        </w:r>
      </w:ins>
      <w:del w:id="196" w:author="ESKINAZI Mickael" w:date="2026-05-15T15:48:00Z" w16du:dateUtc="2026-05-15T13:48:00Z">
        <w:r w:rsidR="003D39F1" w:rsidRPr="00132AA4" w:rsidDel="00A32AD6">
          <w:rPr>
            <w:color w:val="000000" w:themeColor="text1"/>
            <w:lang w:val="en-US"/>
          </w:rPr>
          <w:delText xml:space="preserve"> </w:delText>
        </w:r>
      </w:del>
      <w:r w:rsidRPr="00132AA4">
        <w:rPr>
          <w:color w:val="000000" w:themeColor="text1"/>
          <w:lang w:val="en-US"/>
        </w:rPr>
        <w:t xml:space="preserve">were </w:t>
      </w:r>
      <w:del w:id="197" w:author="ESKINAZI Mickael" w:date="2026-05-14T22:32:00Z" w16du:dateUtc="2026-05-14T20:32:00Z">
        <w:r w:rsidRPr="00132AA4" w:rsidDel="00A32AD6">
          <w:rPr>
            <w:color w:val="000000" w:themeColor="text1"/>
            <w:lang w:val="en-US"/>
          </w:rPr>
          <w:delText>common in psilocybin studies and present in one MDMA trial</w:delText>
        </w:r>
      </w:del>
      <w:ins w:id="198" w:author="ESKINAZI Mickael" w:date="2026-05-14T22:32:00Z" w16du:dateUtc="2026-05-14T20:32:00Z">
        <w:r w:rsidR="00A32AD6">
          <w:rPr>
            <w:color w:val="000000" w:themeColor="text1"/>
            <w:lang w:val="en-US"/>
          </w:rPr>
          <w:t xml:space="preserve">used in </w:t>
        </w:r>
      </w:ins>
      <w:ins w:id="199" w:author="ESKINAZI Mickael" w:date="2026-05-15T15:43:00Z" w16du:dateUtc="2026-05-15T13:43:00Z">
        <w:r w:rsidR="00A32AD6">
          <w:rPr>
            <w:color w:val="000000" w:themeColor="text1"/>
            <w:lang w:val="en-US"/>
          </w:rPr>
          <w:t>7</w:t>
        </w:r>
      </w:ins>
      <w:ins w:id="200" w:author="ESKINAZI Mickael" w:date="2026-05-14T22:32:00Z" w16du:dateUtc="2026-05-14T20:32:00Z">
        <w:r w:rsidR="00A32AD6">
          <w:rPr>
            <w:color w:val="000000" w:themeColor="text1"/>
            <w:lang w:val="en-US"/>
          </w:rPr>
          <w:t xml:space="preserve"> psilo</w:t>
        </w:r>
      </w:ins>
      <w:ins w:id="201" w:author="ESKINAZI Mickael" w:date="2026-05-14T22:33:00Z" w16du:dateUtc="2026-05-14T20:33:00Z">
        <w:r w:rsidR="00A32AD6">
          <w:rPr>
            <w:color w:val="000000" w:themeColor="text1"/>
            <w:lang w:val="en-US"/>
          </w:rPr>
          <w:t>cybin studies</w:t>
        </w:r>
      </w:ins>
      <w:ins w:id="202" w:author="ESKINAZI Mickael" w:date="2026-05-15T15:40:00Z" w16du:dateUtc="2026-05-15T13:40:00Z">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{"citationID":"ax8xwuDX","properties":{"unsorted":false,"formattedCitation":"(Back et al., 2024; Bogenschutz et al., 2022; R. Carhart-Harris et al., 2021; Raison et al., 2023; Rieser et al., 2025; Ross et al., 2016; Von Rotz et al., 2023)","plainCitation":"(Back et al., 2024; Bogenschutz et al., 2022; R. Carhart-Harris et al., 2021; Raison et al., 2023; Rieser et al., 2025; Ross et al., 2016; Von Rotz et al., 2023)","noteIndex":0},"citationItems":[{"id":530,"uris":["http://zotero.org/users/4564126/items/3X45KU2G"],"itemData":{"id":530,"type":"article-journal","abstract":"IMPORTANCE: The psychological morbidity experienced by physicians, advanced practice practitioners (APPs), and nurses from working during the COVID-19  pandemic includes burnout, depression, and posttraumatic stress disorder (PTSD).  OBJECTIVE: To investigate whether psilocybin therapy could improve symptoms of  depression, burnout, and PTSD in US clinicians who developed these symptoms from  frontline clinical work during the pandemic. DESIGN, SETTING, AND PARTICIPANTS:  This double-blind randomized clinical trial enrolled participants from February  to December 2022. Participants included physicians, APPs, and nurses who provided  frontline care for more than 1 month during the pandemic and had no prepandemic  mental health diagnoses but had moderate or severe symptoms of depression at  enrollment. Participants were randomly assigned to either the psilocybin or  niacin arm. Data analysis was conducted between December 2023 and May 2024 and  was based on the intention-to-treat principle. INTERVENTION: One intervention  episode consisted of 2 preparation visits, 1 medication session, and 3  integration visits. At the medication session, participants received psilocybin,  25 mg, or niacin, 100 mg, orally. MAIN OUTCOME AND MEASURES: The primary outcome  was a change from baseline (preparation 1 session) to day 28 (after medication  administration) in symptoms of depression as measured by the  clinician-administered Montgomery-Asberg Depression Rating Scale (MADRS) used by  blinded raters. The secondary outcomes were a change in symptoms of burnout  (measured with the Stanford Professional Fulfillment Index [SPFI]) and symptoms  of PTSD (measured with the Posttraumatic Stress Disorder Checklist for Diagnostic  and Statistical Manual of Mental Disorders, Fifth Edition [PCL-5]). RESULTS: A  total of 30 clinicians (15 females [50%]; mean [range] age, 38 [29-60] years)  participated, of whom 15 were randomly assigned to receive psilocybin and 15 to  receive niacin. The mean change in symptoms of depression (MADRS scores) from  preparation 1 session to day 28 was -21.33 (7.84) in the psilocybin arm compared  with -9.33 (7.32) in the niacin arm, with a mean difference between arms of  -12.00 (95% CI, -17.67 to -6.33; P &lt; .001), a decrease in MADRS scores indicating  improvement. The mean change in SPFI scores from preparation 1 session to day 28  showed a numerically larger improvement in symptoms of burnout in the psilocybin  compared with the niacin arm (-6.40 [5.00] vs -2.33 [5.97]; P = .05) but was not  statistically significant. Since the SPFI score change did not reach statistical  significance, the PCL-5 score change was evaluated descriptively. The mean change  in PCL-5 scores showed a numerically larger decrease in symptoms of PTSD from  preparation 1 session to day 28 in the psilocybin vs the niacin arm (-16.67  [15.04] vs -6.73 [10.69]), but this difference was not statistically tested.  CONCLUSIONS AND RELEVANCE: This randomized clinical trial found that psilocybin  therapy resulted in a significant, sustained reduction in symptoms of depression  experienced by clinicians after frontline work during the COVID-19 pandemic. The  findings establish psilocybin therapy as a new paradigm of treatment for this  postpandemic condition. TRIAL REGISTRATION: ClinicalTrials.gov Identifier:  NCT05163496.","container-title":"JAMA network open","DOI":"10.1001/jamanetworkopen.2024.49026","ISSN":"2574-3805","issue":"12","journalAbbreviation":"JAMA Netw Open","language":"eng","note":"publisher-place: United States","page":"e2449026","PMID":"39636638","PMCID":"PMC11621983","title":"Psilocybin Therapy for Clinicians With Symptoms of Depression From Frontline Care During the COVID-19 Pandemic: A Randomized Clinical Trial.","volume":"7","author":[{"family":"Back","given":"Anthony L."},{"family":"Freeman-Young","given":"Timara K."},{"family":"Morgan","given":"Ladybird"},{"family":"Sethi","given":"Tanmeet"},{"family":"Baker","given":"Kelsey K."},{"family":"Myers","given":"Susanna"},{"family":"McGregor","given":"Bonnie A."},{"family":"Harvey","given":"Kalin"},{"family":"Tai","given":"Marlene"},{"family":"Kollefrath","given":"Austin"},{"family":"Thomas","given":"Brandon J."},{"family":"Sorta","given":"Dennis"},{"family":"Kaelen","given":"Mendel"},{"family":"Kelmendi","given":"Benjamin"},{"family":"Gooley","given":"Ted A."}],"issued":{"date-parts":[["2024",12,2]]}}},{"id":2982,"uris":["http://zotero.org/users/4564126/items/H6YHRFSR"],"itemData":{"id":2982,"type":"article-journal","abstract":"OBJECTIVE To evaluate whether 2 administrations of high-dose psilocybin improve the percentage of heavy drinking days in patients with AUD undergoing psychotherapy relative to outcomes observed with active placebo medication and psychotherapy. DESIGN, SETTING, AND PARTICIPANTS In this double-blind randomized clinical trial, participants were offered 12 weeks of manualized psychotherapy and were randomly assigned to receive psilocybin vs diphenhydramine during 2 day-long medication sessions at weeks 4 and 8. Outcomes were assessed over the 32-week double-blind period following the first dose of study medication. The study was conducted at 2 academic centers in the US. Participants were recruited from the community between March 12, 2014, and March 19, 2020. Adults aged 25 to 65 years with a DSM-IV diagnosis of alcohol dependence and at least 4 heavy drinking days during the 30 days prior to screening were included. Exclusion criteria included major psychiatric and drug use disorders, hallucinogen use, medical conditions that contraindicated the study medications, use of exclusionary medications, and current treatment for AUD. INTERVENTIONS Study medications were psilocybin, 25 mg/70 kg, vs diphenhydramine, 50 mg (first session), and psilocybin, 25-40 mg/70 kg, vs diphenhydramine, 50-100 mg (second session). Psychotherapy included motivational enhancement therapy and cognitive behavioral therapy. MAIN OUTCOMES AND MEASURES The primary outcome was percentage of heavy drinking days, assessed using a timeline followback interview, contrasted between groups over the 32-week period following the first administration of study medication using multivariate repeated-measures analysis of variance.\nRESULTS A total of 95 participants (mean [SD] age, 46 [12] years; 42 [44.2%] female) were randomized (49 to psilocybin and 46 to diphenhydramine). One participant (1.1%) was American Indian/Alaska Native, 3 (3.2%) were Asian, 4 (4.2%) were Black, 14 (14.7%) were Hispanic, and 75 (78.9%) were non-Hispanic White. Of the 95 randomized participants, 93 received at least 1 dose of study medication and were included in the primary outcome analysis. Percentage of heavy drinking days during the 32-week double-blind period was 9.7% for the psilocybin group and 23.6% for the diphenhydramine group, a mean difference of 13.9%; (95% CI, 3.0–24.7; F1,86 = 6.43; P = .01). Mean daily alcohol consumption (number of standard drinks per day) was also lower in the psilocybin group. There were no serious adverse events among participants who received psilocybin.\nCONCLUSIONS AND RELEVANCE Psilocybin administered in combination with psychotherapy produced robust decreases in percentage of heavy drinking days over and above those produced by active placebo and psychotherapy. These results provide support for further study of psilocybin-assisted treatment for AUD.","container-title":"JAMA Psychiatry","DOI":"10.1001/jamapsychiatry.2022.2096","ISSN":"2168-622X","issue":"10","journalAbbreviation":"JAMA Psychiatry","language":"en","page":"953","source":"DOI.org (Crossref)","title":"Percentage of Heavy Drinking Days Following Psilocybin-Assisted Psychotherapy vs Placebo in the Treatment of Adult Patients With Alcohol Use Disorder: A Randomized Clinical Trial","title-short":"Percentage of Heavy Drinking Days Following Psilocybin-Assisted Psychotherapy vs Placebo in the Treatment of Adult Patients With Alcohol Use Disorder","volume":"79","author":[{"family":"Bogenschutz","given":"Michael P."},{"family":"Ross","given":"Stephen"},{"family":"Bhatt","given":"Snehal"},{"family":"Baron","given":"Tara"},{"family":"Forcehimes","given":"Alyssa A."},{"family":"Laska","given":"Eugene"},{"family":"Mennenga","given":"Sarah E."},{"family":"O’Donnell","given":"Kelley"},{"family":"Owens","given":"Lindsey T."},{"family":"Podrebarac","given":"Samantha"},{"family":"Rotrosen","given":"John"},{"family":"Tonigan","given":"J. Scott"},{"family":"Worth","given":"Lindsay"}],"issued":{"date-parts":[["2022",10,1]]}}},{"id":738,"uris":["http://zotero.org/users/4564126/items/Q6FRP3NY"],"itemData":{"id":738,"type":"article-journal","abstract":"BACKGROUND: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J."}],"issued":{"date-parts":[["2021",4,15]]}}},{"id":2986,"uris":["http://zotero.org/users/4564126/items/ZJVKNIWA"],"itemData":{"id":2986,"type":"article-journal","abstract":"OBJECTIVE To evaluate the magnitude, timing, and durability of antidepressant effects and safety of a single dose of psilocybin in patients with MDD. DESIGN, SETTING, AND PARTICIPANTS In this phase 2 trial conducted between December 2019 and June 2022 at 11 research sites in the US, participants were randomized in a 1:1 ratio to receive a single dose of psilocybin vs niacin placebo administered with psychological support. Participants were adults aged 21 to 65 years with a Diagnostic and Statistical Manual of Mental Disorders, Fifth Edition diagnosis of MDD of at least 60 days’ duration and moderate or greater symptom severity. Exclusion criteria included history of psychosis or mania, active substance use disorder, and active suicidal ideation with intent. Participants taking psychotropic agents who otherwise met inclusion/exclusion criteria were eligible following medication taper. Primary and secondary outcomes and adverse events (AEs) were assessed at baseline (conducted within 7 days before dosing) and at 2, 8, 15, 29, and 43 days after dosing. INTERVENTIONS Interventions were a 25-mg dose of synthetic psilocybin or a 100-mg dose of niacin in identical-appearing capsules, each administered with psychological support. MAIN OUTCOMES AND MEASURES The primary outcome was change in central rater–assessed Montgomery-Asberg Depression Rating Scale (MADRS) score (range, 0-60; higher scores indicate more severe depression) from baseline to day 43. The key secondary outcome measure was change in MADRS score from baseline to day 8. Other secondary outcomes were change in Sheehan Disability Scale score from baseline to day 43 and MADRS-defined sustained response and remission. Participants, study site personnel, study sponsor, outcome assessors (raters), and statisticians were blinded to treatment assignment.\nRESULTS A total of 104 participants (mean [SD] age, 41.1 [11.3] years; 52 [50%] women) were randomized (51 to the psilocybin group and 53 to the niacin group). Psilocybin treatment was associated with significantly reduced MADRS scores compared with niacin from baseline to day 43 (mean difference,−12.3 [95% CI, −17.5 to −7.2]; P &lt;.001) and from baseline to day 8 (mean difference, −12.0 [95% CI, −16.6 to −7.4]; P &lt; .001). Psilocybin treatment was also associated with significantly reduced Sheehan Disability Scale scores compared with niacin (mean difference, −2.31 [95% CI, −3.50 to −1.11]; P &lt; .001) from baseline to day 43. More participants receiving psilocybin had sustained response (but not remission) than those receiving niacin. There were no serious treatment-emergent AEs; however, psilocybin treatment was associated with a higher rate of overall AEs and a higher rate of severe AEs.\nCONCLUSIONS AND RELEVANCE Psilocybin treatment was associated with a clinically significant sustained reduction in depressive symptoms and functional disability, without serious adverse events. These findings add to increasing evidence that psilocybin—when administered with psychological support—may hold promise as a novel intervention for MDD.","container-title":"JAMA","DOI":"10.1001/jama.2023.14530","ISSN":"0098-7484","issue":"9","journalAbbreviation":"JAMA","language":"en","page":"843","source":"DOI.org (Crossref)","title":"Single-Dose Psilocybin Treatment for Major Depressive Disorder: A Randomized Clinical Trial","title-short":"Single-Dose Psilocybin Treatment for Major Depressive Disorder","volume":"330","author":[{"family":"Raison","given":"Charles L."},{"family":"Sanacora","given":"Gerard"},{"family":"Woolley","given":"Joshua"},{"family":"Heinzerling","given":"Keith"},{"family":"Dunlop","given":"Boadie W."},{"family":"Brown","given":"Randall T."},{"family":"Kakar","given":"Rishi"},{"family":"Hassman","given":"Michael"},{"family":"Trivedi","given":"Rupal P."},{"family":"Robison","given":"Reid"},{"family":"Gukasyan","given":"Natalie"},{"family":"Nayak","given":"Sandeep M."},{"family":"Hu","given":"Xiaojue"},{"family":"O’Donnell","given":"Kelley C."},{"family":"Kelmendi","given":"Benjamin"},{"family":"Sloshower","given":"Jordan"},{"family":"Penn","given":"Andrew D."},{"family":"Bradley","given":"Ellen"},{"family":"Kelly","given":"Daniel F."},{"family":"Mletzko","given":"Tanja"},{"family":"Nicholas","given":"Christopher R."},{"family":"Hutson","given":"Paul R."},{"family":"Tarpley","given":"Gary"},{"family":"Utzinger","given":"Malynn"},{"family":"Lenoch","given":"Kelsey"},{"family":"Warchol","given":"Kasia"},{"family":"Gapasin","given":"Theraysa"},{"family":"Davis","given":"Mike C."},{"family":"Nelson-Douthit","given":"Courtney"},{"family":"Wilson","given":"Steffanie"},{"family":"Brown","given":"Carrie"},{"family":"Linton","given":"William"},{"family":"Johnson","given":"Matthew W."},{"family":"Ross","given":"Stephen"},{"family":"Griffiths","given":"Roland R."}],"issued":{"date-parts":[["2023",9,5]]}}},{"id":2987,"uris":["http://zotero.org/users/4564126/items/HZF876ZI"],"itemData":{"id":2987,"type":"article-journal","abstract":"Background Despite the promising therapeutic effects of psilocybin, its efﬁcacy in preventing relapse after withdrawal treatment for alcohol use disorder (AUD) remains unknown. This study aims to assess whether a single dose of psilocybin combined with brief psychotherapy could reduce relapse rates and alcohol use in AUD patients.","container-title":"eClinicalMedicine","DOI":"10.1016/j.eclinm.2025.103149","ISSN":"25895370","journalAbbreviation":"eClinicalMedicine","language":"en","page":"103149","source":"DOI.org (Crossref)","title":"Psilocybin-assisted therapy for relapse prevention in alcohol use disorder: a phase 2 randomized clinical trial","title-short":"Psilocybin-assisted therapy for relapse prevention in alcohol use disorder","volume":"82","author":[{"family":"Rieser","given":"Nathalie M."},{"family":"Bitar","given":"Raoul"},{"family":"Halm","given":"Simon"},{"family":"Rossgoderer","given":"Christina"},{"family":"Gubser","given":"Ladina P."},{"family":"Thévenaz","given":"Maeva"},{"family":"Kreis","given":"Yara"},{"family":"Von Rotz","given":"Robin"},{"family":"Nordt","given":"Carlos"},{"family":"Visentini","given":"Monika"},{"family":"Moujaes","given":"Flora"},{"family":"Engeli","given":"Etna J.E."},{"family":"Ort","given":"Andres"},{"family":"Seifritz","given":"Erich"},{"family":"Vollenweider","given":"Franz X."},{"family":"Herdener","given":"Marcus"},{"family":"Preller","given":"Katrin H."}],"issued":{"date-parts":[["2025",4]]}}},{"id":25,"uris":["http://zotero.org/users/4564126/items/5RSA8JBD"],"itemData":{"id":25,"type":"article-journal","abstract":"BACKGROUND: Clinically significant anxiety and depression are common in patients with cancer, and are associated with poor psychiatric and medical outcomes.  Historical and recent research suggests a role for psilocybin to treat  cancer-related anxiety and depression. METHODS: In this double-blind,  placebo-controlled, crossover trial, 29 patients with cancer-related anxiety and  depression were randomly assigned and received treatment with single-dose  psilocybin (0.3 mg/kg) or niacin, both in conjunction with psychotherapy. The  primary outcomes were anxiety and depression assessed between groups prior to the  crossover at 7 weeks. RESULTS: Prior to the crossover, psilocybin produced  immediate, substantial, and sustained improvements in anxiety and depression and  led to decreases in cancer-related demoralization and hopelessness, improved  spiritual wellbeing, and increased quality of life. At the 6.5-month follow-up,  psilocybin was associated with enduring anxiolytic and anti-depressant effects  (approximately 60-80% of participants continued with clinically significant  reductions in depression or anxiety), sustained benefits in existential distress  and quality of life, as well as improved attitudes towards death. The  psilocybin-induced mystical experience mediated the therapeutic effect of  psilocybin on anxiety and depression. CONCLUSIONS: In conjunction with  psychotherapy, single moderate-dose psilocybin produced rapid, robust and  enduring anxiolytic and anti-depressant effects in patients with cancer-related  psychological distress. TRIAL REGISTRATION: ClinicalTrials.gov Identifier:  NCT00957359.","container-title":"Journal of psychopharmacology (Oxford, England)","DOI":"10.1177/0269881116675512","ISSN":"1461-7285 0269-8811","issue":"12","journalAbbreviation":"J Psychopharmacol","language":"eng","license":"© The Author(s) 2016.","note":"publisher-place: United States","page":"1165-1180","PMID":"27909164","PMCID":"PMC5367551","title":"Rapid and sustained symptom reduction following psilocybin treatment for anxiety and depression in patients with life-threatening cancer: a randomized controlled  trial.","volume":"30","author":[{"family":"Ross","given":"Stephen"},{"family":"Bossis","given":"Anthony"},{"family":"Guss","given":"Jeffrey"},{"family":"Agin-Liebes","given":"Gabrielle"},{"family":"Malone","given":"Tara"},{"family":"Cohen","given":"Barry"},{"family":"Mennenga","given":"Sarah E."},{"family":"Belser","given":"Alexander"},{"family":"Kalliontzi","given":"Krystallia"},{"family":"Babb","given":"James"},{"family":"Su","given":"Zhe"},{"family":"Corby","given":"Patricia"},{"family":"Schmidt","given":"Brian L."}],"issued":{"date-parts":[["2016",12]]}}},{"id":2989,"uris":["http://zotero.org/users/4564126/items/LZ533Z6B"],"itemData":{"id":2989,"type":"article-journal","abstract":"Background Psilocybin has been suggested as a novel, rapid-acting treatment for depression. Two consecutive doses have been shown to markedly decrease symptom severity in an open-label setting or when compared to a waiting list group. To date, to our knowledge, no other trial compared a single, moderate dose of psilocybin to a placebo condition.","container-title":"eClinicalMedicine","DOI":"10.1016/j.eclinm.2022.101809","ISSN":"25895370","journalAbbreviation":"eClinicalMedicine","language":"en","page":"101809","source":"DOI.org (Crossref)","title":"Single-dose psilocybin-assisted therapy in major depressive disorder: a placebo-controlled, double-blind, randomised clinical trial","title-short":"Single-dose psilocybin-assisted therapy in major depressive disorder","volume":"56","author":[{"family":"Von Rotz","given":"Robin"},{"family":"Schindowski","given":"Eva M."},{"family":"Jungwirth","given":"Johannes"},{"family":"Schuldt","given":"Anna"},{"family":"Rieser","given":"Nathalie M."},{"family":"Zahoranszky","given":"Katharina"},{"family":"Seifritz","given":"Erich"},{"family":"Nowak","given":"Albina"},{"family":"Nowak","given":"Peter"},{"family":"Jäncke","given":"Lutz"},{"family":"Preller","given":"Katrin H."},{"family":"Vollenweider","given":"Franz X."}],"issued":{"date-parts":[["2023",2]]}}}],"schema":"https://github.com/citation-style-language/schema/raw/master/csl-citation.json"} </w:instrText>
      </w:r>
      <w:r w:rsidR="00A32AD6">
        <w:rPr>
          <w:color w:val="000000" w:themeColor="text1"/>
          <w:lang w:val="en-US"/>
        </w:rPr>
        <w:fldChar w:fldCharType="separate"/>
      </w:r>
      <w:r w:rsidR="00A32AD6">
        <w:rPr>
          <w:noProof/>
          <w:color w:val="000000" w:themeColor="text1"/>
          <w:lang w:val="en-US"/>
        </w:rPr>
        <w:t xml:space="preserve">(Back et al., 2024; Bogenschutz et al., 2022; </w:t>
      </w:r>
      <w:r w:rsidR="00A32AD6">
        <w:rPr>
          <w:noProof/>
          <w:color w:val="000000" w:themeColor="text1"/>
          <w:lang w:val="en-US"/>
        </w:rPr>
        <w:lastRenderedPageBreak/>
        <w:t>R. Carhart-Harris et al., 2021; Raison et al., 2023; Rieser et al., 2025; Ross et al., 2016; Von Rotz et al., 2023)</w:t>
      </w:r>
      <w:r w:rsidR="00A32AD6">
        <w:rPr>
          <w:color w:val="000000" w:themeColor="text1"/>
          <w:lang w:val="en-US"/>
        </w:rPr>
        <w:fldChar w:fldCharType="end"/>
      </w:r>
      <w:ins w:id="203" w:author="ESKINAZI Mickael" w:date="2026-05-15T15:51:00Z" w16du:dateUtc="2026-05-15T13:51:00Z">
        <w:r w:rsidR="00A32AD6">
          <w:rPr>
            <w:color w:val="000000" w:themeColor="text1"/>
            <w:lang w:val="en-US"/>
          </w:rPr>
          <w:t xml:space="preserve">, 1 LSD study </w:t>
        </w:r>
      </w:ins>
      <w:r w:rsidR="00A32AD6">
        <w:rPr>
          <w:color w:val="000000" w:themeColor="text1"/>
          <w:lang w:val="en-US"/>
        </w:rPr>
        <w:fldChar w:fldCharType="begin"/>
      </w:r>
      <w:r w:rsidR="00A32AD6">
        <w:rPr>
          <w:color w:val="000000" w:themeColor="text1"/>
          <w:lang w:val="en-US"/>
        </w:rPr>
        <w:instrText xml:space="preserve"> ADDIN ZOTERO_ITEM CSL_CITATION {"citationID":"UA7oGXjF","properties":{"unsorted":false,"formattedCitation":"(Hollister et al., 1969)","plainCitation":"(Hollister et al., 1969)","noteIndex":0},"citationItems":[{"id":2965,"uris":["http://zotero.org/users/4564126/items/QWXGANKD"],"itemData":{"id":2965,"type":"article-journal","container-title":"American Journal of Psychiatry","DOI":"10.1176/ajp.125.10.1352","ISSN":"0002-953X, 1535-7228","issue":"10","journalAbbreviation":"AJP","language":"en","page":"1352-1357","source":"DOI.org (Crossref)","title":"A Controlled Comparison of Lysergic Acid Diethylamide (LSD) and Dextroamphetamine in Alcoholics","volume":"125","author":[{"family":"Hollister","given":"Leo E."},{"family":"Shelton","given":"Jack"},{"family":"Krieger","given":"George"}],"issued":{"date-parts":[["1969",4]]}}}],"schema":"https://github.com/citation-style-language/schema/raw/master/csl-citation.json"} </w:instrText>
      </w:r>
      <w:r w:rsidR="00A32AD6">
        <w:rPr>
          <w:color w:val="000000" w:themeColor="text1"/>
          <w:lang w:val="en-US"/>
        </w:rPr>
        <w:fldChar w:fldCharType="separate"/>
      </w:r>
      <w:r w:rsidR="00A32AD6">
        <w:rPr>
          <w:noProof/>
          <w:color w:val="000000" w:themeColor="text1"/>
          <w:lang w:val="en-US"/>
        </w:rPr>
        <w:t>(Hollister et al., 1969)</w:t>
      </w:r>
      <w:r w:rsidR="00A32AD6">
        <w:rPr>
          <w:color w:val="000000" w:themeColor="text1"/>
          <w:lang w:val="en-US"/>
        </w:rPr>
        <w:fldChar w:fldCharType="end"/>
      </w:r>
      <w:ins w:id="204" w:author="ESKINAZI Mickael" w:date="2026-05-15T15:51:00Z" w16du:dateUtc="2026-05-15T13:51:00Z">
        <w:r w:rsidR="00A32AD6">
          <w:rPr>
            <w:color w:val="000000" w:themeColor="text1"/>
            <w:lang w:val="en-US"/>
          </w:rPr>
          <w:t>,</w:t>
        </w:r>
      </w:ins>
      <w:ins w:id="205" w:author="ESKINAZI Mickael" w:date="2026-05-14T22:33:00Z" w16du:dateUtc="2026-05-14T20:33:00Z">
        <w:r w:rsidR="00A32AD6">
          <w:rPr>
            <w:color w:val="000000" w:themeColor="text1"/>
            <w:lang w:val="en-US"/>
          </w:rPr>
          <w:t xml:space="preserve"> and </w:t>
        </w:r>
      </w:ins>
      <w:ins w:id="206" w:author="ESKINAZI Mickael" w:date="2026-05-15T15:49:00Z" w16du:dateUtc="2026-05-15T13:49:00Z">
        <w:r w:rsidR="00A32AD6">
          <w:rPr>
            <w:color w:val="000000" w:themeColor="text1"/>
            <w:lang w:val="en-US"/>
          </w:rPr>
          <w:t>1</w:t>
        </w:r>
      </w:ins>
      <w:ins w:id="207" w:author="ESKINAZI Mickael" w:date="2026-05-14T22:33:00Z" w16du:dateUtc="2026-05-14T20:33:00Z">
        <w:r w:rsidR="00A32AD6">
          <w:rPr>
            <w:color w:val="000000" w:themeColor="text1"/>
            <w:lang w:val="en-US"/>
          </w:rPr>
          <w:t xml:space="preserve"> </w:t>
        </w:r>
      </w:ins>
      <w:ins w:id="208" w:author="ESKINAZI Mickael" w:date="2026-05-15T15:49:00Z" w16du:dateUtc="2026-05-15T13:49:00Z">
        <w:r w:rsidR="00A32AD6">
          <w:rPr>
            <w:color w:val="000000" w:themeColor="text1"/>
            <w:lang w:val="en-US"/>
          </w:rPr>
          <w:t>ayahuasca</w:t>
        </w:r>
      </w:ins>
      <w:ins w:id="209" w:author="ESKINAZI Mickael" w:date="2026-05-14T22:33:00Z" w16du:dateUtc="2026-05-14T20:33:00Z">
        <w:r w:rsidR="00A32AD6">
          <w:rPr>
            <w:color w:val="000000" w:themeColor="text1"/>
            <w:lang w:val="en-US"/>
          </w:rPr>
          <w:t xml:space="preserve"> study</w:t>
        </w:r>
      </w:ins>
      <w:ins w:id="210" w:author="ESKINAZI Mickael" w:date="2026-05-15T15:49:00Z" w16du:dateUtc="2026-05-15T13:49:00Z">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{"citationID":"QyxQ70RG","properties":{"unsorted":false,"formattedCitation":"(Palhano-Fontes et al., 2019)","plainCitation":"(Palhano-Fontes et al., 2019)","noteIndex":0},"citationItems":[{"id":577,"uris":["http://zotero.org/users/4564126/items/DAZYZHDB"],"itemData":{"id":577,"type":"article-journal","abstract":"BACKGROUND: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B."}],"issued":{"date-parts":[["2019",3]]}}}],"schema":"https://github.com/citation-style-language/schema/raw/master/csl-citation.json"} </w:instrText>
      </w:r>
      <w:r w:rsidR="00A32AD6">
        <w:rPr>
          <w:color w:val="000000" w:themeColor="text1"/>
          <w:lang w:val="en-US"/>
        </w:rPr>
        <w:fldChar w:fldCharType="separate"/>
      </w:r>
      <w:r w:rsidR="00A32AD6">
        <w:rPr>
          <w:noProof/>
          <w:color w:val="000000" w:themeColor="text1"/>
          <w:lang w:val="en-US"/>
        </w:rPr>
        <w:t>(Palhano-Fontes et al., 2019)</w:t>
      </w:r>
      <w:r w:rsidR="00A32AD6">
        <w:rPr>
          <w:color w:val="000000" w:themeColor="text1"/>
          <w:lang w:val="en-US"/>
        </w:rPr>
        <w:fldChar w:fldCharType="end"/>
      </w:r>
      <w:r w:rsidRPr="00132AA4">
        <w:rPr>
          <w:color w:val="000000" w:themeColor="text1"/>
          <w:lang w:val="en-US"/>
        </w:rPr>
        <w:t xml:space="preserve">. Low-dose psychedelic comparators were </w:t>
      </w:r>
      <w:del w:id="211" w:author="ESKINAZI Mickael" w:date="2026-05-14T22:34:00Z" w16du:dateUtc="2026-05-14T20:34:00Z">
        <w:r w:rsidRPr="00132AA4" w:rsidDel="00A32AD6">
          <w:rPr>
            <w:color w:val="000000" w:themeColor="text1"/>
            <w:lang w:val="en-US"/>
          </w:rPr>
          <w:delText>frequent in LSD, psilocybin, and MDMA trials</w:delText>
        </w:r>
      </w:del>
      <w:ins w:id="212" w:author="ESKINAZI Mickael" w:date="2026-05-14T22:35:00Z" w16du:dateUtc="2026-05-14T20:35:00Z">
        <w:r w:rsidR="00A32AD6">
          <w:rPr>
            <w:color w:val="000000" w:themeColor="text1"/>
            <w:lang w:val="en-US"/>
          </w:rPr>
          <w:t xml:space="preserve">used in </w:t>
        </w:r>
      </w:ins>
      <w:ins w:id="213" w:author="ESKINAZI Mickael" w:date="2026-05-15T15:34:00Z" w16du:dateUtc="2026-05-15T13:34:00Z">
        <w:r w:rsidR="00A32AD6">
          <w:rPr>
            <w:color w:val="000000" w:themeColor="text1"/>
            <w:lang w:val="en-US"/>
          </w:rPr>
          <w:t>3</w:t>
        </w:r>
      </w:ins>
      <w:ins w:id="214" w:author="ESKINAZI Mickael" w:date="2026-05-14T22:35:00Z" w16du:dateUtc="2026-05-14T20:35:00Z">
        <w:r w:rsidR="00A32AD6">
          <w:rPr>
            <w:color w:val="000000" w:themeColor="text1"/>
            <w:lang w:val="en-US"/>
          </w:rPr>
          <w:t xml:space="preserve"> psilocybin studies</w:t>
        </w:r>
      </w:ins>
      <w:ins w:id="215" w:author="ESKINAZI Mickael" w:date="2026-05-15T15:29:00Z" w16du:dateUtc="2026-05-15T13:29:00Z">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{"citationID":"iJXjhBCg","properties":{"unsorted":false,"formattedCitation":"(Goodwin et al., 2022; Luquiens et al., 2025; Mertens et al., 2026)","plainCitation":"(Goodwin et al., 2022; Luquiens et al., 2025; Mertens et al., 2026)","noteIndex":0},"citationItems":[{"id":771,"uris":["http://zotero.org/users/4564126/items/JMQWUY4P"],"itemData":{"id":771,"type":"article-journal","abstract":"BACKGROUND: Psilocybin is being studied for use in treatment-resistant depression. METHODS: In this phase 2 double-blind trial, we randomly assigned  adults with treatment-resistant depression to receive a single dose of a  proprietary, synthetic formulation of psilocybin at a dose of 25 mg, 10 mg, or 1  mg (control), along with psychological support. The primary end point was the  change from baseline to week 3 in the total score on the Montgomery-Åsberg  Depression Rating Scale (MADRS; range, 0 to 60, with higher scores indicating  more severe depression). Secondary end points included response at week 3 (≥50%  decrease from baseline in the MADRS total score), remission at week 3 (MADRS  total score ≤10), and sustained response at 12 weeks (meeting response criteria  at week 3 and all subsequent visits). RESULTS: A total of 79 participants were in  the 25-mg group, 75 in the 10-mg group, and 79 in the 1-mg group. The mean MADRS  total score at baseline was 32 or 33 in each group. Least-squares mean changes  from baseline to week 3 in the score were -12.0 for 25 mg, -7.9 for 10 mg, and  -5.4 for 1 mg; the difference between the 25-mg group and 1-mg group was -6.6  (95% confidence interval [CI], -10.2 to -2.9; P&lt;0.001) and between the 10-mg  group and 1-mg group was -2.5 (95% CI, -6.2 to 1.2; P = 0.18). In the 25-mg  group, the incidences of response and remission at 3 weeks, but not sustained  response at 12 weeks, were generally supportive of the primary results. Adverse  events occurred in 179 of 233 participants (77%) and included headache, nausea,  and dizziness. Suicidal ideation or behavior or self-injury occurred in all dose  groups. CONCLUSIONS: In this phase 2 trial involving participants with  treatment-resistant depression, psilocybin at a single dose of 25 mg, but not 10  mg, reduced depression scores significantly more than a 1-mg dose over a period  of 3 weeks but was associated with adverse effects. Larger and longer trials,  including comparison with existing treatments, are required to determine the  efficacy and safety of psilocybin for this disorder. (Funded by COMPASS  Pathfinder; EudraCT number, 2017-003288-36; ClinicalTrials.gov number,  NCT03775200.).","container-title":"The New England journal of medicine","DOI":"10.1056/NEJMoa2206443","ISSN":"1533-4406 0028-4793","issue":"18","journalAbbreviation":"N Engl J Med","language":"eng","license":"Copyright © 2022 Massachusetts Medical Society.","note":"publisher-place: United States","page":"1637-1648","PMID":"36322843","title":"Single-Dose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 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Reemst","given":"Aumer","non-dropping-particle":"van"},{"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id":3026,"uris":["http://zotero.org/users/4564126/items/P45F8WJG"],"itemData":{"id":3026,"type":"article-journal","abstract":"Abstract\n            \n              Background and Aims\n              Psilocybin has emerged as a potential treatment for alcohol use disorder (AUD), but early efficacy data are inconsistent. Depression following alcohol detoxification significantly increases the risk of relapse. This pilot study aimed to evaluate the feasibility, acceptability, and preliminary efficacy of psilocybin‐assisted psychotherapy for patients with comorbid AUD and depression.\n            \n            \n              Design\n              A prospective, single‐center, double‐blind, parallel (2:1), randomized controlled pilot study.\n            \n            \n              Setting\n              The study was conducted in a French inpatient addiction treatment program offering intensive relapse prevention interventions.\n            \n            \n              Participants\n              \n                Of 350 screened patients, 30 adults (mean age 49 ± 10 years; 43% female) with severe AUD (\n                Diagnostic and Statistical Manual of Mental Disorders\n                , Fifth Edition [DSM‐5] criteria) and a Beck Depression Inventory‐II (BDI‐II) score ≥14 were included. Participants had completed detoxification between 14 and 60 days prior to inclusion.\n              \n            \n            \n              Interventions\n              Participants received either two oral sessions of 25 mg (n = 20) or 1 mg (n = 10) psilocybin‐assisted psychotherapy spaced three weeks apart, as an add‐on to standard care. Patients, investigators and outcome assessors were all blinded to patient group.\n            \n            \n              Measurements\n              The primary outcome was feasibility, according to participation in both dosing sessions and recruitment/inclusion rates. Secondary outcomes included alcohol use (Alcohol Timeline Followback), time to relapse, craving (Craving Experience Questionnaire), depression (BDI‐II), safety and blinding integrity.\n            \n            \n              Findings\n              One participant in the 25 mg group could not receive the second dose due to myocardial infarction occurring three days earlier, unrelated to the treatment. Four participants in the control group refused the second session after guessing their group assignment (p‐value = 0.019), with one participant self‐administering 3,4‐Methylenedioxymethamphetamine (MDMA). At 12 weeks, the 25 mg group showed significantly greater abstinent rate (11/20 (55%) vs 1/9 (11%) (one lost of follow up) (difference = −44%, [95% confidence interval [CI]: −82% to −5.9%]), p = 0.043), reductions in % drinking days −100 (−100 to −49) vs − 93 (−96 to 0), p = 0.038 and craving frequency −8 (−23 to −1) vs + 7 (−2 to 11), p = 0.045, respectively in the 25 vs 1 mg groups (median [25;75]). Relapse rates were 35% in the 25 mg group and 50% in the control group (HR = 0.52 [0.16 to1.65]). No efficacy differences were observed based on antidepressant use in terms of drinking and depression. Blinding was imperfect (correct guess by patients: 93.3%; investigators: 86.7%). Twenty‐five adverse events were reported in 10 patients (50%) in the 25 mg group versus 6 patients (60%) in the control group.\n            \n            \n              Conclusions\n              Psilocybin‐assisted psychotherapy appears feasible, acceptable, and safe in recently detoxified patients with comorbid alcohol use disorder and depression.","container-title":"Addiction","DOI":"10.1111/add.70152","ISSN":"0965-2140, 1360-0443","journalAbbreviation":"Addiction","language":"en","page":"add.70152","source":"DOI.org (Crossref)","title":"Psilocybin in alcohol use disorder and comorbid depressive symptoms: Results from a feasibility randomized clinical trial","title-short":"Psilocybin in alcohol use disorder and comorbid depressive symptoms","author":[{"family":"Luquiens","given":"Amandine"},{"family":"Belahda","given":"Dahbia"},{"family":"Graux","given":"Carine"},{"family":"Igounenc","given":"Noe"},{"family":"Serrand","given":"Chris"},{"family":"Rochefort","given":"Paul"},{"family":"Mura","given":"Thibault"},{"family":"Sergent","given":"Felix"}],"issued":{"date-parts":[["2025",7,24]]}}},{"id":3177,"uris":["http://zotero.org/users/4564126/items/B9BHUMLD"],"itemData":{"id":3177,"type":"article-journal","abstract":"Importance\n              Psilocybin shows promise in treating depression, although limitations of previous research warrant further research.\n            \n            \n              Objective\n              To investigate the efficacy and safety of oral psilocybin, 25 mg, with adjunct psychotherapy in treatment-resistant depression (TRD).\n            \n            \n              Design, Setting, and Participants\n              This was a 2-center, triple-blinded (investigator, participant, rater), phase 2b, active placebo-controlled randomized clinical trial. Participants were randomized to 4 groups in ratios 2:2:1:1, receiving 2 doses 6 weeks apart (week 0, week 6) as follows: (1) placebo (nicotinamide, 100 mg) then psilocybin, 25 mg; (2) psilocybin, 5 mg, then 25 mg; and (3) psilocybin, 25 mg, then 5 mg or psilocybin, 25 mg, twice embedded in psychotherapeutic sessions. Participants aged 25 to 65 years with TRD and withdrawn from antidepressant medication were recruited predominantly from 2 outpatient settings in Germany. Study data were analyzed from April 2024 to November 2025.\n            \n            \n              Interventions\n              Oral synthetic psilocybin, 25 mg; psilocybin, 5 mg; or nicotinamide, 100 mg administered with psychotherapeutic sessions.\n            \n            \n              Main Outcomes and Measures\n              The primary end point was treatment response (≥50% reduction on the Hamilton Rating Scale for Depression [HAMD17]) at week 6 before the second dose. Key secondary end points were response on the Beck Depression Inventory II (BDI-II) and mean change from baseline on the HAMD17 and BDI-II at week 6.\n            \n            \n              Results\n              \n                A total of 144 participants (mean [SD] age, 42.6 [10.8] years; 85 male [59.0%]) were randomized, and 142 were included in the primary efficacy analysis: psilocybin, 25 mg (n = 47), psilocybin, 5 mg (n = 48), and nicotinamide (n = 47). Response rates on the primary end point were 17.0% in the group receiving psilocybin, 25 mg; 12.5% in the group receiving psilocybin, 5 mg; and 10.6% in the group receiving nicotinamide. The first hierarchical comparison was nonsignificant (psilocybin, 25 mg vs nicotinamide, adjusted odds ratio [OR], 1.73; 95% CI, 0.53-6.23;\n                P\n                 = .19; 1-sided α\n                P\n                 = .03); consequently, further formal testing was not performed. Analyses of key secondary end points (mean changes from baseline on HAMD17 and BDI-II) provided exploratory evidence of a clinically meaningful effect of psilocybin, 25 mg. Psilocybin, 25 mg, was linked to adverse events, predominantly acutely, and was associated with higher reports of suicidal ideation on dosing days (4% vs 1%-2% in comparator conditions). Two serious adverse reactions were reported after psilocybin, 25 mg, including 1 case of hallucinogen persisting perception disorder.\n              \n            \n            \n              Conclusion and Relevance\n              In this randomized clinical trial, psilocybin, 25 mg, with adjunct psychotherapy, was associated with a clinically meaningful reduction in depressive symptoms in individuals with TRD, although findings did not show a significant effect on the primary outcome. The treatment was well tolerated by most participants, although safety signals were observed. While overall this constituted an inconclusive trial, these results add to the existing evidence on the potential of psilocybin treatment for depression.\n            \n            \n              Trial Registration\n              \n                ClinicalTrials.gov Identifier:\n                NCT04670081","container-title":"JAMA Psychiatry","DOI":"10.1001/jamapsychiatry.2026.0132","ISSN":"2168-622X","journalAbbreviation":"JAMA Psychiatry","language":"en","source":"DOI.org (Crossref)","title":"Efficacy and Safety of Psilocybin in Treatment-Resistant Major Depression: The EPISODE Randomized Clinical Trial","title-short":"Efficacy and Safety of Psilocybin in Treatment-Resistant Major Depression","URL":"https://jamanetwork.com/journals/jamapsychiatry/fullarticle/2846478","author":[{"family":"Mertens","given":"Lea J."},{"family":"Koslowski","given":"Michael"},{"family":"Betzler","given":"Felix"},{"family":"Brand","given":"Manuela"},{"family":"Evens","given":"Ricarda"},{"family":"Kärtner","given":"Laura"},{"family":"Jungaberle","given":"Andrea"},{"family":"Jungaberle","given":"Henrik"},{"family":"Majić","given":"Tomislav"},{"family":"Schmitz","given":"Christian N."},{"family":"Ströhle","given":"Andreas"},{"family":"Scharf","given":"Dennis"},{"family":"Spangemacher","given":"Moritz"},{"family":"Wolff","given":"Max"},{"family":"Assadi","given":"Zahra"},{"family":"Bahri","given":"Scharif"},{"family":"Becher","given":"Lilith"},{"family":"Färber","given":"Luca V."},{"family":"Kirchen","given":"Niklas"},{"family":"Kulakova","given":"Eugenia"},{"family":"Kunz","given":"Linda"},{"family":"Meijer","given":"Andy"},{"family":"Rohrmoser","given":"Barbara"},{"family":"Wellek","given":"Stefan"},{"family":"Berger","given":"Moritz M."},{"family":"Gründer","given":"Gerhard"}],"accessed":{"date-parts":[["2026",3,23]]},"issued":{"date-parts":[["2026",3,18]]}}}],"schema":"https://github.com/citation-style-language/schema/raw/master/csl-citation.json"} </w:instrText>
      </w:r>
      <w:r w:rsidR="00A32AD6">
        <w:rPr>
          <w:color w:val="000000" w:themeColor="text1"/>
          <w:lang w:val="en-US"/>
        </w:rPr>
        <w:fldChar w:fldCharType="separate"/>
      </w:r>
      <w:r w:rsidR="00A32AD6">
        <w:rPr>
          <w:noProof/>
          <w:color w:val="000000" w:themeColor="text1"/>
          <w:lang w:val="en-US"/>
        </w:rPr>
        <w:t>(Goodwin et al., 2022; Luquiens et al., 2025; Mertens et al., 2026)</w:t>
      </w:r>
      <w:r w:rsidR="00A32AD6">
        <w:rPr>
          <w:color w:val="000000" w:themeColor="text1"/>
          <w:lang w:val="en-US"/>
        </w:rPr>
        <w:fldChar w:fldCharType="end"/>
      </w:r>
      <w:ins w:id="216" w:author="ESKINAZI Mickael" w:date="2026-05-14T22:35:00Z" w16du:dateUtc="2026-05-14T20:35:00Z">
        <w:r w:rsidR="00A32AD6">
          <w:rPr>
            <w:color w:val="000000" w:themeColor="text1"/>
            <w:lang w:val="en-US"/>
          </w:rPr>
          <w:t>, 3 MDMA studies</w:t>
        </w:r>
      </w:ins>
      <w:ins w:id="217" w:author="ESKINAZI Mickael" w:date="2026-05-15T15:34:00Z" w16du:dateUtc="2026-05-15T13:34:00Z">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{"citationID":"ybBSFXSm","properties":{"unsorted":false,"formattedCitation":"(Mithoefer et al., 2018; Oehen et al., 2013; Ot\\uc0\\u8217{}alora G et al., 2018)","plainCitation":"(Mithoefer et al., 2018; Oehen et al., 2013; Ot’alora G et al., 2018)","noteIndex":0},"citationItems":[{"id":3016,"uris":["http://zotero.org/users/4564126/items/7UW5469Z"],"itemData":{"id":3016,"type":"article-journal","container-title":"The Lancet Psychiatry","DOI":"10.1016/S2215-0366(18)30135-4","ISSN":"22150366","issue":"6","journalAbbreviation":"The Lancet Psychiatry","language":"en","page":"486-497","source":"DOI.org (Crossref)","title":"3,4-methylenedioxymethamphetamine (MDMA)-assisted psychotherapy for post-traumatic stress disorder in military veterans, firefighters, and police officers: a randomised, double-blind, dose-response, phase 2 clinical trial","title-short":"3,4-methylenedioxymethamphetamine (MDMA)-assisted psychotherapy for post-traumatic stress disorder in military veterans, firefighters, and police officers","volume":"5","author":[{"family":"Mithoefer","given":"Michael C"},{"family":"Mithoefer","given":"Ann T"},{"family":"Feduccia","given":"Allison A"},{"family":"Jerome","given":"Lisa"},{"family":"Wagner","given":"Mark"},{"family":"Wymer","given":"Joy"},{"family":"Holland","given":"Julie"},{"family":"Hamilton","given":"Scott"},{"family":"Yazar-Klosinski","given":"Berra"},{"family":"Emerson","given":"Amy"},{"family":"Doblin","given":"Rick"}],"issued":{"date-parts":[["2018",6]]}}},{"id":3018,"uris":["http://zotero.org/users/4564126/items/FD5LP5XV"],"itemData":{"id":3018,"type":"article-journal","abstract":"Psychiatrists and psychotherapists in the US (1970s to 1985) and Switzerland (1988–1993) used MDMA legally as a prescription drug, to enhance the effectiveness of psychotherapy. Early reports suggest that it is useful in treating trauma-related disorders. Recently, the first completed pilot study of MDMA-assisted psychotherapy for PTSD yielded encouraging results. Designed to test the safety and efficacy of MDMA-assisted psychotherapy in patients with treatment-resistant PTSD; our randomized, double-blind, active-placebo controlled trial enrolled 12 patients for treatment with either low-dose (25 mg, plus 12.5 mg supplemental dose) or full-dose MDMA (125 mg, plus 62.5 mg supplemental dose). MDMA was administered during three experimental sessions, interspersed with weekly non-drug-based psychotherapy sessions. Outcome measures used were the Clinician-Administered PTSD Scale (CAPS) and the Posttraumatic Diagnostic Scale (PDS). Patients were assessed at baseline, three weeks after the second and third MDMA session (end of treatment), and at the 2-month and 1-year follow-ups.","container-title":"Journal of Psychopharmacology","DOI":"10.1177/0269881112464827","ISSN":"0269-8811, 1461-7285","issue":"1","journalAbbreviation":"J Psychopharmacol","language":"en","page":"40-52","source":"DOI.org (Crossref)","title":"A randomized, controlled pilot study of MDMA (±3,4-Methylenedioxymethamphetamine)-assisted psychotherapy for treatment of resistant, chronic Post-Traumatic Stress Disorder (PTSD)","volume":"27","author":[{"family":"Oehen","given":"Peter"},{"family":"Traber","given":"Rafael"},{"family":"Widmer","given":"Verena"},{"family":"Schnyder","given":"Ulrich"}],"issued":{"date-parts":[["2013",1]]}}},{"id":1291,"uris":["http://zotero.org/users/4564126/items/IZH4ERRD"],"itemData":{"id":1291,"type":"article-journal","abstract":"BACKGROUND: Posttraumatic stress disorder often does not resolve after conventional psychotherapies or pharmacotherapies. Pilot studies have reported  that 3,4-methylenedioxymethamphetamine (MDMA) combined with psychotherapy reduces  posttraumatic stress disorder symptoms. AIMS: This pilot dose response trial  assessed efficacy and safety of MDMA-assisted psychotherapy across multiple  therapy teams. METHODS: Twenty-eight people with chronic posttraumatic stress  disorder were randomized in a double-blind dose response comparison of two active  doses (100 and 125 mg) with a low dose (40 mg) of MDMA administered during  eight-hour psychotherapy sessions. Change in the Clinician-Administered PTSD  Scale total scores one month after two sessions of MDMA served as the primary  outcome. Active dose groups had one additional open-label session; the low dose  group crossed over for three open-label active dose sessions. A 12-month  follow-up assessment occurred after the final MDMA session. RESULTS: In the  intent-to-treat set, the active groups had the largest reduction in  Clinician-Administered PTSD Scale total scores at the primary endpoint, with mean  (standard deviation) changes of -26.3 (29.5) for 125 mg, -24.4 (24.2) for 100 mg,  and -11.5 (21.2) for 40 mg, though statistical significance was reached only in  the per protocol set ( p=0.03). Posttraumatic stress disorder symptoms remained  lower than baseline at 12-month follow-up ( p&lt;0.001) with 76% ( n=25) not meeting  posttraumatic stress disorder criteria. There were no drug-related serious  adverse events, and the treatment was well-tolerated. CONCLUSIONS: Our findings  support previous investigations of MDMA-assisted psychotherapy as an innovative,  efficacious treatment for posttraumatic stress disorder.","container-title":"Journal of psychopharmacology (Oxford, England)","DOI":"10.1177/0269881118806297","ISSN":"1461-7285 0269-8811","issue":"12","journalAbbreviation":"J Psychopharmacol","language":"eng","note":"publisher-place: United States","page":"1295-1307","PMID":"30371148","PMCID":"PMC6247454","title":"3,4-Methylenedioxymethamphetamine-assisted psychotherapy for treatment of chronic posttraumatic stress disorder: A randomized phase 2 controlled trial.","volume":"32","author":[{"family":"Ot'alora G","given":"Marcela"},{"family":"Grigsby","given":"Jim"},{"family":"Poulter","given":"Bruce"},{"family":"Van Derveer","given":"Joseph W. 3rd"},{"family":"Giron","given":"Sara Gael"},{"family":"Jerome","given":"Lisa"},{"family":"Feduccia","given":"Allison A."},{"family":"Hamilton","given":"Scott"},{"family":"Yazar-Klosinski","given":"Berra"},{"family":"Emerson","given":"Amy"},{"family":"Mithoefer","given":"Michael C."},{"family":"Doblin","given":"Rick"}],"issued":{"date-parts":[["2018",12]]}}}],"schema":"https://github.com/citation-style-language/schema/raw/master/csl-citation.json"} </w:instrText>
      </w:r>
      <w:r w:rsidR="00A32AD6">
        <w:rPr>
          <w:color w:val="000000" w:themeColor="text1"/>
          <w:lang w:val="en-US"/>
        </w:rPr>
        <w:fldChar w:fldCharType="separate"/>
      </w:r>
      <w:r w:rsidR="00A32AD6" w:rsidRPr="00A32AD6">
        <w:rPr>
          <w:color w:val="000000"/>
          <w:lang w:val="en-US" w:eastAsia="en-US"/>
          <w:rPrChange w:id="218" w:author="ESKINAZI Mickael" w:date="2026-05-15T15:29:00Z" w16du:dateUtc="2026-05-15T13:29:00Z">
            <w:rPr>
              <w:color w:val="000000"/>
              <w:lang w:val="fr-FR" w:eastAsia="en-US"/>
            </w:rPr>
          </w:rPrChange>
        </w:rPr>
        <w:t>(</w:t>
      </w:r>
      <w:proofErr w:type="spellStart"/>
      <w:r w:rsidR="00A32AD6" w:rsidRPr="00A32AD6">
        <w:rPr>
          <w:color w:val="000000"/>
          <w:lang w:val="en-US" w:eastAsia="en-US"/>
          <w:rPrChange w:id="219" w:author="ESKINAZI Mickael" w:date="2026-05-15T15:29:00Z" w16du:dateUtc="2026-05-15T13:29:00Z">
            <w:rPr>
              <w:color w:val="000000"/>
              <w:lang w:val="fr-FR" w:eastAsia="en-US"/>
            </w:rPr>
          </w:rPrChange>
        </w:rPr>
        <w:t>Mithoefer</w:t>
      </w:r>
      <w:proofErr w:type="spellEnd"/>
      <w:r w:rsidR="00A32AD6" w:rsidRPr="00A32AD6">
        <w:rPr>
          <w:color w:val="000000"/>
          <w:lang w:val="en-US" w:eastAsia="en-US"/>
          <w:rPrChange w:id="220" w:author="ESKINAZI Mickael" w:date="2026-05-15T15:29:00Z" w16du:dateUtc="2026-05-15T13:29:00Z">
            <w:rPr>
              <w:color w:val="000000"/>
              <w:lang w:val="fr-FR" w:eastAsia="en-US"/>
            </w:rPr>
          </w:rPrChange>
        </w:rPr>
        <w:t xml:space="preserve"> et al., 2018; </w:t>
      </w:r>
      <w:proofErr w:type="spellStart"/>
      <w:r w:rsidR="00A32AD6" w:rsidRPr="00A32AD6">
        <w:rPr>
          <w:color w:val="000000"/>
          <w:lang w:val="en-US" w:eastAsia="en-US"/>
          <w:rPrChange w:id="221" w:author="ESKINAZI Mickael" w:date="2026-05-15T15:29:00Z" w16du:dateUtc="2026-05-15T13:29:00Z">
            <w:rPr>
              <w:color w:val="000000"/>
              <w:lang w:val="fr-FR" w:eastAsia="en-US"/>
            </w:rPr>
          </w:rPrChange>
        </w:rPr>
        <w:t>Oehen</w:t>
      </w:r>
      <w:proofErr w:type="spellEnd"/>
      <w:r w:rsidR="00A32AD6" w:rsidRPr="00A32AD6">
        <w:rPr>
          <w:color w:val="000000"/>
          <w:lang w:val="en-US" w:eastAsia="en-US"/>
          <w:rPrChange w:id="222" w:author="ESKINAZI Mickael" w:date="2026-05-15T15:29:00Z" w16du:dateUtc="2026-05-15T13:29:00Z">
            <w:rPr>
              <w:color w:val="000000"/>
              <w:lang w:val="fr-FR" w:eastAsia="en-US"/>
            </w:rPr>
          </w:rPrChange>
        </w:rPr>
        <w:t xml:space="preserve"> et al., 2013; </w:t>
      </w:r>
      <w:proofErr w:type="spellStart"/>
      <w:r w:rsidR="00A32AD6" w:rsidRPr="00A32AD6">
        <w:rPr>
          <w:color w:val="000000"/>
          <w:lang w:val="en-US" w:eastAsia="en-US"/>
          <w:rPrChange w:id="223" w:author="ESKINAZI Mickael" w:date="2026-05-15T15:29:00Z" w16du:dateUtc="2026-05-15T13:29:00Z">
            <w:rPr>
              <w:color w:val="000000"/>
              <w:lang w:val="fr-FR" w:eastAsia="en-US"/>
            </w:rPr>
          </w:rPrChange>
        </w:rPr>
        <w:t>Ot’alora</w:t>
      </w:r>
      <w:proofErr w:type="spellEnd"/>
      <w:r w:rsidR="00A32AD6" w:rsidRPr="00A32AD6">
        <w:rPr>
          <w:color w:val="000000"/>
          <w:lang w:val="en-US" w:eastAsia="en-US"/>
          <w:rPrChange w:id="224" w:author="ESKINAZI Mickael" w:date="2026-05-15T15:29:00Z" w16du:dateUtc="2026-05-15T13:29:00Z">
            <w:rPr>
              <w:color w:val="000000"/>
              <w:lang w:val="fr-FR" w:eastAsia="en-US"/>
            </w:rPr>
          </w:rPrChange>
        </w:rPr>
        <w:t xml:space="preserve"> G et al., 2018)</w:t>
      </w:r>
      <w:r w:rsidR="00A32AD6">
        <w:rPr>
          <w:color w:val="000000" w:themeColor="text1"/>
          <w:lang w:val="en-US"/>
        </w:rPr>
        <w:fldChar w:fldCharType="end"/>
      </w:r>
      <w:ins w:id="225" w:author="ESKINAZI Mickael" w:date="2026-05-14T22:35:00Z" w16du:dateUtc="2026-05-14T20:35:00Z">
        <w:r w:rsidR="00A32AD6">
          <w:rPr>
            <w:color w:val="000000" w:themeColor="text1"/>
            <w:lang w:val="en-US"/>
          </w:rPr>
          <w:t xml:space="preserve">, and </w:t>
        </w:r>
      </w:ins>
      <w:ins w:id="226" w:author="ESKINAZI Mickael" w:date="2026-05-15T15:40:00Z" w16du:dateUtc="2026-05-15T13:40:00Z">
        <w:r w:rsidR="00A32AD6">
          <w:rPr>
            <w:color w:val="000000" w:themeColor="text1"/>
            <w:lang w:val="en-US"/>
          </w:rPr>
          <w:t>2</w:t>
        </w:r>
      </w:ins>
      <w:ins w:id="227" w:author="ESKINAZI Mickael" w:date="2026-05-14T22:35:00Z" w16du:dateUtc="2026-05-14T20:35:00Z">
        <w:r w:rsidR="00A32AD6">
          <w:rPr>
            <w:color w:val="000000" w:themeColor="text1"/>
            <w:lang w:val="en-US"/>
          </w:rPr>
          <w:t xml:space="preserve"> LSD study</w:t>
        </w:r>
      </w:ins>
      <w:ins w:id="228" w:author="ESKINAZI Mickael" w:date="2026-05-15T15:34:00Z" w16du:dateUtc="2026-05-15T13:34:00Z">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{"citationID":"hTMHGsIV","properties":{"unsorted":false,"formattedCitation":"(Gasser et al., 2014; M\\uc0\\u252{}ller et al., 2025)","plainCitation":"(Gasser et al., 2014; Müller et al., 2025)","noteIndex":0},"citationItems":[{"id":831,"uris":["http://zotero.org/users/4564126/items/6BTJMUZL"],"itemData":{"id":831,"type":"article-journal","abstract":"A double-blind, randomized, active placebo-controlled pilot study was conducted to examine safety and efficacy of lysergic acid diethylamide (LSD)-assisted  psychotherapy in 12 patients with anxiety associated with life-threatening  diseases. Treatment included drug-free psychotherapy sessions supplemented by two  LSD-assisted psychotherapy sessions 2 to 3 weeks apart. The participants received  either 200 μg of LSD (n = 8) or 20 μg of LSD with an open-label crossover to 200  μg of LSD after the initial blinded treatment was unmasked (n = 4). At the  2-month follow-up, positive trends were found via the State-Trait Anxiety  Inventory (STAI) in reductions in trait anxiety (p = 0.033) with an effect size  of 1.1, and state anxiety was significantly reduced (p = 0.021) with an effect  size of 1.2, with no acute or chronic adverse effects persisting beyond 1 day  after treatment or treatment-related serious adverse events. STAI reductions were  sustained for 12 months. These results indicate that when administered safely in  a methodologically rigorous medically supervised psychotherapeutic setting, LSD  can reduce anxiety, suggesting that larger controlled studies are warranted.","container-title":"The Journal of nervous and mental disease","DOI":"10.1097/NMD.0000000000000113","ISSN":"1539-736X 0022-3018","issue":"7","journalAbbreviation":"J Nerv Ment Dis","language":"eng","note":"publisher-place: United States","page":"513-520","PMID":"24594678","PMCID":"PMC4086777","title":"Safety and efficacy of lysergic acid diethylamide-assisted psychotherapy for anxiety associated with life-threatening diseases.","volume":"202","author":[{"family":"Gasser","given":"Peter"},{"family":"Holstein","given":"Dominique"},{"family":"Michel","given":"Yvonne"},{"family":"Doblin","given":"Rick"},{"family":"Yazar-Klosinski","given":"Berra"},{"family":"Passie","given":"Torsten"},{"family":"Brenneisen","given":"Rudolf"}],"issued":{"date-parts":[["2014",7]]}}},{"id":2943,"uris":["http://zotero.org/users/4564126/items/VCR8J7DW"],"itemData":{"id":2943,"type":"article-journal","abstract":"Summary Background This trial aimed to assess the efficacy of lysergic acid diethylamide (LSD)-assisted therapy in patients with moderate-to-severe major depressive disorder. Methods This was a randomized, parallel, double-blind, low-dose controlled trial (Clinicaltrials.gov: NCT03866252). Patients were randomly assigned in a 1:1 ratio to receive supportive psychotherapy and either 100 μg + 200 μg LSD or 25 μg + 25 μg LSD in two dosing sessions. The primary endpoints were the changes in scores on the Inventory of Depressive Symptomatology, in the Clinician-Rated (IDS-C) version (assessed by the treating therapist) and the Self-Rated (IDS-SR) version, from baseline to 2 weeks after the second administration. The IDS scores were also assessed 6 and 12 weeks after the second administration. Findings Thirty-one patients were randomized to the low-dose group, and 30 were randomized to the high-dose group. At the primary endpoint, least-squares mean change (LSM) in IDS-SR scores was −3.9 in the low-dose and −11.8 in the high-dose group (difference: −7.9; 95% CI, −16.0 to 0.3; effect size: −0.5; p = 0.059). LSM in IDS-C scores was −3.6 in the low-dose and −12.9 in the high-dose group (difference: −9.2; CI, −17.1 to −1.3; effect size: −0.6; p = 0.023; corrected &lt;0.05). However, significance was not reached after adjusting for baseline depression scores (p = 0.086). Both outcomes remained numerically consistent up to the final follow-up at 12 weeks. Adverse events were comparable between groups. Conclusions The findings of this exploratory study support further investigation of LSD-assisted therapy in depression in a larger phase 3 trial. Funding Gertrud Thalmann Fund for depression research.","container-title":"Med","DOI":"https://doi.org/10.1016/j.medj.2025.100725","ISSN":"2666-6340","issue":"9","page":"100725","title":"Efficacy and safety of low- versus high-dose-LSD-assisted therapy in patients with major depression: A randomized trial","volume":"6","author":[{"family":"Müller","given":"Felix"},{"family":"Zaczek","given":"Hannes"},{"family":"Becker","given":"Anna M."},{"family":"Ley","given":"Laura"},{"family":"Borgwardt","given":"Stefan"},{"family":"Jesus","given":"Joyce Santos","dropping-particle":"de"},{"family":"Loh","given":"Nico"},{"family":"Kohut","given":"Jan"},{"family":"Auernig","given":"Mathias"},{"family":"Boehlke","given":"Christopher"},{"family":"Liechti","given":"Matthias E."}],"issued":{"date-parts":[["2025"]]}}}],"schema":"https://github.com/citation-style-language/schema/raw/master/csl-citation.json"} </w:instrText>
      </w:r>
      <w:r w:rsidR="00A32AD6">
        <w:rPr>
          <w:color w:val="000000" w:themeColor="text1"/>
          <w:lang w:val="en-US"/>
        </w:rPr>
        <w:fldChar w:fldCharType="separate"/>
      </w:r>
      <w:r w:rsidR="00A32AD6" w:rsidRPr="00A32AD6">
        <w:rPr>
          <w:color w:val="000000"/>
          <w:lang w:val="en-US" w:eastAsia="en-US"/>
        </w:rPr>
        <w:t>(Gasser et al., 2014; Müller et al., 2025)</w:t>
      </w:r>
      <w:r w:rsidR="00A32AD6">
        <w:rPr>
          <w:color w:val="000000" w:themeColor="text1"/>
          <w:lang w:val="en-US"/>
        </w:rPr>
        <w:fldChar w:fldCharType="end"/>
      </w:r>
      <w:r w:rsidRPr="00132AA4">
        <w:rPr>
          <w:color w:val="000000" w:themeColor="text1"/>
          <w:lang w:val="en-US"/>
        </w:rPr>
        <w:t>, typically using 20–25 µg LSD, 1 mg psilocybin, or 25–40 mg MDMA to reinforce blinding while minimizing pharmacological activity.</w:t>
      </w:r>
    </w:p>
    <w:p w14:paraId="31D08730" w14:textId="518B50E5" w:rsidR="00E17D79" w:rsidRPr="00132AA4" w:rsidRDefault="00E17D79" w:rsidP="00FC19AC">
      <w:pPr>
        <w:spacing w:before="240" w:after="240" w:line="360" w:lineRule="auto"/>
        <w:rPr>
          <w:color w:val="000000" w:themeColor="text1"/>
          <w:lang w:val="en-US"/>
        </w:rPr>
      </w:pPr>
      <w:r w:rsidRPr="00132AA4">
        <w:rPr>
          <w:color w:val="000000" w:themeColor="text1"/>
          <w:lang w:val="en-US"/>
        </w:rPr>
        <w:t xml:space="preserve">Across the 29 </w:t>
      </w:r>
      <w:del w:id="229" w:author="ESKINAZI Mickael" w:date="2026-05-15T15:53:00Z" w16du:dateUtc="2026-05-15T13:53:00Z">
        <w:r w:rsidRPr="00132AA4" w:rsidDel="00A32AD6">
          <w:rPr>
            <w:color w:val="000000" w:themeColor="text1"/>
            <w:lang w:val="en-US"/>
          </w:rPr>
          <w:delText>randomized controlled trials</w:delText>
        </w:r>
      </w:del>
      <w:ins w:id="230" w:author="ESKINAZI Mickael" w:date="2026-05-15T15:53:00Z" w16du:dateUtc="2026-05-15T13:53:00Z">
        <w:r w:rsidR="00A32AD6">
          <w:rPr>
            <w:color w:val="000000" w:themeColor="text1"/>
            <w:lang w:val="en-US"/>
          </w:rPr>
          <w:t>RCTs</w:t>
        </w:r>
      </w:ins>
      <w:r w:rsidRPr="00132AA4">
        <w:rPr>
          <w:color w:val="000000" w:themeColor="text1"/>
          <w:lang w:val="en-US"/>
        </w:rPr>
        <w:t xml:space="preserve"> included in the dataset, inactive placebo conditions were used in 12 studies (41.4% ; </w:t>
      </w:r>
      <w:r w:rsidRPr="00132AA4">
        <w:rPr>
          <w:color w:val="000000" w:themeColor="text1"/>
          <w:lang w:val="en-US"/>
        </w:rPr>
        <w:fldChar w:fldCharType="begin"/>
      </w:r>
      <w:r w:rsidR="00150F74">
        <w:rPr>
          <w:color w:val="000000" w:themeColor="text1"/>
          <w:lang w:val="en-US"/>
        </w:rPr>
        <w:instrText xml:space="preserve"> ADDIN ZOTERO_ITEM CSL_CITATION {"citationID":"2CjY0WPQ","properties":{"formattedCitation":"(Bouso et al., 2008; Danforth et al., 2018; Dos Santos et al., 2021; Holze et al., 2023; Maples-Keller JL, 2022; Mitchell et al., 2021, 2023; Mithoefer et al., 2011; Pacey, s.\\uc0\\u160{}d.; Robison et al., 2025; Tomsovic &amp; Edwards, 1970; Wolfson et al., 2020)","plainCitation":"(Bouso et al., 2008; Danforth et al., 2018; Dos Santos et al., 2021; Holze et al., 2023; Maples-Keller JL, 2022; Mitchell et al., 2021, 2023; Mithoefer et al., 2011; Pacey, s. d.; Robison et al., 2025; Tomsovic &amp; Edwards, 1970; Wolfson et al., 2020)","dontUpdate":true,"noteIndex":0},"citationItems":[{"id":3008,"uris":["http://zotero.org/users/4564126/items/UHRMJJI8"],"itemData":{"id":3008,"type":"article-journal","abstract":"The purpose of this study was to investigate the safety of different doses ofMDMA-assisted psychotherapy administered in a psychotherapeutic setting to women with chronic PTSD secondary to a sexual assault, and also to obtain preliminary data regarding efficacy. Although this study was originally planned to include 29 subjects, political pressures led to the closing of the study before it could be finished, at which time only six subjects had been treated. Preliminary results from those six subjects are presented here. We found that low doses of MDMA (between 50 and 75 mg) were both psychologically and physiologically safe for all the subjects. Future studies in larger samples and using larger doses are needed in order to further clarify the safety and efficacy of MDMA in the clinical setting in subjects with PTSD.","container-title":"Journal of Psychoactive Drugs","DOI":"10.1080/02791072.2008.10400637","ISSN":"0279-1072, 2159-9777","issue":"3","journalAbbreviation":"Journal of Psychoactive Drugs","language":"en","page":"225-236","source":"DOI.org (Crossref)","title":"MDMA-Assisted Psychotherapy Using Low Doses in a Small Sample of Women with Chronic Posttraumatic Stress Disorder","volume":"40","author":[{"family":"Bouso","given":"José Carlos"},{"family":"Doblin","given":"Rick"},{"family":"Farré","given":"Magí"},{"family":"Alcázar","given":"Miguel Ángel"},{"family":"Gómez-Jarabo","given":"Gregorio"}],"issued":{"date-parts":[["2008",9]]}}},{"id":745,"uris":["http://zotero.org/users/4564126/items/CFREGHHQ"],"itemData":{"id":745,"type":"article-journal","abstract":"RATIONALE: Standard therapeutic approaches to reduce social anxiety in autistic adults have limited effectiveness. Since 3,4-methylenedioxymethamphetamine  (MDMA)-assisted psychotherapy shows promise as a treatment for other anxiety  disorders, a blinded, placebo-controlled pilot study was conducted. OBJECTIVES:  To explore feasibility and safety of MDMA-assisted psychotherapy for reduction of  social fear and avoidance that are common in the autistic population. METHODS:  Autistic adults with marked to very severe social anxiety were randomized to  receive MDMA (75 to 125 mg, n = 8) or inactive placebo (0 mg, n = 4) during two  8-h psychotherapy sessions (experimental sessions) in a controlled clinical  setting. Double-blinded experimental sessions were spaced approximately 1 month  apart with 3 non-drug psychotherapy sessions following each. The primary outcome  was change in Leibowitz Social Anxiety Scale (LSAS) Total scores from Baseline to  one month after the second experimental session. Outcomes were measured again six  months after the last experimental session. RESULTS: Improvement in LSAS scores  from baseline to the primary endpoint was significantly greater for MDMA group  compared to the placebo group (P = 0.037), and placebo-subtracted Cohen's d  effect size was very large (d = 1.4, CI - 0.074, 2.874). Change in LSAS scores  from baseline to 6-month follow-up showed similar positive results (P = 0.036),  with a Cohen's d effect size of 1.1 (CI - 0.307, 2.527). Social anxiety remained  the same or continued to improve slightly for most participants in the MDMA group  after completing the active treatment phase. CONCLUSIONS: This pilot trial  demonstrated rapid and durable improvement in social anxiety symptoms in autistic  adults following MDMA-assisted psychotherapy. Initial safety and efficacy  outcomes support expansion of research into larger samples to further investigate  this novel treatment for social anxiety. TRIAL REGISTRATION: clinicaltrials.gov  identifier, NCT02008396.","container-title":"Psychopharmacology","DOI":"10.1007/s00213-018-5010-9","ISSN":"1432-2072 0033-3158","issue":"11","journalAbbreviation":"Psychopharmacology (Berl)","language":"eng","note":"publisher-place: Germany","page":"3137-3148","PMID":"30196397","PMCID":"PMC6208958","title":"Reduction in social anxiety after MDMA-assisted psychotherapy with autistic adults: a randomized, double-blind, placebo-controlled pilot study.","volume":"235","author":[{"family":"Danforth","given":"Alicia L."},{"family":"Grob","given":"Charles S."},{"family":"Struble","given":"Christopher"},{"family":"Feduccia","given":"Allison A."},{"family":"Walker","given":"Nick"},{"family":"Jerome","given":"Lisa"},{"family":"Yazar-Klosinski","given":"Berra"},{"family":"Emerson","given":"Amy"}],"issued":{"date-parts":[["2018",11]]}}},{"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E."}],"issued":{"date-parts":[["2023",2,1]]}}},{"id":3062,"uris":["http://zotero.org/users/4564126/items/U8YE8K9L"],"itemData":{"id":3062,"type":"article-journal","container-title":"Journal of Psychopharmacology","DOI":"10.1177/02698811211069124","issue":"3","page":"368-377","title":"A randomized controlled trial of 3,4-methylenedioxymethamphetamine (MDMA) and fear extinction retention in healthy adults","volume":"36","author":[{"family":"Maples-Keller JL","given":"Rothbaum BO","suffix":"Norrholm SD, Burton M, Reiff C, Coghlan C, Jovanovic T, Yasinski C, Jarboe K, Rakofsky J, Rauch S, Dunlop BW"}],"issued":{"date-parts":[["2022"]]}}},{"id":1465,"uris":["http://zotero.org/users/4564126/items/5BUVJQ2P"],"itemData":{"id":1465,"type":"article-journal","abstract":"Post-traumatic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3175,"uris":["http://zotero.org/users/4564126/items/TVDXHU2Y"],"itemData":{"id":3175,"type":"article-journal","abstract":"Abstract\n            \n              This multi-site, randomized, double-blind, confirmatory phase 3 study evaluated the efficacy and safety of 3,4-methylenedioxymethamphetamine-assisted therapy (MDMA-AT) versus placebo with identical therapy in participants with moderate to severe post-traumatic stress disorder (PTSD). Changes in Clinician-Administered PTSD Scale for DSM-5 (CAPS-5) total severity score (primary endpoint) and Sheehan Disability Scale (SDS) functional impairment score (key secondary endpoint) were assessed by blinded independent assessors. Participants were randomized to MDMA-AT (\n              n\n               = 53) or placebo with therapy (\n              n\n               = 51). Overall, 26.9% (28/104) of participants had moderate PTSD, and 73.1% (76/104) of participants had severe PTSD. Participants were ethnoracially diverse: 28 of 104 (26.9%) identified as Hispanic/Latino, and 35 of 104 (33.7%) identified as other than White. Least squares (LS) mean change in CAPS-5 score (95% confidence interval (CI)) was −23.7 (−26.94, −20.44) for MDMA-AT versus −14.8 (−18.28, −11.28) for placebo with therapy (\n              P\n               &lt; 0.001,\n              d\n               = 0.7). LS mean change in SDS score (95% CI) was −3.3 (−4.03, −2.60) for MDMA-AT versus −2.1 (−2.89, −1.33) for placebo with therapy (\n              P\n               = 0.03,\n              d\n               = 0.4). Seven participants had a severe treatment emergent adverse event (TEAE) (MDMA-AT,\n              n\n               = 5 (9.4%); placebo with therapy,\n              n\n               = 2 (3.9%)). There were no deaths or serious TEAEs. These data suggest that MDMA-AT reduced PTSD symptoms and functional impairment in a diverse population with moderate to severe PTSD and was generally well tolerated. ClinicalTrials.gov identifier:\n              NCT04077437\n              .","container-title":"Nature Medicine","DOI":"10.1038/s41591-023-02565-4","ISSN":"1078-8956, 1546-170X","issue":"10","journalAbbreviation":"Nat Med","language":"en","page":"2473-2480","source":"DOI.org (Crossref)","title":"MDMA-assisted therapy for moderate to severe PTSD: a randomized, placebo-controlled phase 3 trial","title-short":"MDMA-assisted therapy for moderate to severe PTSD","volume":"29","author":[{"family":"Mitchell","given":"Jennifer M."},{"family":"Ot’alora G.","given":"Marcela"},{"family":"Van Der Kolk","given":"Bessel"},{"family":"Shannon","given":"Scott"},{"family":"Bogenschutz","given":"Michael"},{"family":"Gelfand","given":"Yevgeniy"},{"family":"Paleos","given":"Casey"},{"family":"Nicholas","given":"Christopher R."},{"family":"Quevedo","given":"Sylvestre"},{"family":"Balliett","given":"Brooke"},{"family":"Hamilton","given":"Scott"},{"family":"Mithoefer","given":"Michael"},{"family":"Kleiman","given":"Sarah"},{"family":"Parker-Guilbert","given":"Kelly"},{"family":"Tzarfaty","given":"Keren"},{"family":"Harrison","given":"Charlotte"},{"family":"De Boer","given":"Alberdina"},{"family":"Doblin","given":"Rick"},{"family":"Yazar-Klosinski","given":"Berra"},{"literal":"MAPP2 Study Collaborator Group"},{"family":"Harrison","given":"Charlotte"},{"family":"Yazar-Klosinski","given":"Berra"},{"family":"Garas","given":"Wael"},{"family":"May","given":"Darrick"},{"family":"Marta","given":"Cole"},{"family":"Walker","given":"Susan"},{"family":"Nielson","given":"Elizabeth"},{"family":"Wells","given":"Gregory"},{"family":"Brown","given":"Randall"},{"family":"Amiaz","given":"Revital"},{"family":"Wallach","given":"Yair"},{"family":"Worthy","given":"Ray"},{"family":"Lilienstein","given":"Alia"},{"family":"Emerson","given":"Amy"}],"issued":{"date-parts":[["2023",10]]}}},{"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T"},{"family":"Jerome","given":"Lisa"},{"family":"Doblin","given":"Rick"}],"issued":{"date-parts":[["2011",4]]}}},{"id":3025,"uris":["http://zotero.org/users/4564126/items/TZ5GZULV"],"itemData":{"id":3025,"type":"report","number":"NCT01958593","title":"Randomized, double-blind, controlled of MDMA-assisted psychotherapy in 12 subjects with PTSD [WWW Document]","URL":"https://clinicaltrials.gov/study/NCT01958593","author":[{"family":"Pacey","given":"Ingrid"}]}},{"id":2967,"uris":["http://zotero.org/users/4564126/items/X2UKA4ZM"],"itemData":{"id":2967,"type":"article-journal","abstract":"OBJECTIVE To determine the dose-response relationship of MM120 (lysergide D-tartrate) in adults with moderate to severe GAD. DESIGN, SETTINGS, AND PARTICIPANTS This phase 2b, multicenter, randomized, double-blind, placebo-controlled study enrolled 198 adults aged 18 to 74 years with a primary GAD diagnosis who presented with moderate to severe symptoms (defined by a Hamilton Anxiety Rating Scale [HAM-A] score 20) and was conducted at 22 outpatient psychiatric research sites in the US from August 2022 to August 2023. The anxiety and depression end point assessments were conducted by independent central raters who were blinded to the trial protocol, treatment allocation, and study visit date. The last date of follow-up was November 27, 2023. INTERVENTIONS Participants were randomized to receive a single (freebase equivalent) treatment dose with 25 μg (n = 39), 50 μg (n = 40), 100 μg (n = 40), or 200 μg (n = 40) of MM120 or placebo (n = 39). MAIN OUTCOME AND MEASURES The primary outcome was a dose-response relationship assessed using the multiple comparison procedure modeling (MCP-Mod) method for change in HAM-A score at 4 weeks (score range, 0-56; higher scores indicate greater severity; 7 indicates no or minimal anxiety; 8-14, mild; 15-23, moderate; and 24, severe). The minimal clinically important difference was 2.5 points.\nRESULTS Of the 198 participants randomized, 194 were included in the full analysis set (mean age, 41.3 [SD, 13.6] years; 56.7% were female; and 3.6% were Asian, 7.7% were Black or African American, and 83.0% were White). The dose-response relationship assessed using the MCP-Mod method for change in HAM-A score at week 4 was statistically significant for the 100-μg and the 200-μg dose groups vs placebo (least-squares mean difference, −5.0 points [95% CI, −9.6 to −0.4 points] with 100 μg of MM120 and −6.0 points [95% CI, −9.8 to −2.0 points] with 200 μg of MM120) but the 25-μg and 50-μg dose groups did not reach significance vs placebo (least-squares mean difference, −1.2 points [95% CI, −6.0 to 3.5 points] with 25 μg of MM120 and −1.8 points [95% CI, −7.6 to 4.0 points] with 50 μg of MM120). The adverse events were consistent with the expected effects of MM120. The most common adverse events were visual perceptual changes (illusion, pseudo-hallucination, and visual hallucination), which occurred in 46.2% of participants who received 25 μg of MM120, in 75.0% who received 50 μg, in 92.5% who received 100 μg, in 100% who received 200 μg, and in 10.3% who received placebo; nausea occurred in 7.7%, 27.5%, 40.0%, 60.0%, and 7.7%, respectively; and headache occurred in 12.8%, 22.5%, 35.0%, 27.5%, and 23.1%.\nCONCLUSIONS AND RELEVANCE In participants with moderate to severe GAD, a single dose of MM120 produced a dose-dependent reduction in anxiety. These results support the dose-dependent efficacy of MM120 and inform the dose selection for phase 3 pivotal trials.","container-title":"JAMA","DOI":"10.1001/jama.2025.13481","ISSN":"0098-7484","issue":"15","journalAbbreviation":"JAMA","language":"en","page":"1358","source":"DOI.org (Crossref)","title":"Single Treatment With MM120 (Lysergide) in Generalized Anxiety Disorder: A Randomized Clinical Trial","title-short":"Single Treatment With MM120 (Lysergide) in Generalized Anxiety Disorder","volume":"334","author":[{"family":"Robison","given":"Reid"},{"family":"Barrow","given":"Robert"},{"family":"Conant","given":"Craig"},{"family":"Foster","given":"Eric"},{"family":"Freedman","given":"Jamie M."},{"family":"Jacobsen","given":"Paula L."},{"family":"Jemison","given":"Jamileh"},{"family":"Karas","given":"Sarah M."},{"family":"Karlin","given":"Daniel R."},{"family":"Solomon","given":"Todd M."},{"family":"Halperin Wernli","given":"Miri"},{"family":"Fava","given":"Maurizio"}],"issued":{"date-parts":[["2025",10,21]]}}},{"id":2971,"uris":["http://zotero.org/users/4564126/items/UE7EYGNL"],"itemData":{"id":2971,"type":"article-journal","abstract":"Of 75 alcoholics treated with lysergide, 23 were diagnosed as schizophrenics. The nonschizophrenics had better reactions to the drug and more of them were abstinent at a 1-year follow-up than the schizophrenics and than alcoholics treated by other methods.","container-title":"Quarterly Journal of Studies on Alcohol","DOI":"10.15288/qjsa.1970.31.932","ISSN":"0033-5649, 1946-7214","issue":"4","journalAbbreviation":"Q. J. Stud. Alcohol","language":"en","page":"932-949","source":"DOI.org (Crossref)","title":"Lysergide Treatment of Schizophrenic and Nonschizophrenic Alcoholics; A Controlled Evaluation","volume":"31","author":[{"family":"Tomsovic","given":"Milan"},{"family":"Edwards","given":"Robert V."}],"issued":{"date-parts":[["1970",12,1]]}}},{"id":424,"uris":["http://zotero.org/users/4564126/items/ZQ6DNZGW"],"itemData":{"id":424,"type":"article-journal","abstract":"The success of modern medicine creates a growing population of those suffering from life-threatening illnesses (LTI) who often experience anxiety, depression,  and existential distress. We present a novel approach; investigating  MDMA-assisted psychotherapy for the treatment of anxiety in people with an LTI.  Participants with anxiety from an LTI were randomized in a double-blind study to  receive MDMA (125 mg, n = 13) or placebo (n = 5) in combination with two 8-h  psychotherapy sessions. The primary outcome was change in State-Trait Anxiety  Inventory (STAI) Trait scores from baseline to one month post the second  experimental session. After unblinding, participants in the MDMA group had one  open-label MDMA session and placebo participants crossed over to receive three  open-label MDMA sessions. Additional follow-up assessments occurred six and  twelve months after a participant's last experimental session. At the primary  endpoint, the MDMA group had a greater mean (SD) reduction in STAI-Trait scores,  - 23.5 (13.2), indicating less anxiety, compared to placebo group, - 8.8 (14.7);  results did not reach a significant group difference (p = .056). Hedges' g  between-group effect size was 1.03 (95% CI: - 5.25, 7.31). Overall, MDMA was  well-tolerated in this sample. These preliminary findings can inform development  of larger clinical trials to further examine MDMA-assisted psychotherapy as a  novel approach to treat individuals with LTI-related anxiety.Trial Registration:  clinicaltrials.gov Identifier: NCT02427568, first registered April 28, 2015.","container-title":"Scientific reports","DOI":"10.1038/s41598-020-75706-1","ISSN":"2045-2322","issue":"1","journalAbbreviation":"Sci Rep","language":"eng","note":"publisher-place: England","page":"20442","PMID":"33235285","PMCID":"PMC7686344","title":"MDMA-assisted psychotherapy for treatment of anxiety and other psychological distress related to life-threatening illnesses: a randomized pilot study.","volume":"10","author":[{"family":"Wolfson","given":"Philip E."},{"family":"Andries","given":"Julane"},{"family":"Feduccia","given":"Allison A."},{"family":"Jerome","given":"Lisa"},{"family":"Wang","given":"Julie B."},{"family":"Williams","given":"Emily"},{"family":"Carlin","given":"Shannon C."},{"family":"Sola","given":"Evan"},{"family":"Hamilton","given":"Scott"},{"family":"Yazar-Klosinski","given":"Berra"},{"family":"Emerson","given":"Amy"},{"family":"Mithoefer","given":"Michael C."},{"family":"Doblin","given":"Rick"}],"issued":{"date-parts":[["2020",11,24]]}}}],"schema":"https://github.com/citation-style-language/schema/raw/master/csl-citation.json"} </w:instrText>
      </w:r>
      <w:r w:rsidRPr="00132AA4">
        <w:rPr>
          <w:color w:val="000000" w:themeColor="text1"/>
          <w:lang w:val="en-US"/>
        </w:rPr>
        <w:fldChar w:fldCharType="separate"/>
      </w:r>
      <w:r w:rsidRPr="00132AA4">
        <w:rPr>
          <w:color w:val="000000" w:themeColor="text1"/>
          <w:lang w:val="en-US" w:eastAsia="en-US"/>
        </w:rPr>
        <w:t>Bouso et al., 2008; Danforth et al., 2018; Dos Santos et al., 2021; Holze et al., 2023; Maples-Keller JL, 2022; Mitchell et al., 2021, 2023; Mithoefer et al., 2011; Pacey, s. d.; Robison et al., 2025; Tomsovic &amp; Edwards, 1970; Wolfson et al., 2020)</w:t>
      </w:r>
      <w:r w:rsidRPr="00132AA4">
        <w:rPr>
          <w:color w:val="000000" w:themeColor="text1"/>
          <w:lang w:val="en-US"/>
        </w:rPr>
        <w:fldChar w:fldCharType="end"/>
      </w:r>
      <w:r w:rsidRPr="00132AA4">
        <w:rPr>
          <w:color w:val="000000" w:themeColor="text1"/>
          <w:lang w:val="en-US"/>
        </w:rPr>
        <w:t xml:space="preserve">, active non-psychedelic placebos in 9 studies (31.0% ; </w:t>
      </w:r>
      <w:r w:rsidRPr="00132AA4">
        <w:rPr>
          <w:color w:val="000000" w:themeColor="text1"/>
          <w:lang w:val="en-US"/>
        </w:rPr>
        <w:fldChar w:fldCharType="begin"/>
      </w:r>
      <w:r w:rsidR="00150F74">
        <w:rPr>
          <w:color w:val="000000" w:themeColor="text1"/>
          <w:lang w:val="en-US"/>
        </w:rPr>
        <w:instrText xml:space="preserve"> ADDIN ZOTERO_ITEM CSL_CITATION {"citationID":"yqzY1gp8","properties":{"formattedCitation":"(Back et al., 2024; Bogenschutz et al., 2022; R. Carhart-Harris et al., 2021; Hollister et al., 1969; Palhano-Fontes et al., 2019; Raison et al., 2023; Rieser et al., 2025; Ross et al., 2016; Von Rotz et al., 2023)","plainCitation":"(Back et al., 2024; Bogenschutz et al., 2022; R. Carhart-Harris et al., 2021; Hollister et al., 1969; Palhano-Fontes et al., 2019; Raison et al., 2023; Rieser et al., 2025; Ross et al., 2016; Von Rotz et al., 2023)","dontUpdate":true,"noteIndex":0},"citationItems":[{"id":530,"uris":["http://zotero.org/users/4564126/items/3X45KU2G"],"itemData":{"id":530,"type":"article-journal","abstract":"IMPORTANCE: The psychological morbidity experienced by physicians, advanced practice practitioners (APPs), and nurses from working during the COVID-19  pandemic includes burnout, depression, and posttraumatic stress disorder (PTSD).  OBJECTIVE: To investigate whether psilocybin therapy could improve symptoms of  depression, burnout, and PTSD in US clinicians who developed these symptoms from  frontline clinical work during the pandemic. DESIGN, SETTING, AND PARTICIPANTS:  This double-blind randomized clinical trial enrolled participants from February  to December 2022. Participants included physicians, APPs, and nurses who provided  frontline care for more than 1 month during the pandemic and had no prepandemic  mental health diagnoses but had moderate or severe symptoms of depression at  enrollment. Participants were randomly assigned to either the psilocybin or  niacin arm. Data analysis was conducted between December 2023 and May 2024 and  was based on the intention-to-treat principle. INTERVENTION: One intervention  episode consisted of 2 preparation visits, 1 medication session, and 3  integration visits. At the medication session, participants received psilocybin,  25 mg, or niacin, 100 mg, orally. MAIN OUTCOME AND MEASURES: The primary outcome  was a change from baseline (preparation 1 session) to day 28 (after medication  administration) in symptoms of depression as measured by the  clinician-administered Montgomery-Asberg Depression Rating Scale (MADRS) used by  blinded raters. The secondary outcomes were a change in symptoms of burnout  (measured with the Stanford Professional Fulfillment Index [SPFI]) and symptoms  of PTSD (measured with the Posttraumatic Stress Disorder Checklist for Diagnostic  and Statistical Manual of Mental Disorders, Fifth Edition [PCL-5]). RESULTS: A  total of 30 clinicians (15 females [50%]; mean [range] age, 38 [29-60] years)  participated, of whom 15 were randomly assigned to receive psilocybin and 15 to  receive niacin. The mean change in symptoms of depression (MADRS scores) from  preparation 1 session to day 28 was -21.33 (7.84) in the psilocybin arm compared  with -9.33 (7.32) in the niacin arm, with a mean difference between arms of  -12.00 (95% CI, -17.67 to -6.33; P &lt; .001), a decrease in MADRS scores indicating  improvement. The mean change in SPFI scores from preparation 1 session to day 28  showed a numerically larger improvement in symptoms of burnout in the psilocybin  compared with the niacin arm (-6.40 [5.00] vs -2.33 [5.97]; P = .05) but was not  statistically significant. Since the SPFI score change did not reach statistical  significance, the PCL-5 score change was evaluated descriptively. The mean change  in PCL-5 scores showed a numerically larger decrease in symptoms of PTSD from  preparation 1 session to day 28 in the psilocybin vs the niacin arm (-16.67  [15.04] vs -6.73 [10.69]), but this difference was not statistically tested.  CONCLUSIONS AND RELEVANCE: This randomized clinical trial found that psilocybin  therapy resulted in a significant, sustained reduction in symptoms of depression  experienced by clinicians after frontline work during the COVID-19 pandemic. The  findings establish psilocybin therapy as a new paradigm of treatment for this  postpandemic condition. TRIAL REGISTRATION: ClinicalTrials.gov Identifier:  NCT05163496.","container-title":"JAMA network open","DOI":"10.1001/jamanetworkopen.2024.49026","ISSN":"2574-3805","issue":"12","journalAbbreviation":"JAMA Netw Open","language":"eng","note":"publisher-place: United States","page":"e2449026","PMID":"39636638","PMCID":"PMC11621983","title":"Psilocybin Therapy for Clinicians With Symptoms of Depression From Frontline Care During the COVID-19 Pandemic: A Randomized Clinical Trial.","volume":"7","author":[{"family":"Back","given":"Anthony L."},{"family":"Freeman-Young","given":"Timara K."},{"family":"Morgan","given":"Ladybird"},{"family":"Sethi","given":"Tanmeet"},{"family":"Baker","given":"Kelsey K."},{"family":"Myers","given":"Susanna"},{"family":"McGregor","given":"Bonnie A."},{"family":"Harvey","given":"Kalin"},{"family":"Tai","given":"Marlene"},{"family":"Kollefrath","given":"Austin"},{"family":"Thomas","given":"Brandon J."},{"family":"Sorta","given":"Dennis"},{"family":"Kaelen","given":"Mendel"},{"family":"Kelmendi","given":"Benjamin"},{"family":"Gooley","given":"Ted A."}],"issued":{"date-parts":[["2024",12,2]]}}},{"id":2982,"uris":["http://zotero.org/users/4564126/items/H6YHRFSR"],"itemData":{"id":2982,"type":"article-journal","abstract":"OBJECTIVE To evaluate whether 2 administrations of high-dose psilocybin improve the percentage of heavy drinking days in patients with AUD undergoing psychotherapy relative to outcomes observed with active placebo medication and psychotherapy. DESIGN, SETTING, AND PARTICIPANTS In this double-blind randomized clinical trial, participants were offered 12 weeks of manualized psychotherapy and were randomly assigned to receive psilocybin vs diphenhydramine during 2 day-long medication sessions at weeks 4 and 8. Outcomes were assessed over the 32-week double-blind period following the first dose of study medication. The study was conducted at 2 academic centers in the US. Participants were recruited from the community between March 12, 2014, and March 19, 2020. Adults aged 25 to 65 years with a DSM-IV diagnosis of alcohol dependence and at least 4 heavy drinking days during the 30 days prior to screening were included. Exclusion criteria included major psychiatric and drug use disorders, hallucinogen use, medical conditions that contraindicated the study medications, use of exclusionary medications, and current treatment for AUD. INTERVENTIONS Study medications were psilocybin, 25 mg/70 kg, vs diphenhydramine, 50 mg (first session), and psilocybin, 25-40 mg/70 kg, vs diphenhydramine, 50-100 mg (second session). Psychotherapy included motivational enhancement therapy and cognitive behavioral therapy. MAIN OUTCOMES AND MEASURES The primary outcome was percentage of heavy drinking days, assessed using a timeline followback interview, contrasted between groups over the 32-week period following the first administration of study medication using multivariate repeated-measures analysis of variance.\nRESULTS A total of 95 participants (mean [SD] age, 46 [12] years; 42 [44.2%] female) were randomized (49 to psilocybin and 46 to diphenhydramine). One participant (1.1%) was American Indian/Alaska Native, 3 (3.2%) were Asian, 4 (4.2%) were Black, 14 (14.7%) were Hispanic, and 75 (78.9%) were non-Hispanic White. Of the 95 randomized participants, 93 received at least 1 dose of study medication and were included in the primary outcome analysis. Percentage of heavy drinking days during the 32-week double-blind period was 9.7% for the psilocybin group and 23.6% for the diphenhydramine group, a mean difference of 13.9%; (95% CI, 3.0–24.7; F1,86 = 6.43; P = .01). Mean daily alcohol consumption (number of standard drinks per day) was also lower in the psilocybin group. There were no serious adverse events among participants who received psilocybin.\nCONCLUSIONS AND RELEVANCE Psilocybin administered in combination with psychotherapy produced robust decreases in percentage of heavy drinking days over and above those produced by active placebo and psychotherapy. These results provide support for further study of psilocybin-assisted treatment for AUD.","container-title":"JAMA Psychiatry","DOI":"10.1001/jamapsychiatry.2022.2096","ISSN":"2168-622X","issue":"10","journalAbbreviation":"JAMA Psychiatry","language":"en","page":"953","source":"DOI.org (Crossref)","title":"Percentage of Heavy Drinking Days Following Psilocybin-Assisted Psychotherapy vs Placebo in the Treatment of Adult Patients With Alcohol Use Disorder: A Randomized Clinical Trial","title-short":"Percentage of Heavy Drinking Days Following Psilocybin-Assisted Psychotherapy vs Placebo in the Treatment of Adult Patients With Alcohol Use Disorder","volume":"79","author":[{"family":"Bogenschutz","given":"Michael P."},{"family":"Ross","given":"Stephen"},{"family":"Bhatt","given":"Snehal"},{"family":"Baron","given":"Tara"},{"family":"Forcehimes","given":"Alyssa A."},{"family":"Laska","given":"Eugene"},{"family":"Mennenga","given":"Sarah E."},{"family":"O’Donnell","given":"Kelley"},{"family":"Owens","given":"Lindsey T."},{"family":"Podrebarac","given":"Samantha"},{"family":"Rotrosen","given":"John"},{"family":"Tonigan","given":"J. Scott"},{"family":"Worth","given":"Lindsay"}],"issued":{"date-parts":[["2022",10,1]]}}},{"id":738,"uris":["http://zotero.org/users/4564126/items/Q6FRP3NY"],"itemData":{"id":738,"type":"article-journal","abstract":"BACKGROUND: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J."}],"issued":{"date-parts":[["2021",4,15]]}}},{"id":2965,"uris":["http://zotero.org/users/4564126/items/QWXGANKD"],"itemData":{"id":2965,"type":"article-journal","container-title":"American Journal of Psychiatry","DOI":"10.1176/ajp.125.10.1352","ISSN":"0002-953X, 1535-7228","issue":"10","journalAbbreviation":"AJP","language":"en","page":"1352-1357","source":"DOI.org (Crossref)","title":"A Controlled Comparison of Lysergic Acid Diethylamide (LSD) and Dextroamphetamine in Alcoholics","volume":"125","author":[{"family":"Hollister","given":"Leo E."},{"family":"Shelton","given":"Jack"},{"family":"Krieger","given":"George"}],"issued":{"date-parts":[["1969",4]]}}},{"id":577,"uris":["http://zotero.org/users/4564126/items/DAZYZHDB"],"itemData":{"id":577,"type":"article-journal","abstract":"BACKGROUND: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B."}],"issued":{"date-parts":[["2019",3]]}}},{"id":2986,"uris":["http://zotero.org/users/4564126/items/ZJVKNIWA"],"itemData":{"id":2986,"type":"article-journal","abstract":"OBJECTIVE To evaluate the magnitude, timing, and durability of antidepressant effects and safety of a single dose of psilocybin in patients with MDD. DESIGN, SETTING, AND PARTICIPANTS In this phase 2 trial conducted between December 2019 and June 2022 at 11 research sites in the US, participants were randomized in a 1:1 ratio to receive a single dose of psilocybin vs niacin placebo administered with psychological support. Participants were adults aged 21 to 65 years with a Diagnostic and Statistical Manual of Mental Disorders, Fifth Edition diagnosis of MDD of at least 60 days’ duration and moderate or greater symptom severity. Exclusion criteria included history of psychosis or mania, active substance use disorder, and active suicidal ideation with intent. Participants taking psychotropic agents who otherwise met inclusion/exclusion criteria were eligible following medication taper. Primary and secondary outcomes and adverse events (AEs) were assessed at baseline (conducted within 7 days before dosing) and at 2, 8, 15, 29, and 43 days after dosing. INTERVENTIONS Interventions were a 25-mg dose of synthetic psilocybin or a 100-mg dose of niacin in identical-appearing capsules, each administered with psychological support. MAIN OUTCOMES AND MEASURES The primary outcome was change in central rater–assessed Montgomery-Asberg Depression Rating Scale (MADRS) score (range, 0-60; higher scores indicate more severe depression) from baseline to day 43. The key secondary outcome measure was change in MADRS score from baseline to day 8. Other secondary outcomes were change in Sheehan Disability Scale score from baseline to day 43 and MADRS-defined sustained response and remission. Participants, study site personnel, study sponsor, outcome assessors (raters), and statisticians were blinded to treatment assignment.\nRESULTS A total of 104 participants (mean [SD] age, 41.1 [11.3] years; 52 [50%] women) were randomized (51 to the psilocybin group and 53 to the niacin group). Psilocybin treatment was associated with significantly reduced MADRS scores compared with niacin from baseline to day 43 (mean difference,−12.3 [95% CI, −17.5 to −7.2]; P &lt;.001) and from baseline to day 8 (mean difference, −12.0 [95% CI, −16.6 to −7.4]; P &lt; .001). Psilocybin treatment was also associated with significantly reduced Sheehan Disability Scale scores compared with niacin (mean difference, −2.31 [95% CI, −3.50 to −1.11]; P &lt; .001) from baseline to day 43. More participants receiving psilocybin had sustained response (but not remission) than those receiving niacin. There were no serious treatment-emergent AEs; however, psilocybin treatment was associated with a higher rate of overall AEs and a higher rate of severe AEs.\nCONCLUSIONS AND RELEVANCE Psilocybin treatment was associated with a clinically significant sustained reduction in depressive symptoms and functional disability, without serious adverse events. These findings add to increasing evidence that psilocybin—when administered with psychological support—may hold promise as a novel intervention for MDD.","container-title":"JAMA","DOI":"10.1001/jama.2023.14530","ISSN":"0098-7484","issue":"9","journalAbbreviation":"JAMA","language":"en","page":"843","source":"DOI.org (Crossref)","title":"Single-Dose Psilocybin Treatment for Major Depressive Disorder: A Randomized Clinical Trial","title-short":"Single-Dose Psilocybin Treatment for Major Depressive Disorder","volume":"330","author":[{"family":"Raison","given":"Charles L."},{"family":"Sanacora","given":"Gerard"},{"family":"Woolley","given":"Joshua"},{"family":"Heinzerling","given":"Keith"},{"family":"Dunlop","given":"Boadie W."},{"family":"Brown","given":"Randall T."},{"family":"Kakar","given":"Rishi"},{"family":"Hassman","given":"Michael"},{"family":"Trivedi","given":"Rupal P."},{"family":"Robison","given":"Reid"},{"family":"Gukasyan","given":"Natalie"},{"family":"Nayak","given":"Sandeep M."},{"family":"Hu","given":"Xiaojue"},{"family":"O’Donnell","given":"Kelley C."},{"family":"Kelmendi","given":"Benjamin"},{"family":"Sloshower","given":"Jordan"},{"family":"Penn","given":"Andrew D."},{"family":"Bradley","given":"Ellen"},{"family":"Kelly","given":"Daniel F."},{"family":"Mletzko","given":"Tanja"},{"family":"Nicholas","given":"Christopher R."},{"family":"Hutson","given":"Paul R."},{"family":"Tarpley","given":"Gary"},{"family":"Utzinger","given":"Malynn"},{"family":"Lenoch","given":"Kelsey"},{"family":"Warchol","given":"Kasia"},{"family":"Gapasin","given":"Theraysa"},{"family":"Davis","given":"Mike C."},{"family":"Nelson-Douthit","given":"Courtney"},{"family":"Wilson","given":"Steffanie"},{"family":"Brown","given":"Carrie"},{"family":"Linton","given":"William"},{"family":"Johnson","given":"Matthew W."},{"family":"Ross","given":"Stephen"},{"family":"Griffiths","given":"Roland R."}],"issued":{"date-parts":[["2023",9,5]]}}},{"id":2987,"uris":["http://zotero.org/users/4564126/items/HZF876ZI"],"itemData":{"id":2987,"type":"article-journal","abstract":"Background Despite the promising therapeutic effects of psilocybin, its efﬁcacy in preventing relapse after withdrawal treatment for alcohol use disorder (AUD) remains unknown. This study aims to assess whether a single dose of psilocybin combined with brief psychotherapy could reduce relapse rates and alcohol use in AUD patients.","container-title":"eClinicalMedicine","DOI":"10.1016/j.eclinm.2025.103149","ISSN":"25895370","journalAbbreviation":"eClinicalMedicine","language":"en","page":"103149","source":"DOI.org (Crossref)","title":"Psilocybin-assisted therapy for relapse prevention in alcohol use disorder: a phase 2 randomized clinical trial","title-short":"Psilocybin-assisted therapy for relapse prevention in alcohol use disorder","volume":"82","author":[{"family":"Rieser","given":"Nathalie M."},{"family":"Bitar","given":"Raoul"},{"family":"Halm","given":"Simon"},{"family":"Rossgoderer","given":"Christina"},{"family":"Gubser","given":"Ladina P."},{"family":"Thévenaz","given":"Maeva"},{"family":"Kreis","given":"Yara"},{"family":"Von Rotz","given":"Robin"},{"family":"Nordt","given":"Carlos"},{"family":"Visentini","given":"Monika"},{"family":"Moujaes","given":"Flora"},{"family":"Engeli","given":"Etna J.E."},{"family":"Ort","given":"Andres"},{"family":"Seifritz","given":"Erich"},{"family":"Vollenweider","given":"Franz X."},{"family":"Herdener","given":"Marcus"},{"family":"Preller","given":"Katrin H."}],"issued":{"date-parts":[["2025",4]]}}},{"id":25,"uris":["http://zotero.org/users/4564126/items/5RSA8JBD"],"itemData":{"id":25,"type":"article-journal","abstract":"BACKGROUND: Clinically significant anxiety and depression are common in patients with cancer, and are associated with poor psychiatric and medical outcomes.  Historical and recent research suggests a role for psilocybin to treat  cancer-related anxiety and depression. METHODS: In this double-blind,  placebo-controlled, crossover trial, 29 patients with cancer-related anxiety and  depression were randomly assigned and received treatment with single-dose  psilocybin (0.3 mg/kg) or niacin, both in conjunction with psychotherapy. The  primary outcomes were anxiety and depression assessed between groups prior to the  crossover at 7 weeks. RESULTS: Prior to the crossover, psilocybin produced  immediate, substantial, and sustained improvements in anxiety and depression and  led to decreases in cancer-related demoralization and hopelessness, improved  spiritual wellbeing, and increased quality of life. At the 6.5-month follow-up,  psilocybin was associated with enduring anxiolytic and anti-depressant effects  (approximately 60-80% of participants continued with clinically significant  reductions in depression or anxiety), sustained benefits in existential distress  and quality of life, as well as improved attitudes towards death. The  psilocybin-induced mystical experience mediated the therapeutic effect of  psilocybin on anxiety and depression. CONCLUSIONS: In conjunction with  psychotherapy, single moderate-dose psilocybin produced rapid, robust and  enduring anxiolytic and anti-depressant effects in patients with cancer-related  psychological distress. TRIAL REGISTRATION: ClinicalTrials.gov Identifier:  NCT00957359.","container-title":"Journal of psychopharmacology (Oxford, England)","DOI":"10.1177/0269881116675512","ISSN":"1461-7285 0269-8811","issue":"12","journalAbbreviation":"J Psychopharmacol","language":"eng","license":"© The Author(s) 2016.","note":"publisher-place: United States","page":"1165-1180","PMID":"27909164","PMCID":"PMC5367551","title":"Rapid and sustained symptom reduction following psilocybin treatment for anxiety and depression in patients with life-threatening cancer: a randomized controlled  trial.","volume":"30","author":[{"family":"Ross","given":"Stephen"},{"family":"Bossis","given":"Anthony"},{"family":"Guss","given":"Jeffrey"},{"family":"Agin-Liebes","given":"Gabrielle"},{"family":"Malone","given":"Tara"},{"family":"Cohen","given":"Barry"},{"family":"Mennenga","given":"Sarah E."},{"family":"Belser","given":"Alexander"},{"family":"Kalliontzi","given":"Krystallia"},{"family":"Babb","given":"James"},{"family":"Su","given":"Zhe"},{"family":"Corby","given":"Patricia"},{"family":"Schmidt","given":"Brian L."}],"issued":{"date-parts":[["2016",12]]}}},{"id":2989,"uris":["http://zotero.org/users/4564126/items/LZ533Z6B"],"itemData":{"id":2989,"type":"article-journal","abstract":"Background Psilocybin has been suggested as a novel, rapid-acting treatment for depression. Two consecutive doses have been shown to markedly decrease symptom severity in an open-label setting or when compared to a waiting list group. To date, to our knowledge, no other trial compared a single, moderate dose of psilocybin to a placebo condition.","container-title":"eClinicalMedicine","DOI":"10.1016/j.eclinm.2022.101809","ISSN":"25895370","journalAbbreviation":"eClinicalMedicine","language":"en","page":"101809","source":"DOI.org (Crossref)","title":"Single-dose psilocybin-assisted therapy in major depressive disorder: a placebo-controlled, double-blind, randomised clinical trial","title-short":"Single-dose psilocybin-assisted therapy in major depressive disorder","volume":"56","author":[{"family":"Von Rotz","given":"Robin"},{"family":"Schindowski","given":"Eva M."},{"family":"Jungwirth","given":"Johannes"},{"family":"Schuldt","given":"Anna"},{"family":"Rieser","given":"Nathalie M."},{"family":"Zahoranszky","given":"Katharina"},{"family":"Seifritz","given":"Erich"},{"family":"Nowak","given":"Albina"},{"family":"Nowak","given":"Peter"},{"family":"Jäncke","given":"Lutz"},{"family":"Preller","given":"Katrin H."},{"family":"Vollenweider","given":"Franz X."}],"issued":{"date-parts":[["2023",2]]}}}],"schema":"https://github.com/citation-style-language/schema/raw/master/csl-citation.json"} </w:instrText>
      </w:r>
      <w:r w:rsidRPr="00132AA4">
        <w:rPr>
          <w:color w:val="000000" w:themeColor="text1"/>
          <w:lang w:val="en-US"/>
        </w:rPr>
        <w:fldChar w:fldCharType="separate"/>
      </w:r>
      <w:r w:rsidRPr="00132AA4">
        <w:rPr>
          <w:noProof/>
          <w:color w:val="000000" w:themeColor="text1"/>
          <w:lang w:val="en-US"/>
        </w:rPr>
        <w:t>Back et al., 2024; Bogenschutz et al., 2022; R. Carhart-Harris et al., 2021; Hollister et al., 1969; Palhano-Fontes et al., 2019; Raison et al., 2023; Rieser et al., 2025; Ross et al., 2016; Von Rotz et al., 2023)</w:t>
      </w:r>
      <w:r w:rsidRPr="00132AA4">
        <w:rPr>
          <w:color w:val="000000" w:themeColor="text1"/>
          <w:lang w:val="en-US"/>
        </w:rPr>
        <w:fldChar w:fldCharType="end"/>
      </w:r>
      <w:r w:rsidRPr="00132AA4">
        <w:rPr>
          <w:color w:val="000000" w:themeColor="text1"/>
          <w:lang w:val="en-US"/>
        </w:rPr>
        <w:t xml:space="preserve">, low-dose psychedelic comparators in 9 studies (31.0%; </w:t>
      </w:r>
      <w:r w:rsidRPr="00132AA4">
        <w:rPr>
          <w:color w:val="000000" w:themeColor="text1"/>
          <w:lang w:val="en-US"/>
        </w:rPr>
        <w:fldChar w:fldCharType="begin"/>
      </w:r>
      <w:r w:rsidR="00150F74">
        <w:rPr>
          <w:color w:val="000000" w:themeColor="text1"/>
          <w:lang w:val="en-US"/>
        </w:rPr>
        <w:instrText xml:space="preserve"> ADDIN ZOTERO_ITEM CSL_CITATION {"citationID":"7saAEsUm","properties":{"formattedCitation":"(R. Carhart-Harris et al., 2021; Gasser et al., 2014; Goodwin et al., 2022; Luquiens et al., 2025; Mertens et al., 2026; Mithoefer et al., 2018; M\\uc0\\u252{}ller et al., 2025; Oehen et al., 2013; Ot\\uc0\\u8217{}alora G et al., 2018)","plainCitation":"(R. Carhart-Harris et al., 2021; Gasser et al., 2014; Goodwin et al., 2022; Luquiens et al., 2025; Mertens et al., 2026; Mithoefer et al., 2018; Müller et al., 2025; Oehen et al., 2013; Ot’alora G et al., 2018)","dontUpdate":true,"noteIndex":0},"citationItems":[{"id":738,"uris":["http://zotero.org/users/4564126/items/Q6FRP3NY"],"itemData":{"id":738,"type":"article-journal","abstract":"BACKGROUND: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J."}],"issued":{"date-parts":[["2021",4,15]]}}},{"id":831,"uris":["http://zotero.org/users/4564126/items/6BTJMUZL"],"itemData":{"id":831,"type":"article-journal","abstract":"A double-blind, randomized, active placebo-controlled pilot study was conducted to examine safety and efficacy of lysergic acid diethylamide (LSD)-assisted  psychotherapy in 12 patients with anxiety associated with life-threatening  diseases. Treatment included drug-free psychotherapy sessions supplemented by two  LSD-assisted psychotherapy sessions 2 to 3 weeks apart. The participants received  either 200 μg of LSD (n = 8) or 20 μg of LSD with an open-label crossover to 200  μg of LSD after the initial blinded treatment was unmasked (n = 4). At the  2-month follow-up, positive trends were found via the State-Trait Anxiety  Inventory (STAI) in reductions in trait anxiety (p = 0.033) with an effect size  of 1.1, and state anxiety was significantly reduced (p = 0.021) with an effect  size of 1.2, with no acute or chronic adverse effects persisting beyond 1 day  after treatment or treatment-related serious adverse events. STAI reductions were  sustained for 12 months. These results indicate that when administered safely in  a methodologically rigorous medically supervised psychotherapeutic setting, LSD  can reduce anxiety, suggesting that larger controlled studies are warranted.","container-title":"The Journal of nervous and mental disease","DOI":"10.1097/NMD.0000000000000113","ISSN":"1539-736X 0022-3018","issue":"7","journalAbbreviation":"J Nerv Ment Dis","language":"eng","note":"publisher-place: United States","page":"513-520","PMID":"24594678","PMCID":"PMC4086777","title":"Safety and efficacy of lysergic acid diethylamide-assisted psychotherapy for anxiety associated with life-threatening diseases.","volume":"202","author":[{"family":"Gasser","given":"Peter"},{"family":"Holstein","given":"Dominique"},{"family":"Michel","given":"Yvonne"},{"family":"Doblin","given":"Rick"},{"family":"Yazar-Klosinski","given":"Berra"},{"family":"Passie","given":"Torsten"},{"family":"Brenneisen","given":"Rudolf"}],"issued":{"date-parts":[["2014",7]]}}},{"id":771,"uris":["http://zotero.org/users/4564126/items/JMQWUY4P"],"itemData":{"id":771,"type":"article-journal","abstract":"BACKGROUND: Psilocybin is being studied for use in treatment-resistant depression. METHODS: In this phase 2 double-blind trial, we randomly assigned  adults with treatment-resistant depression to receive a single dose of a  proprietary, synthetic formulation of psilocybin at a dose of 25 mg, 10 mg, or 1  mg (control), along with psychological support. The primary end point was the  change from baseline to week 3 in the total score on the Montgomery-Åsberg  Depression Rating Scale (MADRS; range, 0 to 60, with higher scores indicating  more severe depression). Secondary end points included response at week 3 (≥50%  decrease from baseline in the MADRS total score), remission at week 3 (MADRS  total score ≤10), and sustained response at 12 weeks (meeting response criteria  at week 3 and all subsequent visits). RESULTS: A total of 79 participants were in  the 25-mg group, 75 in the 10-mg group, and 79 in the 1-mg group. The mean MADRS  total score at baseline was 32 or 33 in each group. Least-squares mean changes  from baseline to week 3 in the score were -12.0 for 25 mg, -7.9 for 10 mg, and  -5.4 for 1 mg; the difference between the 25-mg group and 1-mg group was -6.6  (95% confidence interval [CI], -10.2 to -2.9; P&lt;0.001) and between the 10-mg  group and 1-mg group was -2.5 (95% CI, -6.2 to 1.2; P = 0.18). In the 25-mg  group, the incidences of response and remission at 3 weeks, but not sustained  response at 12 weeks, were generally supportive of the primary results. Adverse  events occurred in 179 of 233 participants (77%) and included headache, nausea,  and dizziness. Suicidal ideation or behavior or self-injury occurred in all dose  groups. CONCLUSIONS: In this phase 2 trial involving participants with  treatment-resistant depression, psilocybin at a single dose of 25 mg, but not 10  mg, reduced depression scores significantly more than a 1-mg dose over a period  of 3 weeks but was associated with adverse effects. Larger and longer trials,  including comparison with existing treatments, are required to determine the  efficacy and safety of psilocybin for this disorder. (Funded by COMPASS  Pathfinder; EudraCT number, 2017-003288-36; ClinicalTrials.gov number,  NCT03775200.).","container-title":"The New England journal of medicine","DOI":"10.1056/NEJMoa2206443","ISSN":"1533-4406 0028-4793","issue":"18","journalAbbreviation":"N Engl J Med","language":"eng","license":"Copyright © 2022 Massachusetts Medical Society.","note":"publisher-place: United States","page":"1637-1648","PMID":"36322843","title":"Single-Dose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 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Reemst","given":"Aumer","non-dropping-particle":"van"},{"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id":3026,"uris":["http://zotero.org/users/4564126/items/P45F8WJG"],"itemData":{"id":3026,"type":"article-journal","abstract":"Abstract\n            \n              Background and Aims\n              Psilocybin has emerged as a potential treatment for alcohol use disorder (AUD), but early efficacy data are inconsistent. Depression following alcohol detoxification significantly increases the risk of relapse. This pilot study aimed to evaluate the feasibility, acceptability, and preliminary efficacy of psilocybin‐assisted psychotherapy for patients with comorbid AUD and depression.\n            \n            \n              Design\n              A prospective, single‐center, double‐blind, parallel (2:1), randomized controlled pilot study.\n            \n            \n              Setting\n              The study was conducted in a French inpatient addiction treatment program offering intensive relapse prevention interventions.\n            \n            \n              Participants\n              \n                Of 350 screened patients, 30 adults (mean age 49 ± 10 years; 43% female) with severe AUD (\n                Diagnostic and Statistical Manual of Mental Disorders\n                , Fifth Edition [DSM‐5] criteria) and a Beck Depression Inventory‐II (BDI‐II) score ≥14 were included. Participants had completed detoxification between 14 and 60 days prior to inclusion.\n              \n            \n            \n              Interventions\n              Participants received either two oral sessions of 25 mg (n = 20) or 1 mg (n = 10) psilocybin‐assisted psychotherapy spaced three weeks apart, as an add‐on to standard care. Patients, investigators and outcome assessors were all blinded to patient group.\n            \n            \n              Measurements\n              The primary outcome was feasibility, according to participation in both dosing sessions and recruitment/inclusion rates. Secondary outcomes included alcohol use (Alcohol Timeline Followback), time to relapse, craving (Craving Experience Questionnaire), depression (BDI‐II), safety and blinding integrity.\n            \n            \n              Findings\n              One participant in the 25 mg group could not receive the second dose due to myocardial infarction occurring three days earlier, unrelated to the treatment. Four participants in the control group refused the second session after guessing their group assignment (p‐value = 0.019), with one participant self‐administering 3,4‐Methylenedioxymethamphetamine (MDMA). At 12 weeks, the 25 mg group showed significantly greater abstinent rate (11/20 (55%) vs 1/9 (11%) (one lost of follow up) (difference = −44%, [95% confidence interval [CI]: −82% to −5.9%]), p = 0.043), reductions in % drinking days −100 (−100 to −49) vs − 93 (−96 to 0), p = 0.038 and craving frequency −8 (−23 to −1) vs + 7 (−2 to 11), p = 0.045, respectively in the 25 vs 1 mg groups (median [25;75]). Relapse rates were 35% in the 25 mg group and 50% in the control group (HR = 0.52 [0.16 to1.65]). No efficacy differences were observed based on antidepressant use in terms of drinking and depression. Blinding was imperfect (correct guess by patients: 93.3%; investigators: 86.7%). Twenty‐five adverse events were reported in 10 patients (50%) in the 25 mg group versus 6 patients (60%) in the control group.\n            \n            \n              Conclusions\n              Psilocybin‐assisted psychotherapy appears feasible, acceptable, and safe in recently detoxified patients with comorbid alcohol use disorder and depression.","container-title":"Addiction","DOI":"10.1111/add.70152","ISSN":"0965-2140, 1360-0443","journalAbbreviation":"Addiction","language":"en","page":"add.70152","source":"DOI.org (Crossref)","title":"Psilocybin in alcohol use disorder and comorbid depressive symptoms: Results from a feasibility randomized clinical trial","title-short":"Psilocybin in alcohol use disorder and comorbid depressive symptoms","author":[{"family":"Luquiens","given":"Amandine"},{"family":"Belahda","given":"Dahbia"},{"family":"Graux","given":"Carine"},{"family":"Igounenc","given":"Noe"},{"family":"Serrand","given":"Chris"},{"family":"Rochefort","given":"Paul"},{"family":"Mura","given":"Thibault"},{"family":"Sergent","given":"Felix"}],"issued":{"date-parts":[["2025",7,24]]}}},{"id":3177,"uris":["http://zotero.org/users/4564126/items/B9BHUMLD"],"itemData":{"id":3177,"type":"article-journal","abstract":"Importance\n              Psilocybin shows promise in treating depression, although limitations of previous research warrant further research.\n            \n            \n              Objective\n              To investigate the efficacy and safety of oral psilocybin, 25 mg, with adjunct psychotherapy in treatment-resistant depression (TRD).\n            \n            \n              Design, Setting, and Participants\n              This was a 2-center, triple-blinded (investigator, participant, rater), phase 2b, active placebo-controlled randomized clinical trial. Participants were randomized to 4 groups in ratios 2:2:1:1, receiving 2 doses 6 weeks apart (week 0, week 6) as follows: (1) placebo (nicotinamide, 100 mg) then psilocybin, 25 mg; (2) psilocybin, 5 mg, then 25 mg; and (3) psilocybin, 25 mg, then 5 mg or psilocybin, 25 mg, twice embedded in psychotherapeutic sessions. Participants aged 25 to 65 years with TRD and withdrawn from antidepressant medication were recruited predominantly from 2 outpatient settings in Germany. Study data were analyzed from April 2024 to November 2025.\n            \n            \n              Interventions\n              Oral synthetic psilocybin, 25 mg; psilocybin, 5 mg; or nicotinamide, 100 mg administered with psychotherapeutic sessions.\n            \n            \n              Main Outcomes and Measures\n              The primary end point was treatment response (≥50% reduction on the Hamilton Rating Scale for Depression [HAMD17]) at week 6 before the second dose. Key secondary end points were response on the Beck Depression Inventory II (BDI-II) and mean change from baseline on the HAMD17 and BDI-II at week 6.\n            \n            \n              Results\n              \n                A total of 144 participants (mean [SD] age, 42.6 [10.8] years; 85 male [59.0%]) were randomized, and 142 were included in the primary efficacy analysis: psilocybin, 25 mg (n = 47), psilocybin, 5 mg (n = 48), and nicotinamide (n = 47). Response rates on the primary end point were 17.0% in the group receiving psilocybin, 25 mg; 12.5% in the group receiving psilocybin, 5 mg; and 10.6% in the group receiving nicotinamide. The first hierarchical comparison was nonsignificant (psilocybin, 25 mg vs nicotinamide, adjusted odds ratio [OR], 1.73; 95% CI, 0.53-6.23;\n                P\n                 = .19; 1-sided α\n                P\n                 = .03); consequently, further formal testing was not performed. Analyses of key secondary end points (mean changes from baseline on HAMD17 and BDI-II) provided exploratory evidence of a clinically meaningful effect of psilocybin, 25 mg. Psilocybin, 25 mg, was linked to adverse events, predominantly acutely, and was associated with higher reports of suicidal ideation on dosing days (4% vs 1%-2% in comparator conditions). Two serious adverse reactions were reported after psilocybin, 25 mg, including 1 case of hallucinogen persisting perception disorder.\n              \n            \n            \n              Conclusion and Relevance\n              In this randomized clinical trial, psilocybin, 25 mg, with adjunct psychotherapy, was associated with a clinically meaningful reduction in depressive symptoms in individuals with TRD, although findings did not show a significant effect on the primary outcome. The treatment was well tolerated by most participants, although safety signals were observed. While overall this constituted an inconclusive trial, these results add to the existing evidence on the potential of psilocybin treatment for depression.\n            \n            \n              Trial Registration\n              \n                ClinicalTrials.gov Identifier:\n                NCT04670081","container-title":"JAMA Psychiatry","DOI":"10.1001/jamapsychiatry.2026.0132","ISSN":"2168-622X","journalAbbreviation":"JAMA Psychiatry","language":"en","source":"DOI.org (Crossref)","title":"Efficacy and Safety of Psilocybin in Treatment-Resistant Major Depression: The EPISODE Randomized Clinical Trial","title-short":"Efficacy and Safety of Psilocybin in Treatment-Resistant Major Depression","URL":"https://jamanetwork.com/journals/jamapsychiatry/fullarticle/2846478","author":[{"family":"Mertens","given":"Lea J."},{"family":"Koslowski","given":"Michael"},{"family":"Betzler","given":"Felix"},{"family":"Brand","given":"Manuela"},{"family":"Evens","given":"Ricarda"},{"family":"Kärtner","given":"Laura"},{"family":"Jungaberle","given":"Andrea"},{"family":"Jungaberle","given":"Henrik"},{"family":"Majić","given":"Tomislav"},{"family":"Schmitz","given":"Christian N."},{"family":"Ströhle","given":"Andreas"},{"family":"Scharf","given":"Dennis"},{"family":"Spangemacher","given":"Moritz"},{"family":"Wolff","given":"Max"},{"family":"Assadi","given":"Zahra"},{"family":"Bahri","given":"Scharif"},{"family":"Becher","given":"Lilith"},{"family":"Färber","given":"Luca V."},{"family":"Kirchen","given":"Niklas"},{"family":"Kulakova","given":"Eugenia"},{"family":"Kunz","given":"Linda"},{"family":"Meijer","given":"Andy"},{"family":"Rohrmoser","given":"Barbara"},{"family":"Wellek","given":"Stefan"},{"family":"Berger","given":"Moritz M."},{"family":"Gründer","given":"Gerhard"}],"accessed":{"date-parts":[["2026",3,23]]},"issued":{"date-parts":[["2026",3,18]]}}},{"id":3016,"uris":["http://zotero.org/users/4564126/items/7UW5469Z"],"itemData":{"id":3016,"type":"article-journal","container-title":"The Lancet Psychiatry","DOI":"10.1016/S2215-0366(18)30135-4","ISSN":"22150366","issue":"6","journalAbbreviation":"The Lancet Psychiatry","language":"en","page":"486-497","source":"DOI.org (Crossref)","title":"3,4-methylenedioxymethamphetamine (MDMA)-assisted psychotherapy for post-traumatic stress disorder in military veterans, firefighters, and police officers: a randomised, double-blind, dose-response, phase 2 clinical trial","title-short":"3,4-methylenedioxymethamphetamine (MDMA)-assisted psychotherapy for post-traumatic stress disorder in military veterans, firefighters, and police officers","volume":"5","author":[{"family":"Mithoefer","given":"Michael C"},{"family":"Mithoefer","given":"Ann T"},{"family":"Feduccia","given":"Allison A"},{"family":"Jerome","given":"Lisa"},{"family":"Wagner","given":"Mark"},{"family":"Wymer","given":"Joy"},{"family":"Holland","given":"Julie"},{"family":"Hamilton","given":"Scott"},{"family":"Yazar-Klosinski","given":"Berra"},{"family":"Emerson","given":"Amy"},{"family":"Doblin","given":"Rick"}],"issued":{"date-parts":[["2018",6]]}}},{"id":2943,"uris":["http://zotero.org/users/4564126/items/VCR8J7DW"],"itemData":{"id":2943,"type":"article-journal","abstract":"Summary Background This trial aimed to assess the efficacy of lysergic acid diethylamide (LSD)-assisted therapy in patients with moderate-to-severe major depressive disorder. Methods This was a randomized, parallel, double-blind, low-dose controlled trial (Clinicaltrials.gov: NCT03866252). Patients were randomly assigned in a 1:1 ratio to receive supportive psychotherapy and either 100 μg + 200 μg LSD or 25 μg + 25 μg LSD in two dosing sessions. The primary endpoints were the changes in scores on the Inventory of Depressive Symptomatology, in the Clinician-Rated (IDS-C) version (assessed by the treating therapist) and the Self-Rated (IDS-SR) version, from baseline to 2 weeks after the second administration. The IDS scores were also assessed 6 and 12 weeks after the second administration. Findings Thirty-one patients were randomized to the low-dose group, and 30 were randomized to the high-dose group. At the primary endpoint, least-squares mean change (LSM) in IDS-SR scores was −3.9 in the low-dose and −11.8 in the high-dose group (difference: −7.9; 95% CI, −16.0 to 0.3; effect size: −0.5; p = 0.059). LSM in IDS-C scores was −3.6 in the low-dose and −12.9 in the high-dose group (difference: −9.2; CI, −17.1 to −1.3; effect size: −0.6; p = 0.023; corrected &lt;0.05). However, significance was not reached after adjusting for baseline depression scores (p = 0.086). Both outcomes remained numerically consistent up to the final follow-up at 12 weeks. Adverse events were comparable between groups. Conclusions The findings of this exploratory study support further investigation of LSD-assisted therapy in depression in a larger phase 3 trial. Funding Gertrud Thalmann Fund for depression research.","container-title":"Med","DOI":"https://doi.org/10.1016/j.medj.2025.100725","ISSN":"2666-6340","issue":"9","page":"100725","title":"Efficacy and safety of low- versus high-dose-LSD-assisted therapy in patients with major depression: A randomized trial","volume":"6","author":[{"family":"Müller","given":"Felix"},{"family":"Zaczek","given":"Hannes"},{"family":"Becker","given":"Anna M."},{"family":"Ley","given":"Laura"},{"family":"Borgwardt","given":"Stefan"},{"family":"Jesus","given":"Joyce Santos","dropping-particle":"de"},{"family":"Loh","given":"Nico"},{"family":"Kohut","given":"Jan"},{"family":"Auernig","given":"Mathias"},{"family":"Boehlke","given":"Christopher"},{"family":"Liechti","given":"Matthias E."}],"issued":{"date-parts":[["2025"]]}}},{"id":3018,"uris":["http://zotero.org/users/4564126/items/FD5LP5XV"],"itemData":{"id":3018,"type":"article-journal","abstract":"Psychiatrists and psychotherapists in the US (1970s to 1985) and Switzerland (1988–1993) used MDMA legally as a prescription drug, to enhance the effectiveness of psychotherapy. Early reports suggest that it is useful in treating trauma-related disorders. Recently, the first completed pilot study of MDMA-assisted psychotherapy for PTSD yielded encouraging results. Designed to test the safety and efficacy of MDMA-assisted psychotherapy in patients with treatment-resistant PTSD; our randomized, double-blind, active-placebo controlled trial enrolled 12 patients for treatment with either low-dose (25 mg, plus 12.5 mg supplemental dose) or full-dose MDMA (125 mg, plus 62.5 mg supplemental dose). MDMA was administered during three experimental sessions, interspersed with weekly non-drug-based psychotherapy sessions. Outcome measures used were the Clinician-Administered PTSD Scale (CAPS) and the Posttraumatic Diagnostic Scale (PDS). Patients were assessed at baseline, three weeks after the second and third MDMA session (end of treatment), and at the 2-month and 1-year follow-ups.","container-title":"Journal of Psychopharmacology","DOI":"10.1177/0269881112464827","ISSN":"0269-8811, 1461-7285","issue":"1","journalAbbreviation":"J Psychopharmacol","language":"en","page":"40-52","source":"DOI.org (Crossref)","title":"A randomized, controlled pilot study of MDMA (±3,4-Methylenedioxymethamphetamine)-assisted psychotherapy for treatment of resistant, chronic Post-Traumatic Stress Disorder (PTSD)","volume":"27","author":[{"family":"Oehen","given":"Peter"},{"family":"Traber","given":"Rafael"},{"family":"Widmer","given":"Verena"},{"family":"Schnyder","given":"Ulrich"}],"issued":{"date-parts":[["2013",1]]}}},{"id":1291,"uris":["http://zotero.org/users/4564126/items/IZH4ERRD"],"itemData":{"id":1291,"type":"article-journal","abstract":"BACKGROUND: Posttraumatic stress disorder often does not resolve after conventional psychotherapies or pharmacotherapies. Pilot studies have reported  that 3,4-methylenedioxymethamphetamine (MDMA) combined with psychotherapy reduces  posttraumatic stress disorder symptoms. AIMS: This pilot dose response trial  assessed efficacy and safety of MDMA-assisted psychotherapy across multiple  therapy teams. METHODS: Twenty-eight people with chronic posttraumatic stress  disorder were randomized in a double-blind dose response comparison of two active  doses (100 and 125 mg) with a low dose (40 mg) of MDMA administered during  eight-hour psychotherapy sessions. Change in the Clinician-Administered PTSD  Scale total scores one month after two sessions of MDMA served as the primary  outcome. Active dose groups had one additional open-label session; the low dose  group crossed over for three open-label active dose sessions. A 12-month  follow-up assessment occurred after the final MDMA session. RESULTS: In the  intent-to-treat set, the active groups had the largest reduction in  Clinician-Administered PTSD Scale total scores at the primary endpoint, with mean  (standard deviation) changes of -26.3 (29.5) for 125 mg, -24.4 (24.2) for 100 mg,  and -11.5 (21.2) for 40 mg, though statistical significance was reached only in  the per protocol set ( p=0.03). Posttraumatic stress disorder symptoms remained  lower than baseline at 12-month follow-up ( p&lt;0.001) with 76% ( n=25) not meeting  posttraumatic stress disorder criteria. There were no drug-related serious  adverse events, and the treatment was well-tolerated. CONCLUSIONS: Our findings  support previous investigations of MDMA-assisted psychotherapy as an innovative,  efficacious treatment for posttraumatic stress disorder.","container-title":"Journal of psychopharmacology (Oxford, England)","DOI":"10.1177/0269881118806297","ISSN":"1461-7285 0269-8811","issue":"12","journalAbbreviation":"J Psychopharmacol","language":"eng","note":"publisher-place: United States","page":"1295-1307","PMID":"30371148","PMCID":"PMC6247454","title":"3,4-Methylenedioxymethamphetamine-assisted psychotherapy for treatment of chronic posttraumatic stress disorder: A randomized phase 2 controlled trial.","volume":"32","author":[{"family":"Ot'alora G","given":"Marcela"},{"family":"Grigsby","given":"Jim"},{"family":"Poulter","given":"Bruce"},{"family":"Van Derveer","given":"Joseph W. 3rd"},{"family":"Giron","given":"Sara Gael"},{"family":"Jerome","given":"Lisa"},{"family":"Feduccia","given":"Allison A."},{"family":"Hamilton","given":"Scott"},{"family":"Yazar-Klosinski","given":"Berra"},{"family":"Emerson","given":"Amy"},{"family":"Mithoefer","given":"Michael C."},{"family":"Doblin","given":"Rick"}],"issued":{"date-parts":[["2018",12]]}}}],"schema":"https://github.com/citation-style-language/schema/raw/master/csl-citation.json"} </w:instrText>
      </w:r>
      <w:r w:rsidRPr="00132AA4">
        <w:rPr>
          <w:color w:val="000000" w:themeColor="text1"/>
          <w:lang w:val="en-US"/>
        </w:rPr>
        <w:fldChar w:fldCharType="separate"/>
      </w:r>
      <w:r w:rsidRPr="00132AA4">
        <w:rPr>
          <w:color w:val="000000" w:themeColor="text1"/>
          <w:lang w:val="en-US" w:eastAsia="en-US"/>
        </w:rPr>
        <w:t>R. Carhart-Harris et al., 2021; Gasser et al., 2014; Goodwin et al., 2022; Luquiens et al., 2025; Mertens et al., 2026; Mithoefer et al., 2018; Müller et al., 2025; Oehen et al., 2013; Ot’alora G et al., 2018)</w:t>
      </w:r>
      <w:r w:rsidRPr="00132AA4">
        <w:rPr>
          <w:color w:val="000000" w:themeColor="text1"/>
          <w:lang w:val="en-US"/>
        </w:rPr>
        <w:fldChar w:fldCharType="end"/>
      </w:r>
      <w:r w:rsidRPr="00132AA4">
        <w:rPr>
          <w:color w:val="000000" w:themeColor="text1"/>
          <w:lang w:val="en-US"/>
        </w:rPr>
        <w:t xml:space="preserve"> and SSRI comparators in 1 trial (3.4%; </w:t>
      </w:r>
      <w:r w:rsidRPr="00132AA4">
        <w:rPr>
          <w:color w:val="000000" w:themeColor="text1"/>
          <w:lang w:val="en-US"/>
        </w:rPr>
        <w:fldChar w:fldCharType="begin"/>
      </w:r>
      <w:r w:rsidRPr="00132AA4">
        <w:rPr>
          <w:color w:val="000000" w:themeColor="text1"/>
          <w:lang w:val="en-US"/>
        </w:rPr>
        <w:instrText xml:space="preserve"> ADDIN ZOTERO_ITEM CSL_CITATION {"citationID":"MpgM2YCK","properties":{"formattedCitation":"(R. Carhart-Harris et al., 2021)","plainCitation":"(R. Carhart-Harris et al., 2021)","noteIndex":0},"citationItems":[{"id":738,"uris":["http://zotero.org/users/4564126/items/Q6FRP3NY"],"itemData":{"id":738,"type":"article-journal","abstract":"BACKGROUND: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J."}],"issued":{"date-parts":[["2021",4,15]]}}}],"schema":"https://github.com/citation-style-language/schema/raw/master/csl-citation.json"} </w:instrText>
      </w:r>
      <w:r w:rsidRPr="00132AA4">
        <w:rPr>
          <w:color w:val="000000" w:themeColor="text1"/>
          <w:lang w:val="en-US"/>
        </w:rPr>
        <w:fldChar w:fldCharType="separate"/>
      </w:r>
      <w:r w:rsidR="00A32AD6">
        <w:rPr>
          <w:noProof/>
          <w:color w:val="000000" w:themeColor="text1"/>
          <w:lang w:val="en-US"/>
        </w:rPr>
        <w:t>(R. Carhart-Harris et al., 2021)</w:t>
      </w:r>
      <w:r w:rsidRPr="00132AA4">
        <w:rPr>
          <w:color w:val="000000" w:themeColor="text1"/>
          <w:lang w:val="en-US"/>
        </w:rPr>
        <w:fldChar w:fldCharType="end"/>
      </w:r>
      <w:r w:rsidRPr="00132AA4">
        <w:rPr>
          <w:color w:val="000000" w:themeColor="text1"/>
          <w:lang w:val="en-US"/>
        </w:rPr>
        <w:t>, with some trials contributing to more than one comparator category (</w:t>
      </w:r>
      <w:proofErr w:type="spellStart"/>
      <w:r w:rsidRPr="00132AA4">
        <w:rPr>
          <w:color w:val="000000" w:themeColor="text1"/>
          <w:lang w:val="en-US"/>
        </w:rPr>
        <w:t>eg.</w:t>
      </w:r>
      <w:proofErr w:type="spellEnd"/>
      <w:r w:rsidRPr="00132AA4">
        <w:rPr>
          <w:color w:val="000000" w:themeColor="text1"/>
          <w:lang w:val="en-US"/>
        </w:rPr>
        <w:t xml:space="preserve"> </w:t>
      </w:r>
      <w:r w:rsidRPr="00132AA4">
        <w:rPr>
          <w:color w:val="000000" w:themeColor="text1"/>
          <w:lang w:val="en-US"/>
        </w:rPr>
        <w:fldChar w:fldCharType="begin"/>
      </w:r>
      <w:r w:rsidRPr="00132AA4">
        <w:rPr>
          <w:color w:val="000000" w:themeColor="text1"/>
          <w:lang w:val="en-US"/>
        </w:rPr>
        <w:instrText xml:space="preserve"> ADDIN ZOTERO_ITEM CSL_CITATION {"citationID":"miXRj2bA","properties":{"formattedCitation":"(R. Carhart-Harris et al., 2021; Mertens et al., 2026)","plainCitation":"(R. Carhart-Harris et al., 2021; Mertens et al., 2026)","noteIndex":0},"citationItems":[{"id":738,"uris":["http://zotero.org/users/4564126/items/Q6FRP3NY"],"itemData":{"id":738,"type":"article-journal","abstract":"BACKGROUND: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J."}],"issued":{"date-parts":[["2021",4,15]]}}},{"id":3177,"uris":["http://zotero.org/users/4564126/items/B9BHUMLD"],"itemData":{"id":3177,"type":"article-journal","abstract":"Importance\n              Psilocybin shows promise in treating depression, although limitations of previous research warrant further research.\n            \n            \n              Objective\n              To investigate the efficacy and safety of oral psilocybin, 25 mg, with adjunct psychotherapy in treatment-resistant depression (TRD).\n            \n            \n              Design, Setting, and Participants\n              This was a 2-center, triple-blinded (investigator, participant, rater), phase 2b, active placebo-controlled randomized clinical trial. Participants were randomized to 4 groups in ratios 2:2:1:1, receiving 2 doses 6 weeks apart (week 0, week 6) as follows: (1) placebo (nicotinamide, 100 mg) then psilocybin, 25 mg; (2) psilocybin, 5 mg, then 25 mg; and (3) psilocybin, 25 mg, then 5 mg or psilocybin, 25 mg, twice embedded in psychotherapeutic sessions. Participants aged 25 to 65 years with TRD and withdrawn from antidepressant medication were recruited predominantly from 2 outpatient settings in Germany. Study data were analyzed from April 2024 to November 2025.\n            \n            \n              Interventions\n              Oral synthetic psilocybin, 25 mg; psilocybin, 5 mg; or nicotinamide, 100 mg administered with psychotherapeutic sessions.\n            \n            \n              Main Outcomes and Measures\n              The primary end point was treatment response (≥50% reduction on the Hamilton Rating Scale for Depression [HAMD17]) at week 6 before the second dose. Key secondary end points were response on the Beck Depression Inventory II (BDI-II) and mean change from baseline on the HAMD17 and BDI-II at week 6.\n            \n            \n              Results\n              \n                A total of 144 participants (mean [SD] age, 42.6 [10.8] years; 85 male [59.0%]) were randomized, and 142 were included in the primary efficacy analysis: psilocybin, 25 mg (n = 47), psilocybin, 5 mg (n = 48), and nicotinamide (n = 47). Response rates on the primary end point were 17.0% in the group receiving psilocybin, 25 mg; 12.5% in the group receiving psilocybin, 5 mg; and 10.6% in the group receiving nicotinamide. The first hierarchical comparison was nonsignificant (psilocybin, 25 mg vs nicotinamide, adjusted odds ratio [OR], 1.73; 95% CI, 0.53-6.23;\n                P\n                 = .19; 1-sided α\n                P\n                 = .03); consequently, further formal testing was not performed. Analyses of key secondary end points (mean changes from baseline on HAMD17 and BDI-II) provided exploratory evidence of a clinically meaningful effect of psilocybin, 25 mg. Psilocybin, 25 mg, was linked to adverse events, predominantly acutely, and was associated with higher reports of suicidal ideation on dosing days (4% vs 1%-2% in comparator conditions). Two serious adverse reactions were reported after psilocybin, 25 mg, including 1 case of hallucinogen persisting perception disorder.\n              \n            \n            \n              Conclusion and Relevance\n              In this randomized clinical trial, psilocybin, 25 mg, with adjunct psychotherapy, was associated with a clinically meaningful reduction in depressive symptoms in individuals with TRD, although findings did not show a significant effect on the primary outcome. The treatment was well tolerated by most participants, although safety signals were observed. While overall this constituted an inconclusive trial, these results add to the existing evidence on the potential of psilocybin treatment for depression.\n            \n            \n              Trial Registration\n              \n                ClinicalTrials.gov Identifier:\n                NCT04670081","container-title":"JAMA Psychiatry","DOI":"10.1001/jamapsychiatry.2026.0132","ISSN":"2168-622X","journalAbbreviation":"JAMA Psychiatry","language":"en","source":"DOI.org (Crossref)","title":"Efficacy and Safety of Psilocybin in Treatment-Resistant Major Depression: The EPISODE Randomized Clinical Trial","title-short":"Efficacy and Safety of Psilocybin in Treatment-Resistant Major Depression","URL":"https://jamanetwork.com/journals/jamapsychiatry/fullarticle/2846478","author":[{"family":"Mertens","given":"Lea J."},{"family":"Koslowski","given":"Michael"},{"family":"Betzler","given":"Felix"},{"family":"Brand","given":"Manuela"},{"family":"Evens","given":"Ricarda"},{"family":"Kärtner","given":"Laura"},{"family":"Jungaberle","given":"Andrea"},{"family":"Jungaberle","given":"Henrik"},{"family":"Majić","given":"Tomislav"},{"family":"Schmitz","given":"Christian N."},{"family":"Ströhle","given":"Andreas"},{"family":"Scharf","given":"Dennis"},{"family":"Spangemacher","given":"Moritz"},{"family":"Wolff","given":"Max"},{"family":"Assadi","given":"Zahra"},{"family":"Bahri","given":"Scharif"},{"family":"Becher","given":"Lilith"},{"family":"Färber","given":"Luca V."},{"family":"Kirchen","given":"Niklas"},{"family":"Kulakova","given":"Eugenia"},{"family":"Kunz","given":"Linda"},{"family":"Meijer","given":"Andy"},{"family":"Rohrmoser","given":"Barbara"},{"family":"Wellek","given":"Stefan"},{"family":"Berger","given":"Moritz M."},{"family":"Gründer","given":"Gerhard"}],"accessed":{"date-parts":[["2026",3,23]]},"issued":{"date-parts":[["2026",3,18]]}}}],"schema":"https://github.com/citation-style-language/schema/raw/master/csl-citation.json"} </w:instrText>
      </w:r>
      <w:r w:rsidRPr="00132AA4">
        <w:rPr>
          <w:color w:val="000000" w:themeColor="text1"/>
          <w:lang w:val="en-US"/>
        </w:rPr>
        <w:fldChar w:fldCharType="separate"/>
      </w:r>
      <w:r w:rsidR="00A32AD6">
        <w:rPr>
          <w:noProof/>
          <w:color w:val="000000" w:themeColor="text1"/>
          <w:lang w:val="en-US"/>
        </w:rPr>
        <w:t>(R. Carhart-Harris et al., 2021; Mertens et al., 2026)</w:t>
      </w:r>
      <w:r w:rsidRPr="00132AA4">
        <w:rPr>
          <w:color w:val="000000" w:themeColor="text1"/>
          <w:lang w:val="en-US"/>
        </w:rPr>
        <w:fldChar w:fldCharType="end"/>
      </w:r>
      <w:r w:rsidRPr="00132AA4">
        <w:rPr>
          <w:color w:val="000000" w:themeColor="text1"/>
          <w:lang w:val="en-US"/>
        </w:rPr>
        <w:t>.</w:t>
      </w:r>
    </w:p>
    <w:p w14:paraId="46A58D3D" w14:textId="7FD03347" w:rsidR="00FC19AC" w:rsidRPr="00132AA4" w:rsidRDefault="006E710C" w:rsidP="00FC19AC">
      <w:pPr>
        <w:spacing w:before="240" w:after="240" w:line="360" w:lineRule="auto"/>
        <w:rPr>
          <w:color w:val="000000" w:themeColor="text1"/>
          <w:lang w:val="en-US"/>
        </w:rPr>
      </w:pPr>
      <w:r w:rsidRPr="00132AA4">
        <w:rPr>
          <w:color w:val="000000" w:themeColor="text1"/>
          <w:lang w:val="en-US"/>
        </w:rPr>
        <w:t>The number of AE contrasts (k) denotes the number of adverse-event (AE) contrasts, defined as one active-dose versus reference-arm comparison for a single harmonized AE term at a given assessment window (acute session or follow-up). </w:t>
      </w:r>
      <w:r w:rsidR="00542108" w:rsidRPr="00132AA4">
        <w:rPr>
          <w:color w:val="000000" w:themeColor="text1"/>
          <w:lang w:val="en-US"/>
        </w:rPr>
        <w:t xml:space="preserve">During dosing sessions, </w:t>
      </w:r>
      <w:r w:rsidR="00081B70" w:rsidRPr="00132AA4">
        <w:rPr>
          <w:color w:val="000000" w:themeColor="text1"/>
          <w:lang w:val="en-US"/>
        </w:rPr>
        <w:t>ayahuasca</w:t>
      </w:r>
      <w:ins w:id="231" w:author="ESKINAZI Mickael" w:date="2026-05-15T15:54:00Z" w16du:dateUtc="2026-05-15T13:54:00Z">
        <w:r w:rsidR="00A32AD6">
          <w:rPr>
            <w:color w:val="000000" w:themeColor="text1"/>
            <w:lang w:val="en-US"/>
          </w:rPr>
          <w:t xml:space="preserve"> contributed to</w:t>
        </w:r>
      </w:ins>
      <w:r w:rsidR="00081B70" w:rsidRPr="00132AA4">
        <w:rPr>
          <w:color w:val="000000" w:themeColor="text1"/>
          <w:lang w:val="en-US"/>
        </w:rPr>
        <w:t xml:space="preserve"> </w:t>
      </w:r>
      <w:del w:id="232" w:author="ESKINAZI Mickael" w:date="2026-05-15T15:54:00Z" w16du:dateUtc="2026-05-15T13:54:00Z">
        <w:r w:rsidR="00081B70" w:rsidRPr="00132AA4" w:rsidDel="00A32AD6">
          <w:rPr>
            <w:color w:val="000000" w:themeColor="text1"/>
            <w:lang w:val="en-US"/>
          </w:rPr>
          <w:delText>k =</w:delText>
        </w:r>
      </w:del>
      <w:r w:rsidR="00081B70" w:rsidRPr="00132AA4">
        <w:rPr>
          <w:color w:val="000000" w:themeColor="text1"/>
          <w:lang w:val="en-US"/>
        </w:rPr>
        <w:t xml:space="preserve"> 31</w:t>
      </w:r>
      <w:ins w:id="233" w:author="ESKINAZI Mickael" w:date="2026-05-15T15:54:00Z" w16du:dateUtc="2026-05-15T13:54:00Z">
        <w:r w:rsidR="00A32AD6">
          <w:rPr>
            <w:color w:val="000000" w:themeColor="text1"/>
            <w:lang w:val="en-US"/>
          </w:rPr>
          <w:t xml:space="preserve"> contrasts</w:t>
        </w:r>
      </w:ins>
      <w:r w:rsidR="00081B70" w:rsidRPr="00132AA4">
        <w:rPr>
          <w:color w:val="000000" w:themeColor="text1"/>
          <w:lang w:val="en-US"/>
        </w:rPr>
        <w:t xml:space="preserve">, </w:t>
      </w:r>
      <w:r w:rsidR="00542108" w:rsidRPr="00132AA4">
        <w:rPr>
          <w:color w:val="000000" w:themeColor="text1"/>
          <w:lang w:val="en-US"/>
        </w:rPr>
        <w:t xml:space="preserve">LSD contributed </w:t>
      </w:r>
      <w:ins w:id="234" w:author="ESKINAZI Mickael" w:date="2026-05-15T15:54:00Z" w16du:dateUtc="2026-05-15T13:54:00Z">
        <w:r w:rsidR="00A32AD6">
          <w:rPr>
            <w:color w:val="000000" w:themeColor="text1"/>
            <w:lang w:val="en-US"/>
          </w:rPr>
          <w:t>to</w:t>
        </w:r>
      </w:ins>
      <w:del w:id="235" w:author="ESKINAZI Mickael" w:date="2026-05-15T15:54:00Z" w16du:dateUtc="2026-05-15T13:54:00Z">
        <w:r w:rsidR="00542108" w:rsidRPr="00132AA4" w:rsidDel="00A32AD6">
          <w:rPr>
            <w:color w:val="000000" w:themeColor="text1"/>
            <w:lang w:val="en-US"/>
          </w:rPr>
          <w:delText>k =</w:delText>
        </w:r>
      </w:del>
      <w:r w:rsidR="00542108" w:rsidRPr="00132AA4">
        <w:rPr>
          <w:color w:val="000000" w:themeColor="text1"/>
          <w:lang w:val="en-US"/>
        </w:rPr>
        <w:t xml:space="preserve"> </w:t>
      </w:r>
      <w:r w:rsidR="00E17D79" w:rsidRPr="00132AA4">
        <w:rPr>
          <w:color w:val="000000" w:themeColor="text1"/>
          <w:lang w:val="en-US"/>
        </w:rPr>
        <w:t>137</w:t>
      </w:r>
      <w:ins w:id="236" w:author="ESKINAZI Mickael" w:date="2026-05-15T15:54:00Z" w16du:dateUtc="2026-05-15T13:54:00Z">
        <w:r w:rsidR="00A32AD6">
          <w:rPr>
            <w:color w:val="000000" w:themeColor="text1"/>
            <w:lang w:val="en-US"/>
          </w:rPr>
          <w:t xml:space="preserve"> contrasts</w:t>
        </w:r>
      </w:ins>
      <w:r w:rsidRPr="00132AA4">
        <w:rPr>
          <w:color w:val="000000" w:themeColor="text1"/>
          <w:lang w:val="en-US"/>
        </w:rPr>
        <w:t xml:space="preserve">, </w:t>
      </w:r>
      <w:r w:rsidR="00542108" w:rsidRPr="00132AA4">
        <w:rPr>
          <w:color w:val="000000" w:themeColor="text1"/>
          <w:lang w:val="en-US"/>
        </w:rPr>
        <w:t xml:space="preserve">MDMA </w:t>
      </w:r>
      <w:ins w:id="237" w:author="ESKINAZI Mickael" w:date="2026-05-15T15:55:00Z" w16du:dateUtc="2026-05-15T13:55:00Z">
        <w:r w:rsidR="00A32AD6">
          <w:rPr>
            <w:color w:val="000000" w:themeColor="text1"/>
            <w:lang w:val="en-US"/>
          </w:rPr>
          <w:t xml:space="preserve">to </w:t>
        </w:r>
      </w:ins>
      <w:del w:id="238" w:author="ESKINAZI Mickael" w:date="2026-05-15T15:54:00Z" w16du:dateUtc="2026-05-15T13:54:00Z">
        <w:r w:rsidR="00542108" w:rsidRPr="00132AA4" w:rsidDel="00A32AD6">
          <w:rPr>
            <w:color w:val="000000" w:themeColor="text1"/>
            <w:lang w:val="en-US"/>
          </w:rPr>
          <w:delText xml:space="preserve">k = </w:delText>
        </w:r>
      </w:del>
      <w:r w:rsidR="00E17D79" w:rsidRPr="00132AA4">
        <w:rPr>
          <w:color w:val="000000" w:themeColor="text1"/>
          <w:lang w:val="en-US"/>
        </w:rPr>
        <w:t>160</w:t>
      </w:r>
      <w:ins w:id="239" w:author="ESKINAZI Mickael" w:date="2026-05-15T15:55:00Z" w16du:dateUtc="2026-05-15T13:55:00Z">
        <w:r w:rsidR="00A32AD6">
          <w:rPr>
            <w:color w:val="000000" w:themeColor="text1"/>
            <w:lang w:val="en-US"/>
          </w:rPr>
          <w:t xml:space="preserve"> contrasts and</w:t>
        </w:r>
      </w:ins>
      <w:del w:id="240" w:author="ESKINAZI Mickael" w:date="2026-05-15T15:55:00Z" w16du:dateUtc="2026-05-15T13:55:00Z">
        <w:r w:rsidR="00542108" w:rsidRPr="00132AA4" w:rsidDel="00A32AD6">
          <w:rPr>
            <w:color w:val="000000" w:themeColor="text1"/>
            <w:lang w:val="en-US"/>
          </w:rPr>
          <w:delText>,</w:delText>
        </w:r>
      </w:del>
      <w:r w:rsidR="00542108" w:rsidRPr="00132AA4">
        <w:rPr>
          <w:color w:val="000000" w:themeColor="text1"/>
          <w:lang w:val="en-US"/>
        </w:rPr>
        <w:t xml:space="preserve"> psilocybin </w:t>
      </w:r>
      <w:ins w:id="241" w:author="ESKINAZI Mickael" w:date="2026-05-15T15:55:00Z" w16du:dateUtc="2026-05-15T13:55:00Z">
        <w:r w:rsidR="00A32AD6">
          <w:rPr>
            <w:color w:val="000000" w:themeColor="text1"/>
            <w:lang w:val="en-US"/>
          </w:rPr>
          <w:t>to</w:t>
        </w:r>
      </w:ins>
      <w:del w:id="242" w:author="ESKINAZI Mickael" w:date="2026-05-15T15:55:00Z" w16du:dateUtc="2026-05-15T13:55:00Z">
        <w:r w:rsidR="00542108" w:rsidRPr="00132AA4" w:rsidDel="00A32AD6">
          <w:rPr>
            <w:color w:val="000000" w:themeColor="text1"/>
            <w:lang w:val="en-US"/>
          </w:rPr>
          <w:delText>k =</w:delText>
        </w:r>
      </w:del>
      <w:r w:rsidR="00542108" w:rsidRPr="00132AA4">
        <w:rPr>
          <w:color w:val="000000" w:themeColor="text1"/>
          <w:lang w:val="en-US"/>
        </w:rPr>
        <w:t xml:space="preserve"> 2</w:t>
      </w:r>
      <w:r w:rsidR="00E17D79" w:rsidRPr="00132AA4">
        <w:rPr>
          <w:color w:val="000000" w:themeColor="text1"/>
          <w:lang w:val="en-US"/>
        </w:rPr>
        <w:t>18</w:t>
      </w:r>
      <w:ins w:id="243" w:author="ESKINAZI Mickael" w:date="2026-05-15T15:55:00Z" w16du:dateUtc="2026-05-15T13:55:00Z">
        <w:r w:rsidR="00A32AD6">
          <w:rPr>
            <w:color w:val="000000" w:themeColor="text1"/>
            <w:lang w:val="en-US"/>
          </w:rPr>
          <w:t xml:space="preserve"> contrasts</w:t>
        </w:r>
      </w:ins>
      <w:r w:rsidR="00081B70" w:rsidRPr="00132AA4">
        <w:rPr>
          <w:color w:val="000000" w:themeColor="text1"/>
          <w:lang w:val="en-US"/>
        </w:rPr>
        <w:t>.</w:t>
      </w:r>
    </w:p>
    <w:p w14:paraId="70E4E125" w14:textId="77A6CA68" w:rsidR="000829E4" w:rsidRDefault="00CD0DB3" w:rsidP="00FC19AC">
      <w:pPr>
        <w:spacing w:before="240" w:after="240" w:line="360" w:lineRule="auto"/>
        <w:rPr>
          <w:ins w:id="244" w:author="ESKINAZI Mickael" w:date="2026-05-14T22:09:00Z" w16du:dateUtc="2026-05-14T20:09:00Z"/>
          <w:color w:val="000000" w:themeColor="text1"/>
          <w:lang w:val="en-US"/>
        </w:rPr>
      </w:pPr>
      <w:r w:rsidRPr="00132AA4">
        <w:rPr>
          <w:color w:val="000000" w:themeColor="text1"/>
          <w:lang w:val="en-US"/>
        </w:rPr>
        <w:t>Follow-up AE data were available only for LSD</w:t>
      </w:r>
      <w:r w:rsidR="00E17D79" w:rsidRPr="00132AA4">
        <w:rPr>
          <w:color w:val="000000" w:themeColor="text1"/>
          <w:lang w:val="en-US"/>
        </w:rPr>
        <w:t xml:space="preserve">, </w:t>
      </w:r>
      <w:r w:rsidRPr="00132AA4">
        <w:rPr>
          <w:color w:val="000000" w:themeColor="text1"/>
          <w:lang w:val="en-US"/>
        </w:rPr>
        <w:t>MDMA</w:t>
      </w:r>
      <w:r w:rsidR="00E17D79" w:rsidRPr="00132AA4">
        <w:rPr>
          <w:color w:val="000000" w:themeColor="text1"/>
          <w:lang w:val="en-US"/>
        </w:rPr>
        <w:t xml:space="preserve"> and psilocybin</w:t>
      </w:r>
      <w:r w:rsidRPr="00132AA4">
        <w:rPr>
          <w:color w:val="000000" w:themeColor="text1"/>
          <w:lang w:val="en-US"/>
        </w:rPr>
        <w:t xml:space="preserve">. In MDMA trials, follow-up AEs were systematically collected during the subacute post-session period, typically up to </w:t>
      </w:r>
      <w:r w:rsidR="00C84CD8" w:rsidRPr="00132AA4">
        <w:rPr>
          <w:color w:val="000000" w:themeColor="text1"/>
          <w:lang w:val="en-US"/>
        </w:rPr>
        <w:t>seven</w:t>
      </w:r>
      <w:r w:rsidRPr="00132AA4">
        <w:rPr>
          <w:color w:val="000000" w:themeColor="text1"/>
          <w:lang w:val="en-US"/>
        </w:rPr>
        <w:t xml:space="preserve"> days after each dosing session, yielding k = </w:t>
      </w:r>
      <w:r w:rsidR="00E17D79" w:rsidRPr="00132AA4">
        <w:rPr>
          <w:color w:val="000000" w:themeColor="text1"/>
          <w:lang w:val="en-US"/>
        </w:rPr>
        <w:t>58</w:t>
      </w:r>
      <w:r w:rsidRPr="00132AA4">
        <w:rPr>
          <w:color w:val="000000" w:themeColor="text1"/>
          <w:lang w:val="en-US"/>
        </w:rPr>
        <w:t xml:space="preserve"> contrasts. In contrast, LSD trials employed more heterogeneous and generally longer follow-up windows extending beyond the acute session, resulting in k = 1</w:t>
      </w:r>
      <w:r w:rsidR="00E17D79" w:rsidRPr="00132AA4">
        <w:rPr>
          <w:color w:val="000000" w:themeColor="text1"/>
          <w:lang w:val="en-US"/>
        </w:rPr>
        <w:t>08</w:t>
      </w:r>
      <w:r w:rsidRPr="00132AA4">
        <w:rPr>
          <w:color w:val="000000" w:themeColor="text1"/>
          <w:lang w:val="en-US"/>
        </w:rPr>
        <w:t xml:space="preserve"> follow-up contrasts. </w:t>
      </w:r>
      <w:r w:rsidR="00E17D79" w:rsidRPr="00132AA4">
        <w:rPr>
          <w:color w:val="000000" w:themeColor="text1"/>
          <w:lang w:val="en-US"/>
        </w:rPr>
        <w:t xml:space="preserve">Follow-up </w:t>
      </w:r>
      <w:del w:id="245" w:author="ESKINAZI Mickael" w:date="2026-05-15T15:55:00Z" w16du:dateUtc="2026-05-15T13:55:00Z">
        <w:r w:rsidR="00E17D79" w:rsidRPr="00132AA4" w:rsidDel="00A32AD6">
          <w:rPr>
            <w:color w:val="000000" w:themeColor="text1"/>
            <w:lang w:val="en-US"/>
          </w:rPr>
          <w:delText>adverse events</w:delText>
        </w:r>
      </w:del>
      <w:ins w:id="246" w:author="ESKINAZI Mickael" w:date="2026-05-15T15:55:00Z" w16du:dateUtc="2026-05-15T13:55:00Z">
        <w:r w:rsidR="00A32AD6">
          <w:rPr>
            <w:color w:val="000000" w:themeColor="text1"/>
            <w:lang w:val="en-US"/>
          </w:rPr>
          <w:t>AEs</w:t>
        </w:r>
      </w:ins>
      <w:r w:rsidR="00E17D79" w:rsidRPr="00132AA4">
        <w:rPr>
          <w:color w:val="000000" w:themeColor="text1"/>
          <w:lang w:val="en-US"/>
        </w:rPr>
        <w:t xml:space="preserve"> for psilocybin were </w:t>
      </w:r>
      <w:r w:rsidR="00E17D79" w:rsidRPr="00132AA4">
        <w:rPr>
          <w:color w:val="000000" w:themeColor="text1"/>
          <w:lang w:val="en-US"/>
        </w:rPr>
        <w:lastRenderedPageBreak/>
        <w:t xml:space="preserve">available in a single study </w:t>
      </w:r>
      <w:r w:rsidR="00E17D79" w:rsidRPr="00132AA4">
        <w:rPr>
          <w:color w:val="000000" w:themeColor="text1"/>
          <w:lang w:val="en-US"/>
        </w:rPr>
        <w:fldChar w:fldCharType="begin"/>
      </w:r>
      <w:r w:rsidR="00E17D79" w:rsidRPr="00132AA4">
        <w:rPr>
          <w:color w:val="000000" w:themeColor="text1"/>
          <w:lang w:val="en-US"/>
        </w:rPr>
        <w:instrText xml:space="preserve"> ADDIN ZOTERO_ITEM CSL_CITATION {"citationID":"SX8o7Y26","properties":{"formattedCitation":"(Mertens et al., 2026)","plainCitation":"(Mertens et al., 2026)","noteIndex":0},"citationItems":[{"id":3177,"uris":["http://zotero.org/users/4564126/items/B9BHUMLD"],"itemData":{"id":3177,"type":"article-journal","abstract":"Importance\n              Psilocybin shows promise in treating depression, although limitations of previous research warrant further research.\n            \n            \n              Objective\n              To investigate the efficacy and safety of oral psilocybin, 25 mg, with adjunct psychotherapy in treatment-resistant depression (TRD).\n            \n            \n              Design, Setting, and Participants\n              This was a 2-center, triple-blinded (investigator, participant, rater), phase 2b, active placebo-controlled randomized clinical trial. Participants were randomized to 4 groups in ratios 2:2:1:1, receiving 2 doses 6 weeks apart (week 0, week 6) as follows: (1) placebo (nicotinamide, 100 mg) then psilocybin, 25 mg; (2) psilocybin, 5 mg, then 25 mg; and (3) psilocybin, 25 mg, then 5 mg or psilocybin, 25 mg, twice embedded in psychotherapeutic sessions. Participants aged 25 to 65 years with TRD and withdrawn from antidepressant medication were recruited predominantly from 2 outpatient settings in Germany. Study data were analyzed from April 2024 to November 2025.\n            \n            \n              Interventions\n              Oral synthetic psilocybin, 25 mg; psilocybin, 5 mg; or nicotinamide, 100 mg administered with psychotherapeutic sessions.\n            \n            \n              Main Outcomes and Measures\n              The primary end point was treatment response (≥50% reduction on the Hamilton Rating Scale for Depression [HAMD17]) at week 6 before the second dose. Key secondary end points were response on the Beck Depression Inventory II (BDI-II) and mean change from baseline on the HAMD17 and BDI-II at week 6.\n            \n            \n              Results\n              \n                A total of 144 participants (mean [SD] age, 42.6 [10.8] years; 85 male [59.0%]) were randomized, and 142 were included in the primary efficacy analysis: psilocybin, 25 mg (n = 47), psilocybin, 5 mg (n = 48), and nicotinamide (n = 47). Response rates on the primary end point were 17.0% in the group receiving psilocybin, 25 mg; 12.5% in the group receiving psilocybin, 5 mg; and 10.6% in the group receiving nicotinamide. The first hierarchical comparison was nonsignificant (psilocybin, 25 mg vs nicotinamide, adjusted odds ratio [OR], 1.73; 95% CI, 0.53-6.23;\n                P\n                 = .19; 1-sided α\n                P\n                 = .03); consequently, further formal testing was not performed. Analyses of key secondary end points (mean changes from baseline on HAMD17 and BDI-II) provided exploratory evidence of a clinically meaningful effect of psilocybin, 25 mg. Psilocybin, 25 mg, was linked to adverse events, predominantly acutely, and was associated with higher reports of suicidal ideation on dosing days (4% vs 1%-2% in comparator conditions). Two serious adverse reactions were reported after psilocybin, 25 mg, including 1 case of hallucinogen persisting perception disorder.\n              \n            \n            \n              Conclusion and Relevance\n              In this randomized clinical trial, psilocybin, 25 mg, with adjunct psychotherapy, was associated with a clinically meaningful reduction in depressive symptoms in individuals with TRD, although findings did not show a significant effect on the primary outcome. The treatment was well tolerated by most participants, although safety signals were observed. While overall this constituted an inconclusive trial, these results add to the existing evidence on the potential of psilocybin treatment for depression.\n            \n            \n              Trial Registration\n              \n                ClinicalTrials.gov Identifier:\n                NCT04670081","container-title":"JAMA Psychiatry","DOI":"10.1001/jamapsychiatry.2026.0132","ISSN":"2168-622X","journalAbbreviation":"JAMA Psychiatry","language":"en","source":"DOI.org (Crossref)","title":"Efficacy and Safety of Psilocybin in Treatment-Resistant Major Depression: The EPISODE Randomized Clinical Trial","title-short":"Efficacy and Safety of Psilocybin in Treatment-Resistant Major Depression","URL":"https://jamanetwork.com/journals/jamapsychiatry/fullarticle/2846478","author":[{"family":"Mertens","given":"Lea J."},{"family":"Koslowski","given":"Michael"},{"family":"Betzler","given":"Felix"},{"family":"Brand","given":"Manuela"},{"family":"Evens","given":"Ricarda"},{"family":"Kärtner","given":"Laura"},{"family":"Jungaberle","given":"Andrea"},{"family":"Jungaberle","given":"Henrik"},{"family":"Majić","given":"Tomislav"},{"family":"Schmitz","given":"Christian N."},{"family":"Ströhle","given":"Andreas"},{"family":"Scharf","given":"Dennis"},{"family":"Spangemacher","given":"Moritz"},{"family":"Wolff","given":"Max"},{"family":"Assadi","given":"Zahra"},{"family":"Bahri","given":"Scharif"},{"family":"Becher","given":"Lilith"},{"family":"Färber","given":"Luca V."},{"family":"Kirchen","given":"Niklas"},{"family":"Kulakova","given":"Eugenia"},{"family":"Kunz","given":"Linda"},{"family":"Meijer","given":"Andy"},{"family":"Rohrmoser","given":"Barbara"},{"family":"Wellek","given":"Stefan"},{"family":"Berger","given":"Moritz M."},{"family":"Gründer","given":"Gerhard"}],"accessed":{"date-parts":[["2026",3,23]]},"issued":{"date-parts":[["2026",3,18]]}}}],"schema":"https://github.com/citation-style-language/schema/raw/master/csl-citation.json"} </w:instrText>
      </w:r>
      <w:r w:rsidR="00E17D79" w:rsidRPr="00132AA4">
        <w:rPr>
          <w:color w:val="000000" w:themeColor="text1"/>
          <w:lang w:val="en-US"/>
        </w:rPr>
        <w:fldChar w:fldCharType="separate"/>
      </w:r>
      <w:r w:rsidR="00E17D79" w:rsidRPr="00132AA4">
        <w:rPr>
          <w:noProof/>
          <w:color w:val="000000" w:themeColor="text1"/>
          <w:lang w:val="en-US"/>
        </w:rPr>
        <w:t>(Mertens et al., 2026)</w:t>
      </w:r>
      <w:r w:rsidR="00E17D79" w:rsidRPr="00132AA4">
        <w:rPr>
          <w:color w:val="000000" w:themeColor="text1"/>
          <w:lang w:val="en-US"/>
        </w:rPr>
        <w:fldChar w:fldCharType="end"/>
      </w:r>
      <w:r w:rsidR="00E17D79" w:rsidRPr="00132AA4">
        <w:rPr>
          <w:color w:val="000000" w:themeColor="text1"/>
          <w:lang w:val="en-US"/>
        </w:rPr>
        <w:t>,</w:t>
      </w:r>
      <w:r w:rsidR="00E17D79" w:rsidRPr="00132AA4">
        <w:rPr>
          <w:color w:val="000000" w:themeColor="text1"/>
        </w:rPr>
        <w:t xml:space="preserve"> </w:t>
      </w:r>
      <w:proofErr w:type="spellStart"/>
      <w:r w:rsidR="00E17D79" w:rsidRPr="00132AA4">
        <w:rPr>
          <w:color w:val="000000" w:themeColor="text1"/>
        </w:rPr>
        <w:t>yielding</w:t>
      </w:r>
      <w:proofErr w:type="spellEnd"/>
      <w:r w:rsidR="00E17D79" w:rsidRPr="00132AA4">
        <w:rPr>
          <w:color w:val="000000" w:themeColor="text1"/>
        </w:rPr>
        <w:t xml:space="preserve"> 15 distinct adverse </w:t>
      </w:r>
      <w:proofErr w:type="spellStart"/>
      <w:r w:rsidR="00E17D79" w:rsidRPr="00132AA4">
        <w:rPr>
          <w:color w:val="000000" w:themeColor="text1"/>
        </w:rPr>
        <w:t>event</w:t>
      </w:r>
      <w:proofErr w:type="spellEnd"/>
      <w:r w:rsidR="00E17D79" w:rsidRPr="00132AA4">
        <w:rPr>
          <w:color w:val="000000" w:themeColor="text1"/>
        </w:rPr>
        <w:t xml:space="preserve"> </w:t>
      </w:r>
      <w:proofErr w:type="spellStart"/>
      <w:ins w:id="247" w:author="ESKINAZI Mickael" w:date="2026-05-15T15:56:00Z" w16du:dateUtc="2026-05-15T13:56:00Z">
        <w:r w:rsidR="00A32AD6">
          <w:rPr>
            <w:color w:val="000000" w:themeColor="text1"/>
          </w:rPr>
          <w:t>words</w:t>
        </w:r>
      </w:ins>
      <w:proofErr w:type="spellEnd"/>
      <w:del w:id="248" w:author="ESKINAZI Mickael" w:date="2026-05-15T15:56:00Z" w16du:dateUtc="2026-05-15T13:56:00Z">
        <w:r w:rsidR="00E17D79" w:rsidRPr="00132AA4" w:rsidDel="00A32AD6">
          <w:rPr>
            <w:color w:val="000000" w:themeColor="text1"/>
          </w:rPr>
          <w:delText>terms</w:delText>
        </w:r>
      </w:del>
      <w:r w:rsidR="00E17D79" w:rsidRPr="00132AA4">
        <w:rPr>
          <w:color w:val="000000" w:themeColor="text1"/>
          <w:lang w:val="en-US"/>
        </w:rPr>
        <w:t>. A</w:t>
      </w:r>
      <w:r w:rsidRPr="00132AA4">
        <w:rPr>
          <w:color w:val="000000" w:themeColor="text1"/>
          <w:lang w:val="en-US"/>
        </w:rPr>
        <w:t>yahuasca dataset contained session-only AE observations.</w:t>
      </w:r>
      <w:r w:rsidR="00C84CD8" w:rsidRPr="00132AA4">
        <w:rPr>
          <w:color w:val="000000" w:themeColor="text1"/>
          <w:lang w:val="en-US"/>
        </w:rPr>
        <w:t xml:space="preserve"> </w:t>
      </w:r>
      <w:r w:rsidR="00542108" w:rsidRPr="00132AA4">
        <w:rPr>
          <w:color w:val="000000" w:themeColor="text1"/>
          <w:lang w:val="en-US"/>
        </w:rPr>
        <w:t xml:space="preserve">The distribution of harmonized AE </w:t>
      </w:r>
      <w:ins w:id="249" w:author="ESKINAZI Mickael" w:date="2026-05-15T15:56:00Z" w16du:dateUtc="2026-05-15T13:56:00Z">
        <w:r w:rsidR="00A32AD6">
          <w:rPr>
            <w:color w:val="000000" w:themeColor="text1"/>
            <w:lang w:val="en-US"/>
          </w:rPr>
          <w:t>words</w:t>
        </w:r>
      </w:ins>
      <w:del w:id="250" w:author="ESKINAZI Mickael" w:date="2026-05-15T15:56:00Z" w16du:dateUtc="2026-05-15T13:56:00Z">
        <w:r w:rsidR="00542108" w:rsidRPr="00132AA4" w:rsidDel="00A32AD6">
          <w:rPr>
            <w:color w:val="000000" w:themeColor="text1"/>
            <w:lang w:val="en-US"/>
          </w:rPr>
          <w:delText>terms</w:delText>
        </w:r>
      </w:del>
      <w:r w:rsidR="00542108" w:rsidRPr="00132AA4">
        <w:rPr>
          <w:color w:val="000000" w:themeColor="text1"/>
          <w:lang w:val="en-US"/>
        </w:rPr>
        <w:t xml:space="preserve"> was broad: psilocybin (96 </w:t>
      </w:r>
      <w:ins w:id="251" w:author="ESKINAZI Mickael" w:date="2026-05-15T15:56:00Z" w16du:dateUtc="2026-05-15T13:56:00Z">
        <w:r w:rsidR="00A32AD6">
          <w:rPr>
            <w:color w:val="000000" w:themeColor="text1"/>
            <w:lang w:val="en-US"/>
          </w:rPr>
          <w:t>words</w:t>
        </w:r>
      </w:ins>
      <w:del w:id="252" w:author="ESKINAZI Mickael" w:date="2026-05-15T15:56:00Z" w16du:dateUtc="2026-05-15T13:56:00Z">
        <w:r w:rsidR="00542108" w:rsidRPr="00132AA4" w:rsidDel="00A32AD6">
          <w:rPr>
            <w:color w:val="000000" w:themeColor="text1"/>
            <w:lang w:val="en-US"/>
          </w:rPr>
          <w:delText>terms</w:delText>
        </w:r>
      </w:del>
      <w:r w:rsidR="00542108" w:rsidRPr="00132AA4">
        <w:rPr>
          <w:color w:val="000000" w:themeColor="text1"/>
          <w:lang w:val="en-US"/>
        </w:rPr>
        <w:t xml:space="preserve">), MDMA (70), LSD (62), and ayahuasca (12). A </w:t>
      </w:r>
      <w:r w:rsidR="00682EED" w:rsidRPr="00132AA4">
        <w:rPr>
          <w:color w:val="000000" w:themeColor="text1"/>
          <w:lang w:val="en-US"/>
        </w:rPr>
        <w:t>substance</w:t>
      </w:r>
      <w:r w:rsidR="00542108" w:rsidRPr="00132AA4">
        <w:rPr>
          <w:color w:val="000000" w:themeColor="text1"/>
          <w:lang w:val="en-US"/>
        </w:rPr>
        <w:t>-level summary of study counts, participants, dose range, comparator types, and AE availability is provided in Table 1.</w:t>
      </w:r>
    </w:p>
    <w:p w14:paraId="56E86E36" w14:textId="720D1A47" w:rsidR="00A32AD6" w:rsidRPr="00132AA4" w:rsidDel="00A32AD6" w:rsidRDefault="00A32AD6" w:rsidP="00FC19AC">
      <w:pPr>
        <w:spacing w:before="240" w:after="240" w:line="360" w:lineRule="auto"/>
        <w:rPr>
          <w:del w:id="253" w:author="ESKINAZI Mickael" w:date="2026-05-15T15:57:00Z" w16du:dateUtc="2026-05-15T13:57:00Z"/>
          <w:color w:val="000000" w:themeColor="text1"/>
          <w:lang w:val="en-US"/>
        </w:rPr>
      </w:pPr>
    </w:p>
    <w:p w14:paraId="41276609" w14:textId="20CB9DA4" w:rsidR="00682EED" w:rsidRPr="00132AA4" w:rsidRDefault="00542108" w:rsidP="00682EED">
      <w:pPr>
        <w:pStyle w:val="Titre3"/>
        <w:rPr>
          <w:color w:val="000000" w:themeColor="text1"/>
          <w:lang w:val="en-US"/>
        </w:rPr>
      </w:pPr>
      <w:bookmarkStart w:id="254" w:name="_fry09t11e395" w:colFirst="0" w:colLast="0"/>
      <w:bookmarkEnd w:id="145"/>
      <w:bookmarkEnd w:id="146"/>
      <w:bookmarkEnd w:id="254"/>
      <w:r w:rsidRPr="00132AA4">
        <w:rPr>
          <w:color w:val="000000" w:themeColor="text1"/>
          <w:lang w:val="en-US"/>
        </w:rPr>
        <w:t xml:space="preserve">3.2 </w:t>
      </w:r>
      <w:bookmarkStart w:id="255" w:name="_imwyismw5mzz" w:colFirst="0" w:colLast="0"/>
      <w:bookmarkEnd w:id="255"/>
      <w:r w:rsidR="005C6AD0" w:rsidRPr="00132AA4">
        <w:rPr>
          <w:color w:val="000000" w:themeColor="text1"/>
        </w:rPr>
        <w:t>D</w:t>
      </w:r>
      <w:r w:rsidR="00081B70" w:rsidRPr="00132AA4">
        <w:rPr>
          <w:color w:val="000000" w:themeColor="text1"/>
        </w:rPr>
        <w:t>ose–</w:t>
      </w:r>
      <w:proofErr w:type="spellStart"/>
      <w:r w:rsidR="00081B70" w:rsidRPr="00132AA4">
        <w:rPr>
          <w:color w:val="000000" w:themeColor="text1"/>
        </w:rPr>
        <w:t>response</w:t>
      </w:r>
      <w:proofErr w:type="spellEnd"/>
      <w:r w:rsidR="00081B70" w:rsidRPr="00132AA4">
        <w:rPr>
          <w:color w:val="000000" w:themeColor="text1"/>
        </w:rPr>
        <w:t xml:space="preserve"> </w:t>
      </w:r>
      <w:proofErr w:type="spellStart"/>
      <w:r w:rsidR="00081B70" w:rsidRPr="00132AA4">
        <w:rPr>
          <w:color w:val="000000" w:themeColor="text1"/>
        </w:rPr>
        <w:t>relationships</w:t>
      </w:r>
      <w:proofErr w:type="spellEnd"/>
      <w:r w:rsidR="00081B70" w:rsidRPr="00132AA4">
        <w:rPr>
          <w:color w:val="000000" w:themeColor="text1"/>
        </w:rPr>
        <w:t xml:space="preserve"> for </w:t>
      </w:r>
      <w:proofErr w:type="spellStart"/>
      <w:r w:rsidR="00081B70" w:rsidRPr="00132AA4">
        <w:rPr>
          <w:color w:val="000000" w:themeColor="text1"/>
        </w:rPr>
        <w:t>any</w:t>
      </w:r>
      <w:proofErr w:type="spellEnd"/>
      <w:r w:rsidR="00081B70" w:rsidRPr="00132AA4">
        <w:rPr>
          <w:color w:val="000000" w:themeColor="text1"/>
        </w:rPr>
        <w:t xml:space="preserve"> adverse </w:t>
      </w:r>
      <w:proofErr w:type="spellStart"/>
      <w:r w:rsidR="00081B70" w:rsidRPr="00132AA4">
        <w:rPr>
          <w:color w:val="000000" w:themeColor="text1"/>
        </w:rPr>
        <w:t>event</w:t>
      </w:r>
      <w:proofErr w:type="spellEnd"/>
      <w:r w:rsidR="00081B70" w:rsidRPr="00132AA4">
        <w:rPr>
          <w:color w:val="000000" w:themeColor="text1"/>
        </w:rPr>
        <w:t xml:space="preserve"> and time-</w:t>
      </w:r>
      <w:proofErr w:type="spellStart"/>
      <w:r w:rsidR="00081B70" w:rsidRPr="00132AA4">
        <w:rPr>
          <w:color w:val="000000" w:themeColor="text1"/>
        </w:rPr>
        <w:t>window</w:t>
      </w:r>
      <w:proofErr w:type="spellEnd"/>
      <w:r w:rsidR="00081B70" w:rsidRPr="00132AA4">
        <w:rPr>
          <w:color w:val="000000" w:themeColor="text1"/>
        </w:rPr>
        <w:t xml:space="preserve"> </w:t>
      </w:r>
      <w:proofErr w:type="spellStart"/>
      <w:r w:rsidR="00081B70" w:rsidRPr="00132AA4">
        <w:rPr>
          <w:color w:val="000000" w:themeColor="text1"/>
        </w:rPr>
        <w:t>effects</w:t>
      </w:r>
      <w:proofErr w:type="spellEnd"/>
    </w:p>
    <w:p w14:paraId="17577D64" w14:textId="64B5D4BA" w:rsidR="00CD0DB3" w:rsidRPr="00132AA4" w:rsidRDefault="003037B4" w:rsidP="00FC19AC">
      <w:pPr>
        <w:pStyle w:val="p1"/>
        <w:spacing w:line="360" w:lineRule="auto"/>
        <w:rPr>
          <w:color w:val="000000" w:themeColor="text1"/>
          <w:lang w:val="en-US"/>
        </w:rPr>
      </w:pPr>
      <w:r w:rsidRPr="00132AA4">
        <w:rPr>
          <w:color w:val="000000" w:themeColor="text1"/>
          <w:lang w:val="en-US"/>
        </w:rPr>
        <w:t xml:space="preserve">During the dosing session, all three substances with sufficient dose variation—LSD, MDMA, and psilocybin—showed a </w:t>
      </w:r>
      <w:ins w:id="256" w:author="ESKINAZI Mickael" w:date="2026-05-15T15:59:00Z" w16du:dateUtc="2026-05-15T13:59:00Z">
        <w:r w:rsidR="00A32AD6">
          <w:rPr>
            <w:color w:val="000000" w:themeColor="text1"/>
            <w:lang w:val="en-US"/>
          </w:rPr>
          <w:t>significant</w:t>
        </w:r>
      </w:ins>
      <w:del w:id="257" w:author="ESKINAZI Mickael" w:date="2026-05-15T15:59:00Z" w16du:dateUtc="2026-05-15T13:59:00Z">
        <w:r w:rsidRPr="00132AA4" w:rsidDel="00A32AD6">
          <w:rPr>
            <w:color w:val="000000" w:themeColor="text1"/>
            <w:lang w:val="en-US"/>
          </w:rPr>
          <w:delText>clear</w:delText>
        </w:r>
      </w:del>
      <w:r w:rsidRPr="00132AA4">
        <w:rPr>
          <w:color w:val="000000" w:themeColor="text1"/>
          <w:lang w:val="en-US"/>
        </w:rPr>
        <w:t xml:space="preserve"> overall dose–response relationship for adverse events. </w:t>
      </w:r>
      <w:proofErr w:type="spellStart"/>
      <w:r w:rsidRPr="00132AA4">
        <w:rPr>
          <w:color w:val="000000" w:themeColor="text1"/>
        </w:rPr>
        <w:t>These</w:t>
      </w:r>
      <w:proofErr w:type="spellEnd"/>
      <w:r w:rsidRPr="00132AA4">
        <w:rPr>
          <w:color w:val="000000" w:themeColor="text1"/>
        </w:rPr>
        <w:t xml:space="preserve"> global </w:t>
      </w:r>
      <w:proofErr w:type="spellStart"/>
      <w:r w:rsidRPr="00132AA4">
        <w:rPr>
          <w:color w:val="000000" w:themeColor="text1"/>
        </w:rPr>
        <w:t>effects</w:t>
      </w:r>
      <w:proofErr w:type="spellEnd"/>
      <w:r w:rsidRPr="00132AA4">
        <w:rPr>
          <w:color w:val="000000" w:themeColor="text1"/>
        </w:rPr>
        <w:t xml:space="preserve"> </w:t>
      </w:r>
      <w:proofErr w:type="spellStart"/>
      <w:r w:rsidRPr="00132AA4">
        <w:rPr>
          <w:color w:val="000000" w:themeColor="text1"/>
        </w:rPr>
        <w:t>reflect</w:t>
      </w:r>
      <w:proofErr w:type="spellEnd"/>
      <w:r w:rsidRPr="00132AA4">
        <w:rPr>
          <w:color w:val="000000" w:themeColor="text1"/>
        </w:rPr>
        <w:t xml:space="preserve"> cumulative AE </w:t>
      </w:r>
      <w:proofErr w:type="spellStart"/>
      <w:r w:rsidRPr="00132AA4">
        <w:rPr>
          <w:color w:val="000000" w:themeColor="text1"/>
        </w:rPr>
        <w:t>risk</w:t>
      </w:r>
      <w:proofErr w:type="spellEnd"/>
      <w:r w:rsidRPr="00132AA4">
        <w:rPr>
          <w:color w:val="000000" w:themeColor="text1"/>
        </w:rPr>
        <w:t xml:space="preserve"> </w:t>
      </w:r>
      <w:proofErr w:type="spellStart"/>
      <w:r w:rsidRPr="00132AA4">
        <w:rPr>
          <w:color w:val="000000" w:themeColor="text1"/>
        </w:rPr>
        <w:t>across</w:t>
      </w:r>
      <w:proofErr w:type="spellEnd"/>
      <w:r w:rsidRPr="00132AA4">
        <w:rPr>
          <w:color w:val="000000" w:themeColor="text1"/>
        </w:rPr>
        <w:t xml:space="preserve"> </w:t>
      </w:r>
      <w:proofErr w:type="spellStart"/>
      <w:r w:rsidRPr="00132AA4">
        <w:rPr>
          <w:color w:val="000000" w:themeColor="text1"/>
        </w:rPr>
        <w:t>heterogeneous</w:t>
      </w:r>
      <w:proofErr w:type="spellEnd"/>
      <w:r w:rsidRPr="00132AA4">
        <w:rPr>
          <w:color w:val="000000" w:themeColor="text1"/>
        </w:rPr>
        <w:t xml:space="preserve"> </w:t>
      </w:r>
      <w:proofErr w:type="spellStart"/>
      <w:r w:rsidRPr="00132AA4">
        <w:rPr>
          <w:color w:val="000000" w:themeColor="text1"/>
        </w:rPr>
        <w:t>events</w:t>
      </w:r>
      <w:proofErr w:type="spellEnd"/>
      <w:r w:rsidRPr="00132AA4">
        <w:rPr>
          <w:color w:val="000000" w:themeColor="text1"/>
        </w:rPr>
        <w:t xml:space="preserve">, consistent </w:t>
      </w:r>
      <w:proofErr w:type="spellStart"/>
      <w:r w:rsidRPr="00132AA4">
        <w:rPr>
          <w:color w:val="000000" w:themeColor="text1"/>
        </w:rPr>
        <w:t>with</w:t>
      </w:r>
      <w:proofErr w:type="spellEnd"/>
      <w:r w:rsidRPr="00132AA4">
        <w:rPr>
          <w:color w:val="000000" w:themeColor="text1"/>
        </w:rPr>
        <w:t xml:space="preserve"> diffuse dose-</w:t>
      </w:r>
      <w:proofErr w:type="spellStart"/>
      <w:r w:rsidRPr="00132AA4">
        <w:rPr>
          <w:color w:val="000000" w:themeColor="text1"/>
        </w:rPr>
        <w:t>related</w:t>
      </w:r>
      <w:proofErr w:type="spellEnd"/>
      <w:r w:rsidRPr="00132AA4">
        <w:rPr>
          <w:color w:val="000000" w:themeColor="text1"/>
        </w:rPr>
        <w:t xml:space="preserve"> </w:t>
      </w:r>
      <w:proofErr w:type="spellStart"/>
      <w:r w:rsidRPr="00132AA4">
        <w:rPr>
          <w:color w:val="000000" w:themeColor="text1"/>
        </w:rPr>
        <w:t>increases</w:t>
      </w:r>
      <w:proofErr w:type="spellEnd"/>
      <w:r w:rsidRPr="00132AA4">
        <w:rPr>
          <w:color w:val="000000" w:themeColor="text1"/>
        </w:rPr>
        <w:t xml:space="preserve"> </w:t>
      </w:r>
      <w:proofErr w:type="spellStart"/>
      <w:r w:rsidRPr="00132AA4">
        <w:rPr>
          <w:color w:val="000000" w:themeColor="text1"/>
        </w:rPr>
        <w:t>across</w:t>
      </w:r>
      <w:proofErr w:type="spellEnd"/>
      <w:r w:rsidRPr="00132AA4">
        <w:rPr>
          <w:color w:val="000000" w:themeColor="text1"/>
        </w:rPr>
        <w:t xml:space="preserve"> multiple </w:t>
      </w:r>
      <w:proofErr w:type="spellStart"/>
      <w:r w:rsidRPr="00132AA4">
        <w:rPr>
          <w:color w:val="000000" w:themeColor="text1"/>
        </w:rPr>
        <w:t>AEs</w:t>
      </w:r>
      <w:proofErr w:type="spellEnd"/>
      <w:r w:rsidRPr="00132AA4">
        <w:rPr>
          <w:color w:val="000000" w:themeColor="text1"/>
        </w:rPr>
        <w:t xml:space="preserve"> </w:t>
      </w:r>
      <w:proofErr w:type="spellStart"/>
      <w:r w:rsidRPr="00132AA4">
        <w:rPr>
          <w:color w:val="000000" w:themeColor="text1"/>
        </w:rPr>
        <w:t>rather</w:t>
      </w:r>
      <w:proofErr w:type="spellEnd"/>
      <w:r w:rsidRPr="00132AA4">
        <w:rPr>
          <w:color w:val="000000" w:themeColor="text1"/>
        </w:rPr>
        <w:t xml:space="preserve"> </w:t>
      </w:r>
      <w:proofErr w:type="spellStart"/>
      <w:r w:rsidRPr="00132AA4">
        <w:rPr>
          <w:color w:val="000000" w:themeColor="text1"/>
        </w:rPr>
        <w:t>than</w:t>
      </w:r>
      <w:proofErr w:type="spellEnd"/>
      <w:r w:rsidRPr="00132AA4">
        <w:rPr>
          <w:color w:val="000000" w:themeColor="text1"/>
        </w:rPr>
        <w:t xml:space="preserve"> a single dominant </w:t>
      </w:r>
      <w:proofErr w:type="spellStart"/>
      <w:r w:rsidRPr="00132AA4">
        <w:rPr>
          <w:color w:val="000000" w:themeColor="text1"/>
        </w:rPr>
        <w:t>event</w:t>
      </w:r>
      <w:proofErr w:type="spellEnd"/>
      <w:r w:rsidR="006E710C" w:rsidRPr="00132AA4">
        <w:rPr>
          <w:color w:val="000000" w:themeColor="text1"/>
          <w:lang w:val="en-US"/>
        </w:rPr>
        <w:t xml:space="preserve">. </w:t>
      </w:r>
      <w:r w:rsidR="00CD0DB3" w:rsidRPr="00132AA4">
        <w:rPr>
          <w:color w:val="000000" w:themeColor="text1"/>
          <w:lang w:val="en-US"/>
        </w:rPr>
        <w:t>Meta-regression omnibus tests for dose indicated a significant global dose–response association for LSD (Qₘ = 1</w:t>
      </w:r>
      <w:r w:rsidR="00E17D79" w:rsidRPr="00132AA4">
        <w:rPr>
          <w:color w:val="000000" w:themeColor="text1"/>
          <w:lang w:val="en-US"/>
        </w:rPr>
        <w:t>0.76</w:t>
      </w:r>
      <w:r w:rsidR="00CD0DB3" w:rsidRPr="00132AA4">
        <w:rPr>
          <w:color w:val="000000" w:themeColor="text1"/>
          <w:lang w:val="en-US"/>
        </w:rPr>
        <w:t xml:space="preserve">, p </w:t>
      </w:r>
      <w:r w:rsidR="00E17D79" w:rsidRPr="00132AA4">
        <w:rPr>
          <w:color w:val="000000" w:themeColor="text1"/>
          <w:lang w:val="en-US"/>
        </w:rPr>
        <w:t>= 0.01</w:t>
      </w:r>
      <w:r w:rsidR="00CD0DB3" w:rsidRPr="00132AA4">
        <w:rPr>
          <w:color w:val="000000" w:themeColor="text1"/>
          <w:lang w:val="en-US"/>
        </w:rPr>
        <w:t xml:space="preserve">), MDMA (Qₘ = </w:t>
      </w:r>
      <w:r w:rsidR="00E17D79" w:rsidRPr="00132AA4">
        <w:rPr>
          <w:color w:val="000000" w:themeColor="text1"/>
          <w:lang w:val="en-US"/>
        </w:rPr>
        <w:t>20.91</w:t>
      </w:r>
      <w:r w:rsidR="00CD0DB3" w:rsidRPr="00132AA4">
        <w:rPr>
          <w:color w:val="000000" w:themeColor="text1"/>
          <w:lang w:val="en-US"/>
        </w:rPr>
        <w:t xml:space="preserve">, p &lt; 0.001), and psilocybin (Qₘ = </w:t>
      </w:r>
      <w:r w:rsidR="00E17D79" w:rsidRPr="00132AA4">
        <w:rPr>
          <w:color w:val="000000" w:themeColor="text1"/>
          <w:lang w:val="en-US"/>
        </w:rPr>
        <w:t>61.13</w:t>
      </w:r>
      <w:r w:rsidR="00CD0DB3" w:rsidRPr="00132AA4">
        <w:rPr>
          <w:color w:val="000000" w:themeColor="text1"/>
          <w:lang w:val="en-US"/>
        </w:rPr>
        <w:t>, p &lt; 0.001), with non-linear dose–response patterns observed for all three substances (Figure 1</w:t>
      </w:r>
      <w:r w:rsidR="00B83814" w:rsidRPr="00132AA4">
        <w:rPr>
          <w:color w:val="000000" w:themeColor="text1"/>
          <w:lang w:val="en-US"/>
        </w:rPr>
        <w:t>, Table 2</w:t>
      </w:r>
      <w:r w:rsidR="00CD0DB3" w:rsidRPr="00132AA4">
        <w:rPr>
          <w:color w:val="000000" w:themeColor="text1"/>
          <w:lang w:val="en-US"/>
        </w:rPr>
        <w:t>).</w:t>
      </w:r>
    </w:p>
    <w:p w14:paraId="411CA6C1" w14:textId="40DF18EC" w:rsidR="00CD0DB3" w:rsidRPr="00132AA4" w:rsidRDefault="00CD0DB3" w:rsidP="00FC19AC">
      <w:pPr>
        <w:pStyle w:val="p1"/>
        <w:spacing w:line="360" w:lineRule="auto"/>
        <w:rPr>
          <w:color w:val="000000" w:themeColor="text1"/>
          <w:lang w:val="en-US"/>
        </w:rPr>
      </w:pPr>
      <w:r w:rsidRPr="00132AA4">
        <w:rPr>
          <w:color w:val="000000" w:themeColor="text1"/>
          <w:lang w:val="en-US"/>
        </w:rPr>
        <w:t xml:space="preserve">For </w:t>
      </w:r>
      <w:r w:rsidRPr="00132AA4">
        <w:rPr>
          <w:rStyle w:val="s1"/>
          <w:color w:val="000000" w:themeColor="text1"/>
          <w:lang w:val="en-US"/>
        </w:rPr>
        <w:t>LSD</w:t>
      </w:r>
      <w:r w:rsidRPr="00132AA4">
        <w:rPr>
          <w:color w:val="000000" w:themeColor="text1"/>
          <w:lang w:val="en-US"/>
        </w:rPr>
        <w:t xml:space="preserve">, spline-based models revealed a </w:t>
      </w:r>
      <w:r w:rsidRPr="00132AA4">
        <w:rPr>
          <w:rStyle w:val="s1"/>
          <w:color w:val="000000" w:themeColor="text1"/>
          <w:lang w:val="en-US"/>
        </w:rPr>
        <w:t>non-linear, increasing dose–response curve</w:t>
      </w:r>
      <w:r w:rsidRPr="00132AA4">
        <w:rPr>
          <w:color w:val="000000" w:themeColor="text1"/>
          <w:lang w:val="en-US"/>
        </w:rPr>
        <w:t xml:space="preserve">. While the lowest dose (50 µg) </w:t>
      </w:r>
      <w:ins w:id="258" w:author="ESKINAZI Mickael" w:date="2026-05-17T15:12:00Z" w16du:dateUtc="2026-05-17T13:12:00Z">
        <w:r w:rsidR="00A32AD6" w:rsidRPr="00132AA4">
          <w:rPr>
            <w:color w:val="000000" w:themeColor="text1"/>
            <w:lang w:val="en-US"/>
          </w:rPr>
          <w:t xml:space="preserve">was associated with </w:t>
        </w:r>
      </w:ins>
      <w:ins w:id="259" w:author="ESKINAZI Mickael" w:date="2026-05-17T15:11:00Z" w16du:dateUtc="2026-05-17T13:11:00Z">
        <w:r w:rsidR="00A32AD6">
          <w:rPr>
            <w:color w:val="000000" w:themeColor="text1"/>
            <w:lang w:val="en-US"/>
          </w:rPr>
          <w:t>lower odds of AEs, AE risk increased sharply at the moderate dose (100 µg) and then plateaued</w:t>
        </w:r>
        <w:r w:rsidR="00A32AD6">
          <w:rPr>
            <w:rStyle w:val="s1"/>
            <w:color w:val="000000" w:themeColor="text1"/>
            <w:lang w:val="en-US"/>
          </w:rPr>
          <w:t xml:space="preserve"> at the highest dose</w:t>
        </w:r>
        <w:r w:rsidR="00A32AD6" w:rsidRPr="00132AA4">
          <w:rPr>
            <w:rStyle w:val="s1"/>
            <w:color w:val="000000" w:themeColor="text1"/>
            <w:lang w:val="en-US"/>
          </w:rPr>
          <w:t xml:space="preserve"> </w:t>
        </w:r>
      </w:ins>
      <w:del w:id="260" w:author="ESKINAZI Mickael" w:date="2026-05-17T15:11:00Z" w16du:dateUtc="2026-05-17T13:11:00Z">
        <w:r w:rsidRPr="00132AA4" w:rsidDel="00A32AD6">
          <w:rPr>
            <w:color w:val="000000" w:themeColor="text1"/>
            <w:lang w:val="en-US"/>
          </w:rPr>
          <w:delText xml:space="preserve">was associated with </w:delText>
        </w:r>
        <w:r w:rsidR="004B3794" w:rsidRPr="00132AA4" w:rsidDel="00A32AD6">
          <w:rPr>
            <w:color w:val="000000" w:themeColor="text1"/>
            <w:lang w:val="en-US"/>
          </w:rPr>
          <w:delText xml:space="preserve">a </w:delText>
        </w:r>
        <w:r w:rsidRPr="00132AA4" w:rsidDel="00A32AD6">
          <w:rPr>
            <w:color w:val="000000" w:themeColor="text1"/>
            <w:lang w:val="en-US"/>
          </w:rPr>
          <w:delText>relatively lower</w:delText>
        </w:r>
      </w:del>
      <w:del w:id="261" w:author="ESKINAZI Mickael" w:date="2026-05-16T13:19:00Z" w16du:dateUtc="2026-05-16T11:19:00Z">
        <w:r w:rsidRPr="00132AA4" w:rsidDel="00A32AD6">
          <w:rPr>
            <w:color w:val="000000" w:themeColor="text1"/>
            <w:lang w:val="en-US"/>
          </w:rPr>
          <w:delText xml:space="preserve"> odds</w:delText>
        </w:r>
      </w:del>
      <w:del w:id="262" w:author="ESKINAZI Mickael" w:date="2026-05-17T15:11:00Z" w16du:dateUtc="2026-05-17T13:11:00Z">
        <w:r w:rsidRPr="00132AA4" w:rsidDel="00A32AD6">
          <w:rPr>
            <w:color w:val="000000" w:themeColor="text1"/>
            <w:lang w:val="en-US"/>
          </w:rPr>
          <w:delText xml:space="preserve"> of AEs, AE risk increased sharply at moderate doses (100 µg) and then </w:delText>
        </w:r>
        <w:r w:rsidR="004B3794" w:rsidRPr="00132AA4" w:rsidDel="00A32AD6">
          <w:rPr>
            <w:color w:val="000000" w:themeColor="text1"/>
            <w:lang w:val="en-US"/>
          </w:rPr>
          <w:delText>plateaued</w:delText>
        </w:r>
        <w:r w:rsidRPr="00132AA4" w:rsidDel="00A32AD6">
          <w:rPr>
            <w:rStyle w:val="s1"/>
            <w:color w:val="000000" w:themeColor="text1"/>
            <w:lang w:val="en-US"/>
          </w:rPr>
          <w:delText xml:space="preserve"> at the highest doses </w:delText>
        </w:r>
      </w:del>
      <w:r w:rsidRPr="00132AA4">
        <w:rPr>
          <w:rStyle w:val="s1"/>
          <w:color w:val="000000" w:themeColor="text1"/>
          <w:lang w:val="en-US"/>
        </w:rPr>
        <w:t>(150 µg)</w:t>
      </w:r>
      <w:r w:rsidRPr="00132AA4">
        <w:rPr>
          <w:color w:val="000000" w:themeColor="text1"/>
          <w:lang w:val="en-US"/>
        </w:rPr>
        <w:t>. This apparent plateau should be interpreted cautiously, given reduced data density at the upper end of the dose range.</w:t>
      </w:r>
    </w:p>
    <w:p w14:paraId="4C606C8C" w14:textId="77777777" w:rsidR="00CD0DB3" w:rsidRPr="00132AA4" w:rsidRDefault="00CD0DB3" w:rsidP="00FC19AC">
      <w:pPr>
        <w:pStyle w:val="p1"/>
        <w:spacing w:line="360" w:lineRule="auto"/>
        <w:rPr>
          <w:color w:val="000000" w:themeColor="text1"/>
          <w:lang w:val="en-US"/>
        </w:rPr>
      </w:pPr>
      <w:r w:rsidRPr="00132AA4">
        <w:rPr>
          <w:color w:val="000000" w:themeColor="text1"/>
          <w:lang w:val="en-US"/>
        </w:rPr>
        <w:t xml:space="preserve">For </w:t>
      </w:r>
      <w:r w:rsidRPr="00132AA4">
        <w:rPr>
          <w:rStyle w:val="s1"/>
          <w:color w:val="000000" w:themeColor="text1"/>
          <w:lang w:val="en-US"/>
        </w:rPr>
        <w:t>MDMA</w:t>
      </w:r>
      <w:r w:rsidRPr="00132AA4">
        <w:rPr>
          <w:color w:val="000000" w:themeColor="text1"/>
          <w:lang w:val="en-US"/>
        </w:rPr>
        <w:t xml:space="preserve">, a comparable </w:t>
      </w:r>
      <w:r w:rsidRPr="00132AA4">
        <w:rPr>
          <w:rStyle w:val="s1"/>
          <w:color w:val="000000" w:themeColor="text1"/>
          <w:lang w:val="en-US"/>
        </w:rPr>
        <w:t>non-linear pattern</w:t>
      </w:r>
      <w:r w:rsidRPr="00132AA4">
        <w:rPr>
          <w:color w:val="000000" w:themeColor="text1"/>
          <w:lang w:val="en-US"/>
        </w:rPr>
        <w:t xml:space="preserve"> was observed, with a marked increase in AE incidence at moderate doses (around 100 mg), followed by a </w:t>
      </w:r>
      <w:r w:rsidRPr="00132AA4">
        <w:rPr>
          <w:rStyle w:val="s1"/>
          <w:color w:val="000000" w:themeColor="text1"/>
          <w:lang w:val="en-US"/>
        </w:rPr>
        <w:t>stabilization or local fluctuation of risk at higher doses (up to 150 mg)</w:t>
      </w:r>
      <w:r w:rsidRPr="00132AA4">
        <w:rPr>
          <w:color w:val="000000" w:themeColor="text1"/>
          <w:lang w:val="en-US"/>
        </w:rPr>
        <w:t xml:space="preserve">. As with LSD, </w:t>
      </w:r>
      <w:proofErr w:type="spellStart"/>
      <w:r w:rsidRPr="00132AA4">
        <w:rPr>
          <w:color w:val="000000" w:themeColor="text1"/>
          <w:lang w:val="en-US"/>
        </w:rPr>
        <w:t>behaviour</w:t>
      </w:r>
      <w:proofErr w:type="spellEnd"/>
      <w:r w:rsidRPr="00132AA4">
        <w:rPr>
          <w:color w:val="000000" w:themeColor="text1"/>
          <w:lang w:val="en-US"/>
        </w:rPr>
        <w:t xml:space="preserve"> at the highest doses may partly reflect limited sampling and spline extrapolation.</w:t>
      </w:r>
    </w:p>
    <w:p w14:paraId="5BF4C7C8" w14:textId="76E6819F" w:rsidR="00785795" w:rsidRPr="00132AA4" w:rsidRDefault="009679CD" w:rsidP="00FC19AC">
      <w:pPr>
        <w:pStyle w:val="p1"/>
        <w:spacing w:line="360" w:lineRule="auto"/>
        <w:rPr>
          <w:color w:val="000000" w:themeColor="text1"/>
          <w:lang w:val="en-US"/>
        </w:rPr>
      </w:pPr>
      <w:r w:rsidRPr="00132AA4">
        <w:rPr>
          <w:color w:val="000000" w:themeColor="text1"/>
          <w:lang w:val="en-US"/>
        </w:rPr>
        <w:t>For psilocybin, adverse-event incidence appeared to peak at intermediate doses (around 20 mg), with a relative attenuation at higher doses (30–40 mg). This apparent biphasic pattern should be interpreted with caution, as it may partly reflect features of the underlying study designs, including uneven dose sampling, the use of low-dose comparators, and limited data density at higher dose levels.</w:t>
      </w:r>
    </w:p>
    <w:p w14:paraId="08A8FF14" w14:textId="77777777" w:rsidR="00CD0DB3" w:rsidRPr="00132AA4" w:rsidRDefault="00CD0DB3" w:rsidP="004B3794">
      <w:pPr>
        <w:spacing w:line="360" w:lineRule="auto"/>
        <w:rPr>
          <w:color w:val="000000" w:themeColor="text1"/>
        </w:rPr>
      </w:pPr>
      <w:r w:rsidRPr="00132AA4">
        <w:rPr>
          <w:color w:val="000000" w:themeColor="text1"/>
        </w:rPr>
        <w:lastRenderedPageBreak/>
        <w:t>Follow-up dose–</w:t>
      </w:r>
      <w:proofErr w:type="spellStart"/>
      <w:r w:rsidRPr="00132AA4">
        <w:rPr>
          <w:color w:val="000000" w:themeColor="text1"/>
        </w:rPr>
        <w:t>response</w:t>
      </w:r>
      <w:proofErr w:type="spellEnd"/>
      <w:r w:rsidRPr="00132AA4">
        <w:rPr>
          <w:color w:val="000000" w:themeColor="text1"/>
        </w:rPr>
        <w:t xml:space="preserve"> analyses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available</w:t>
      </w:r>
      <w:proofErr w:type="spellEnd"/>
      <w:r w:rsidRPr="00132AA4">
        <w:rPr>
          <w:color w:val="000000" w:themeColor="text1"/>
        </w:rPr>
        <w:t xml:space="preserve"> for LSD and MDMA </w:t>
      </w:r>
      <w:proofErr w:type="spellStart"/>
      <w:r w:rsidRPr="00132AA4">
        <w:rPr>
          <w:color w:val="000000" w:themeColor="text1"/>
        </w:rPr>
        <w:t>only</w:t>
      </w:r>
      <w:proofErr w:type="spellEnd"/>
      <w:r w:rsidRPr="00132AA4">
        <w:rPr>
          <w:color w:val="000000" w:themeColor="text1"/>
        </w:rPr>
        <w:t xml:space="preserve">. For LSD, </w:t>
      </w:r>
      <w:proofErr w:type="spellStart"/>
      <w:r w:rsidRPr="00132AA4">
        <w:rPr>
          <w:color w:val="000000" w:themeColor="text1"/>
        </w:rPr>
        <w:t>spline-based</w:t>
      </w:r>
      <w:proofErr w:type="spellEnd"/>
      <w:r w:rsidRPr="00132AA4">
        <w:rPr>
          <w:color w:val="000000" w:themeColor="text1"/>
        </w:rPr>
        <w:t xml:space="preserve"> </w:t>
      </w:r>
      <w:proofErr w:type="spellStart"/>
      <w:r w:rsidRPr="00132AA4">
        <w:rPr>
          <w:color w:val="000000" w:themeColor="text1"/>
        </w:rPr>
        <w:t>meta-regression</w:t>
      </w:r>
      <w:proofErr w:type="spellEnd"/>
      <w:r w:rsidRPr="00132AA4">
        <w:rPr>
          <w:color w:val="000000" w:themeColor="text1"/>
        </w:rPr>
        <w:t xml:space="preserve"> </w:t>
      </w:r>
      <w:proofErr w:type="spellStart"/>
      <w:r w:rsidRPr="00132AA4">
        <w:rPr>
          <w:color w:val="000000" w:themeColor="text1"/>
        </w:rPr>
        <w:t>revealed</w:t>
      </w:r>
      <w:proofErr w:type="spellEnd"/>
      <w:r w:rsidRPr="00132AA4">
        <w:rPr>
          <w:color w:val="000000" w:themeColor="text1"/>
        </w:rPr>
        <w:t xml:space="preserve"> a </w:t>
      </w:r>
      <w:proofErr w:type="spellStart"/>
      <w:r w:rsidRPr="00132AA4">
        <w:rPr>
          <w:color w:val="000000" w:themeColor="text1"/>
        </w:rPr>
        <w:t>significant</w:t>
      </w:r>
      <w:proofErr w:type="spellEnd"/>
      <w:r w:rsidRPr="00132AA4">
        <w:rPr>
          <w:color w:val="000000" w:themeColor="text1"/>
        </w:rPr>
        <w:t xml:space="preserve"> non-</w:t>
      </w:r>
      <w:proofErr w:type="spellStart"/>
      <w:r w:rsidRPr="00132AA4">
        <w:rPr>
          <w:color w:val="000000" w:themeColor="text1"/>
        </w:rPr>
        <w:t>linear</w:t>
      </w:r>
      <w:proofErr w:type="spellEnd"/>
      <w:r w:rsidRPr="00132AA4">
        <w:rPr>
          <w:color w:val="000000" w:themeColor="text1"/>
        </w:rPr>
        <w:t xml:space="preserve"> dose–</w:t>
      </w:r>
      <w:proofErr w:type="spellStart"/>
      <w:r w:rsidRPr="00132AA4">
        <w:rPr>
          <w:color w:val="000000" w:themeColor="text1"/>
        </w:rPr>
        <w:t>response</w:t>
      </w:r>
      <w:proofErr w:type="spellEnd"/>
      <w:r w:rsidRPr="00132AA4">
        <w:rPr>
          <w:color w:val="000000" w:themeColor="text1"/>
        </w:rPr>
        <w:t xml:space="preserve"> association at follow-up (QM = 14.45, p = 0.002), </w:t>
      </w:r>
      <w:proofErr w:type="spellStart"/>
      <w:r w:rsidRPr="00132AA4">
        <w:rPr>
          <w:color w:val="000000" w:themeColor="text1"/>
        </w:rPr>
        <w:t>with</w:t>
      </w:r>
      <w:proofErr w:type="spellEnd"/>
      <w:r w:rsidRPr="00132AA4">
        <w:rPr>
          <w:color w:val="000000" w:themeColor="text1"/>
        </w:rPr>
        <w:t xml:space="preserve"> an </w:t>
      </w:r>
      <w:proofErr w:type="spellStart"/>
      <w:r w:rsidRPr="00132AA4">
        <w:rPr>
          <w:color w:val="000000" w:themeColor="text1"/>
        </w:rPr>
        <w:t>overall</w:t>
      </w:r>
      <w:proofErr w:type="spellEnd"/>
      <w:r w:rsidRPr="00132AA4">
        <w:rPr>
          <w:color w:val="000000" w:themeColor="text1"/>
        </w:rPr>
        <w:t xml:space="preserve"> </w:t>
      </w:r>
      <w:proofErr w:type="spellStart"/>
      <w:r w:rsidRPr="00132AA4">
        <w:rPr>
          <w:color w:val="000000" w:themeColor="text1"/>
        </w:rPr>
        <w:t>decreasing</w:t>
      </w:r>
      <w:proofErr w:type="spellEnd"/>
      <w:r w:rsidRPr="00132AA4">
        <w:rPr>
          <w:color w:val="000000" w:themeColor="text1"/>
        </w:rPr>
        <w:t xml:space="preserve"> trend in adverse-</w:t>
      </w:r>
      <w:proofErr w:type="spellStart"/>
      <w:r w:rsidRPr="00132AA4">
        <w:rPr>
          <w:color w:val="000000" w:themeColor="text1"/>
        </w:rPr>
        <w:t>event</w:t>
      </w:r>
      <w:proofErr w:type="spellEnd"/>
      <w:r w:rsidRPr="00132AA4">
        <w:rPr>
          <w:color w:val="000000" w:themeColor="text1"/>
        </w:rPr>
        <w:t xml:space="preserve"> </w:t>
      </w:r>
      <w:proofErr w:type="spellStart"/>
      <w:r w:rsidRPr="00132AA4">
        <w:rPr>
          <w:color w:val="000000" w:themeColor="text1"/>
        </w:rPr>
        <w:t>burden</w:t>
      </w:r>
      <w:proofErr w:type="spellEnd"/>
      <w:r w:rsidRPr="00132AA4">
        <w:rPr>
          <w:color w:val="000000" w:themeColor="text1"/>
        </w:rPr>
        <w:t xml:space="preserve"> as dose </w:t>
      </w:r>
      <w:proofErr w:type="spellStart"/>
      <w:r w:rsidRPr="00132AA4">
        <w:rPr>
          <w:color w:val="000000" w:themeColor="text1"/>
        </w:rPr>
        <w:t>increased</w:t>
      </w:r>
      <w:proofErr w:type="spellEnd"/>
      <w:r w:rsidRPr="00132AA4">
        <w:rPr>
          <w:color w:val="000000" w:themeColor="text1"/>
        </w:rPr>
        <w:t xml:space="preserve">. </w:t>
      </w:r>
      <w:proofErr w:type="spellStart"/>
      <w:r w:rsidRPr="00132AA4">
        <w:rPr>
          <w:color w:val="000000" w:themeColor="text1"/>
        </w:rPr>
        <w:t>Consistently</w:t>
      </w:r>
      <w:proofErr w:type="spellEnd"/>
      <w:r w:rsidRPr="00132AA4">
        <w:rPr>
          <w:color w:val="000000" w:themeColor="text1"/>
        </w:rPr>
        <w:t xml:space="preserve">, the </w:t>
      </w:r>
      <w:proofErr w:type="spellStart"/>
      <w:r w:rsidRPr="00132AA4">
        <w:rPr>
          <w:color w:val="000000" w:themeColor="text1"/>
        </w:rPr>
        <w:t>linear</w:t>
      </w:r>
      <w:proofErr w:type="spellEnd"/>
      <w:r w:rsidRPr="00132AA4">
        <w:rPr>
          <w:color w:val="000000" w:themeColor="text1"/>
        </w:rPr>
        <w:t xml:space="preserve"> model </w:t>
      </w:r>
      <w:proofErr w:type="spellStart"/>
      <w:r w:rsidRPr="00132AA4">
        <w:rPr>
          <w:color w:val="000000" w:themeColor="text1"/>
        </w:rPr>
        <w:t>showed</w:t>
      </w:r>
      <w:proofErr w:type="spellEnd"/>
      <w:r w:rsidRPr="00132AA4">
        <w:rPr>
          <w:color w:val="000000" w:themeColor="text1"/>
        </w:rPr>
        <w:t xml:space="preserve"> a </w:t>
      </w:r>
      <w:proofErr w:type="spellStart"/>
      <w:r w:rsidRPr="00132AA4">
        <w:rPr>
          <w:color w:val="000000" w:themeColor="text1"/>
        </w:rPr>
        <w:t>negative</w:t>
      </w:r>
      <w:proofErr w:type="spellEnd"/>
      <w:r w:rsidRPr="00132AA4">
        <w:rPr>
          <w:color w:val="000000" w:themeColor="text1"/>
        </w:rPr>
        <w:t xml:space="preserve"> dose </w:t>
      </w:r>
      <w:proofErr w:type="spellStart"/>
      <w:r w:rsidRPr="00132AA4">
        <w:rPr>
          <w:color w:val="000000" w:themeColor="text1"/>
        </w:rPr>
        <w:t>slope</w:t>
      </w:r>
      <w:proofErr w:type="spellEnd"/>
      <w:r w:rsidRPr="00132AA4">
        <w:rPr>
          <w:color w:val="000000" w:themeColor="text1"/>
        </w:rPr>
        <w:t xml:space="preserve"> (β = −0.005, p = 0.030), </w:t>
      </w:r>
      <w:proofErr w:type="spellStart"/>
      <w:r w:rsidRPr="00132AA4">
        <w:rPr>
          <w:color w:val="000000" w:themeColor="text1"/>
        </w:rPr>
        <w:t>suggesting</w:t>
      </w:r>
      <w:proofErr w:type="spellEnd"/>
      <w:r w:rsidRPr="00132AA4">
        <w:rPr>
          <w:color w:val="000000" w:themeColor="text1"/>
        </w:rPr>
        <w:t xml:space="preserve"> progressive </w:t>
      </w:r>
      <w:proofErr w:type="spellStart"/>
      <w:r w:rsidRPr="00132AA4">
        <w:rPr>
          <w:color w:val="000000" w:themeColor="text1"/>
        </w:rPr>
        <w:t>resolution</w:t>
      </w:r>
      <w:proofErr w:type="spellEnd"/>
      <w:r w:rsidRPr="00132AA4">
        <w:rPr>
          <w:color w:val="000000" w:themeColor="text1"/>
        </w:rPr>
        <w:t xml:space="preserve"> </w:t>
      </w:r>
      <w:proofErr w:type="spellStart"/>
      <w:r w:rsidRPr="00132AA4">
        <w:rPr>
          <w:color w:val="000000" w:themeColor="text1"/>
        </w:rPr>
        <w:t>rather</w:t>
      </w:r>
      <w:proofErr w:type="spellEnd"/>
      <w:r w:rsidRPr="00132AA4">
        <w:rPr>
          <w:color w:val="000000" w:themeColor="text1"/>
        </w:rPr>
        <w:t xml:space="preserve"> </w:t>
      </w:r>
      <w:proofErr w:type="spellStart"/>
      <w:r w:rsidRPr="00132AA4">
        <w:rPr>
          <w:color w:val="000000" w:themeColor="text1"/>
        </w:rPr>
        <w:t>than</w:t>
      </w:r>
      <w:proofErr w:type="spellEnd"/>
      <w:r w:rsidRPr="00132AA4">
        <w:rPr>
          <w:color w:val="000000" w:themeColor="text1"/>
        </w:rPr>
        <w:t xml:space="preserve"> </w:t>
      </w:r>
      <w:proofErr w:type="spellStart"/>
      <w:r w:rsidRPr="00132AA4">
        <w:rPr>
          <w:color w:val="000000" w:themeColor="text1"/>
        </w:rPr>
        <w:t>persistence</w:t>
      </w:r>
      <w:proofErr w:type="spellEnd"/>
      <w:r w:rsidRPr="00132AA4">
        <w:rPr>
          <w:color w:val="000000" w:themeColor="text1"/>
        </w:rPr>
        <w:t xml:space="preserve"> of dose-</w:t>
      </w:r>
      <w:proofErr w:type="spellStart"/>
      <w:r w:rsidRPr="00132AA4">
        <w:rPr>
          <w:color w:val="000000" w:themeColor="text1"/>
        </w:rPr>
        <w:t>related</w:t>
      </w:r>
      <w:proofErr w:type="spellEnd"/>
      <w:r w:rsidRPr="00132AA4">
        <w:rPr>
          <w:color w:val="000000" w:themeColor="text1"/>
        </w:rPr>
        <w:t xml:space="preserve"> adverse </w:t>
      </w:r>
      <w:proofErr w:type="spellStart"/>
      <w:r w:rsidRPr="00132AA4">
        <w:rPr>
          <w:color w:val="000000" w:themeColor="text1"/>
        </w:rPr>
        <w:t>effects</w:t>
      </w:r>
      <w:proofErr w:type="spellEnd"/>
      <w:r w:rsidRPr="00132AA4">
        <w:rPr>
          <w:color w:val="000000" w:themeColor="text1"/>
        </w:rPr>
        <w:t>.</w:t>
      </w:r>
    </w:p>
    <w:p w14:paraId="564E5EF5" w14:textId="77777777" w:rsidR="00CD0DB3" w:rsidRPr="00132AA4" w:rsidRDefault="00CD0DB3" w:rsidP="004B3794">
      <w:pPr>
        <w:spacing w:line="360" w:lineRule="auto"/>
        <w:rPr>
          <w:color w:val="000000" w:themeColor="text1"/>
        </w:rPr>
      </w:pPr>
    </w:p>
    <w:p w14:paraId="179DBBCA" w14:textId="77777777" w:rsidR="00CD0DB3" w:rsidRPr="00132AA4" w:rsidRDefault="00CD0DB3" w:rsidP="004B3794">
      <w:pPr>
        <w:spacing w:line="360" w:lineRule="auto"/>
        <w:rPr>
          <w:color w:val="000000" w:themeColor="text1"/>
        </w:rPr>
      </w:pPr>
      <w:r w:rsidRPr="00132AA4">
        <w:rPr>
          <w:color w:val="000000" w:themeColor="text1"/>
        </w:rPr>
        <w:t xml:space="preserve">In </w:t>
      </w:r>
      <w:proofErr w:type="spellStart"/>
      <w:r w:rsidRPr="00132AA4">
        <w:rPr>
          <w:color w:val="000000" w:themeColor="text1"/>
        </w:rPr>
        <w:t>contrast</w:t>
      </w:r>
      <w:proofErr w:type="spellEnd"/>
      <w:r w:rsidRPr="00132AA4">
        <w:rPr>
          <w:color w:val="000000" w:themeColor="text1"/>
        </w:rPr>
        <w:t xml:space="preserve">, no </w:t>
      </w:r>
      <w:proofErr w:type="spellStart"/>
      <w:r w:rsidRPr="00132AA4">
        <w:rPr>
          <w:color w:val="000000" w:themeColor="text1"/>
        </w:rPr>
        <w:t>significant</w:t>
      </w:r>
      <w:proofErr w:type="spellEnd"/>
      <w:r w:rsidRPr="00132AA4">
        <w:rPr>
          <w:color w:val="000000" w:themeColor="text1"/>
        </w:rPr>
        <w:t xml:space="preserve"> dose–</w:t>
      </w:r>
      <w:proofErr w:type="spellStart"/>
      <w:r w:rsidRPr="00132AA4">
        <w:rPr>
          <w:color w:val="000000" w:themeColor="text1"/>
        </w:rPr>
        <w:t>response</w:t>
      </w:r>
      <w:proofErr w:type="spellEnd"/>
      <w:r w:rsidRPr="00132AA4">
        <w:rPr>
          <w:color w:val="000000" w:themeColor="text1"/>
        </w:rPr>
        <w:t xml:space="preserve"> </w:t>
      </w:r>
      <w:proofErr w:type="spellStart"/>
      <w:r w:rsidRPr="00132AA4">
        <w:rPr>
          <w:color w:val="000000" w:themeColor="text1"/>
        </w:rPr>
        <w:t>relationship</w:t>
      </w:r>
      <w:proofErr w:type="spellEnd"/>
      <w:r w:rsidRPr="00132AA4">
        <w:rPr>
          <w:color w:val="000000" w:themeColor="text1"/>
        </w:rPr>
        <w:t xml:space="preserve"> </w:t>
      </w:r>
      <w:proofErr w:type="spellStart"/>
      <w:r w:rsidRPr="00132AA4">
        <w:rPr>
          <w:color w:val="000000" w:themeColor="text1"/>
        </w:rPr>
        <w:t>was</w:t>
      </w:r>
      <w:proofErr w:type="spellEnd"/>
      <w:r w:rsidRPr="00132AA4">
        <w:rPr>
          <w:color w:val="000000" w:themeColor="text1"/>
        </w:rPr>
        <w:t xml:space="preserve"> </w:t>
      </w:r>
      <w:proofErr w:type="spellStart"/>
      <w:r w:rsidRPr="00132AA4">
        <w:rPr>
          <w:color w:val="000000" w:themeColor="text1"/>
        </w:rPr>
        <w:t>observed</w:t>
      </w:r>
      <w:proofErr w:type="spellEnd"/>
      <w:r w:rsidRPr="00132AA4">
        <w:rPr>
          <w:color w:val="000000" w:themeColor="text1"/>
        </w:rPr>
        <w:t xml:space="preserve"> for MDMA at follow-up (QM = 1.11, p = 0.29), </w:t>
      </w:r>
      <w:proofErr w:type="spellStart"/>
      <w:r w:rsidRPr="00132AA4">
        <w:rPr>
          <w:color w:val="000000" w:themeColor="text1"/>
        </w:rPr>
        <w:t>indicating</w:t>
      </w:r>
      <w:proofErr w:type="spellEnd"/>
      <w:r w:rsidRPr="00132AA4">
        <w:rPr>
          <w:color w:val="000000" w:themeColor="text1"/>
        </w:rPr>
        <w:t xml:space="preserve"> </w:t>
      </w:r>
      <w:proofErr w:type="spellStart"/>
      <w:r w:rsidRPr="00132AA4">
        <w:rPr>
          <w:color w:val="000000" w:themeColor="text1"/>
        </w:rPr>
        <w:t>that</w:t>
      </w:r>
      <w:proofErr w:type="spellEnd"/>
      <w:r w:rsidRPr="00132AA4">
        <w:rPr>
          <w:color w:val="000000" w:themeColor="text1"/>
        </w:rPr>
        <w:t xml:space="preserve"> dose-</w:t>
      </w:r>
      <w:proofErr w:type="spellStart"/>
      <w:r w:rsidRPr="00132AA4">
        <w:rPr>
          <w:color w:val="000000" w:themeColor="text1"/>
        </w:rPr>
        <w:t>dependent</w:t>
      </w:r>
      <w:proofErr w:type="spellEnd"/>
      <w:r w:rsidRPr="00132AA4">
        <w:rPr>
          <w:color w:val="000000" w:themeColor="text1"/>
        </w:rPr>
        <w:t xml:space="preserve"> adverse </w:t>
      </w:r>
      <w:proofErr w:type="spellStart"/>
      <w:r w:rsidRPr="00132AA4">
        <w:rPr>
          <w:color w:val="000000" w:themeColor="text1"/>
        </w:rPr>
        <w:t>events</w:t>
      </w:r>
      <w:proofErr w:type="spellEnd"/>
      <w:r w:rsidRPr="00132AA4">
        <w:rPr>
          <w:color w:val="000000" w:themeColor="text1"/>
        </w:rPr>
        <w:t xml:space="preserve"> </w:t>
      </w:r>
      <w:proofErr w:type="spellStart"/>
      <w:r w:rsidRPr="00132AA4">
        <w:rPr>
          <w:color w:val="000000" w:themeColor="text1"/>
        </w:rPr>
        <w:t>were</w:t>
      </w:r>
      <w:proofErr w:type="spellEnd"/>
      <w:r w:rsidRPr="00132AA4">
        <w:rPr>
          <w:color w:val="000000" w:themeColor="text1"/>
        </w:rPr>
        <w:t xml:space="preserve"> </w:t>
      </w:r>
      <w:proofErr w:type="spellStart"/>
      <w:r w:rsidRPr="00132AA4">
        <w:rPr>
          <w:color w:val="000000" w:themeColor="text1"/>
        </w:rPr>
        <w:t>confined</w:t>
      </w:r>
      <w:proofErr w:type="spellEnd"/>
      <w:r w:rsidRPr="00132AA4">
        <w:rPr>
          <w:color w:val="000000" w:themeColor="text1"/>
        </w:rPr>
        <w:t xml:space="preserve"> to the acute </w:t>
      </w:r>
      <w:proofErr w:type="spellStart"/>
      <w:r w:rsidRPr="00132AA4">
        <w:rPr>
          <w:color w:val="000000" w:themeColor="text1"/>
        </w:rPr>
        <w:t>dosing</w:t>
      </w:r>
      <w:proofErr w:type="spellEnd"/>
      <w:r w:rsidRPr="00132AA4">
        <w:rPr>
          <w:color w:val="000000" w:themeColor="text1"/>
        </w:rPr>
        <w:t xml:space="preserve"> session.</w:t>
      </w:r>
    </w:p>
    <w:p w14:paraId="47887832" w14:textId="77777777" w:rsidR="00682EED" w:rsidRPr="00132AA4" w:rsidRDefault="00682EED" w:rsidP="004B3794">
      <w:pPr>
        <w:spacing w:line="360" w:lineRule="auto"/>
        <w:rPr>
          <w:color w:val="000000" w:themeColor="text1"/>
          <w:lang w:val="en-US"/>
        </w:rPr>
      </w:pPr>
      <w:bookmarkStart w:id="263" w:name="_y7ccgdgrfo2r" w:colFirst="0" w:colLast="0"/>
      <w:bookmarkEnd w:id="263"/>
    </w:p>
    <w:p w14:paraId="5FE1F69D" w14:textId="1689AC5B" w:rsidR="00682EED" w:rsidRPr="00132AA4" w:rsidRDefault="00682EED" w:rsidP="004B3794">
      <w:pPr>
        <w:spacing w:line="360" w:lineRule="auto"/>
        <w:rPr>
          <w:b/>
          <w:bCs/>
          <w:color w:val="000000" w:themeColor="text1"/>
          <w:lang w:val="en-US"/>
        </w:rPr>
      </w:pPr>
      <w:r w:rsidRPr="00132AA4">
        <w:rPr>
          <w:b/>
          <w:bCs/>
          <w:color w:val="000000" w:themeColor="text1"/>
          <w:lang w:val="en-US"/>
        </w:rPr>
        <w:t xml:space="preserve">3.3 </w:t>
      </w:r>
      <w:r w:rsidR="005C4C5C" w:rsidRPr="00132AA4">
        <w:rPr>
          <w:b/>
          <w:bCs/>
          <w:color w:val="000000" w:themeColor="text1"/>
          <w:lang w:val="en-US"/>
        </w:rPr>
        <w:t>D</w:t>
      </w:r>
      <w:r w:rsidRPr="00132AA4">
        <w:rPr>
          <w:b/>
          <w:bCs/>
          <w:color w:val="000000" w:themeColor="text1"/>
          <w:lang w:val="en-US"/>
        </w:rPr>
        <w:t xml:space="preserve">ose–response </w:t>
      </w:r>
      <w:r w:rsidR="005C4C5C" w:rsidRPr="00132AA4">
        <w:rPr>
          <w:b/>
          <w:bCs/>
          <w:color w:val="000000" w:themeColor="text1"/>
          <w:lang w:val="en-US"/>
        </w:rPr>
        <w:t xml:space="preserve">association for </w:t>
      </w:r>
      <w:r w:rsidR="005C6536" w:rsidRPr="00132AA4">
        <w:rPr>
          <w:b/>
          <w:bCs/>
          <w:color w:val="000000" w:themeColor="text1"/>
          <w:lang w:val="en-US"/>
        </w:rPr>
        <w:t xml:space="preserve">specific </w:t>
      </w:r>
      <w:r w:rsidRPr="00132AA4">
        <w:rPr>
          <w:b/>
          <w:bCs/>
          <w:color w:val="000000" w:themeColor="text1"/>
          <w:lang w:val="en-US"/>
        </w:rPr>
        <w:t>adverse event</w:t>
      </w:r>
    </w:p>
    <w:p w14:paraId="4C87973B" w14:textId="28FB39EC" w:rsidR="00E17D79" w:rsidRPr="00132AA4" w:rsidRDefault="00E17D79" w:rsidP="000B2BAB">
      <w:pPr>
        <w:pStyle w:val="NormalWeb"/>
        <w:spacing w:line="360" w:lineRule="auto"/>
        <w:rPr>
          <w:b/>
          <w:color w:val="000000" w:themeColor="text1"/>
          <w:lang w:val="en-US"/>
        </w:rPr>
      </w:pPr>
      <w:r w:rsidRPr="00132AA4">
        <w:rPr>
          <w:rStyle w:val="lev"/>
          <w:b w:val="0"/>
          <w:bCs w:val="0"/>
          <w:color w:val="000000" w:themeColor="text1"/>
          <w:lang w:val="en-US"/>
        </w:rPr>
        <w:t>Session-specific dose–response meta-regressions were conducted for individual adverse events to assess dose-dependent gradients during the dosing session (Figure 2</w:t>
      </w:r>
      <w:del w:id="264" w:author="ESKINAZI Mickael" w:date="2026-05-17T15:12:00Z" w16du:dateUtc="2026-05-17T13:12:00Z">
        <w:r w:rsidRPr="00132AA4" w:rsidDel="00A32AD6">
          <w:rPr>
            <w:rStyle w:val="lev"/>
            <w:b w:val="0"/>
            <w:bCs w:val="0"/>
            <w:color w:val="000000" w:themeColor="text1"/>
            <w:lang w:val="en-US"/>
          </w:rPr>
          <w:delText xml:space="preserve"> </w:delText>
        </w:r>
      </w:del>
      <w:r w:rsidRPr="00132AA4">
        <w:rPr>
          <w:rStyle w:val="lev"/>
          <w:b w:val="0"/>
          <w:bCs w:val="0"/>
          <w:color w:val="000000" w:themeColor="text1"/>
          <w:lang w:val="en-US"/>
        </w:rPr>
        <w:t>; Table 3). Several AE-specific associations reached nominal statistical significance (p &lt; 0.05); however, none remained significant after correction for multiple testing using a 5% false discovery rate, indicating that AE-level dose–response signals were modest and did not withstand multiplicity control.</w:t>
      </w:r>
    </w:p>
    <w:p w14:paraId="08C19904" w14:textId="77777777" w:rsidR="00E17D79" w:rsidRPr="00132AA4" w:rsidRDefault="00E17D79" w:rsidP="000B2BAB">
      <w:pPr>
        <w:pStyle w:val="NormalWeb"/>
        <w:spacing w:line="360" w:lineRule="auto"/>
        <w:rPr>
          <w:b/>
          <w:color w:val="000000" w:themeColor="text1"/>
        </w:rPr>
      </w:pPr>
      <w:r w:rsidRPr="00132AA4">
        <w:rPr>
          <w:rStyle w:val="lev"/>
          <w:b w:val="0"/>
          <w:bCs w:val="0"/>
          <w:color w:val="000000" w:themeColor="text1"/>
        </w:rPr>
        <w:t>For LSD, nominal positive dose–</w:t>
      </w:r>
      <w:proofErr w:type="spellStart"/>
      <w:r w:rsidRPr="00132AA4">
        <w:rPr>
          <w:rStyle w:val="lev"/>
          <w:b w:val="0"/>
          <w:bCs w:val="0"/>
          <w:color w:val="000000" w:themeColor="text1"/>
        </w:rPr>
        <w:t>response</w:t>
      </w:r>
      <w:proofErr w:type="spellEnd"/>
      <w:r w:rsidRPr="00132AA4">
        <w:rPr>
          <w:rStyle w:val="lev"/>
          <w:b w:val="0"/>
          <w:bCs w:val="0"/>
          <w:color w:val="000000" w:themeColor="text1"/>
        </w:rPr>
        <w:t xml:space="preserve"> associations </w:t>
      </w:r>
      <w:proofErr w:type="spellStart"/>
      <w:r w:rsidRPr="00132AA4">
        <w:rPr>
          <w:rStyle w:val="lev"/>
          <w:b w:val="0"/>
          <w:bCs w:val="0"/>
          <w:color w:val="000000" w:themeColor="text1"/>
        </w:rPr>
        <w:t>were</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observed</w:t>
      </w:r>
      <w:proofErr w:type="spellEnd"/>
      <w:r w:rsidRPr="00132AA4">
        <w:rPr>
          <w:rStyle w:val="lev"/>
          <w:b w:val="0"/>
          <w:bCs w:val="0"/>
          <w:color w:val="000000" w:themeColor="text1"/>
        </w:rPr>
        <w:t xml:space="preserve"> for </w:t>
      </w:r>
      <w:proofErr w:type="spellStart"/>
      <w:r w:rsidRPr="00132AA4">
        <w:rPr>
          <w:rStyle w:val="lev"/>
          <w:b w:val="0"/>
          <w:bCs w:val="0"/>
          <w:color w:val="000000" w:themeColor="text1"/>
        </w:rPr>
        <w:t>nausea</w:t>
      </w:r>
      <w:proofErr w:type="spellEnd"/>
      <w:r w:rsidRPr="00132AA4">
        <w:rPr>
          <w:rStyle w:val="lev"/>
          <w:b w:val="0"/>
          <w:bCs w:val="0"/>
          <w:color w:val="000000" w:themeColor="text1"/>
        </w:rPr>
        <w:t xml:space="preserve"> (k = 4, p = 0.015), </w:t>
      </w:r>
      <w:proofErr w:type="spellStart"/>
      <w:r w:rsidRPr="00132AA4">
        <w:rPr>
          <w:rStyle w:val="lev"/>
          <w:b w:val="0"/>
          <w:bCs w:val="0"/>
          <w:color w:val="000000" w:themeColor="text1"/>
        </w:rPr>
        <w:t>headache</w:t>
      </w:r>
      <w:proofErr w:type="spellEnd"/>
      <w:r w:rsidRPr="00132AA4">
        <w:rPr>
          <w:rStyle w:val="lev"/>
          <w:b w:val="0"/>
          <w:bCs w:val="0"/>
          <w:color w:val="000000" w:themeColor="text1"/>
        </w:rPr>
        <w:t xml:space="preserve"> (k = 7, p = 0.024), and illusion (k = 4, p = 0.049), </w:t>
      </w:r>
      <w:proofErr w:type="spellStart"/>
      <w:r w:rsidRPr="00132AA4">
        <w:rPr>
          <w:rStyle w:val="lev"/>
          <w:b w:val="0"/>
          <w:bCs w:val="0"/>
          <w:color w:val="000000" w:themeColor="text1"/>
        </w:rPr>
        <w:t>suggesting</w:t>
      </w:r>
      <w:proofErr w:type="spellEnd"/>
      <w:r w:rsidRPr="00132AA4">
        <w:rPr>
          <w:rStyle w:val="lev"/>
          <w:b w:val="0"/>
          <w:bCs w:val="0"/>
          <w:color w:val="000000" w:themeColor="text1"/>
        </w:rPr>
        <w:t xml:space="preserve"> dose-</w:t>
      </w:r>
      <w:proofErr w:type="spellStart"/>
      <w:r w:rsidRPr="00132AA4">
        <w:rPr>
          <w:rStyle w:val="lev"/>
          <w:b w:val="0"/>
          <w:bCs w:val="0"/>
          <w:color w:val="000000" w:themeColor="text1"/>
        </w:rPr>
        <w:t>dependent</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increases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across</w:t>
      </w:r>
      <w:proofErr w:type="spellEnd"/>
      <w:r w:rsidRPr="00132AA4">
        <w:rPr>
          <w:rStyle w:val="lev"/>
          <w:b w:val="0"/>
          <w:bCs w:val="0"/>
          <w:color w:val="000000" w:themeColor="text1"/>
        </w:rPr>
        <w:t xml:space="preserve"> the 50–200 µg range. No </w:t>
      </w:r>
      <w:proofErr w:type="spellStart"/>
      <w:r w:rsidRPr="00132AA4">
        <w:rPr>
          <w:rStyle w:val="lev"/>
          <w:b w:val="0"/>
          <w:bCs w:val="0"/>
          <w:color w:val="000000" w:themeColor="text1"/>
        </w:rPr>
        <w:t>other</w:t>
      </w:r>
      <w:proofErr w:type="spellEnd"/>
      <w:r w:rsidRPr="00132AA4">
        <w:rPr>
          <w:rStyle w:val="lev"/>
          <w:b w:val="0"/>
          <w:bCs w:val="0"/>
          <w:color w:val="000000" w:themeColor="text1"/>
        </w:rPr>
        <w:t xml:space="preserve"> LSD-</w:t>
      </w:r>
      <w:proofErr w:type="spellStart"/>
      <w:r w:rsidRPr="00132AA4">
        <w:rPr>
          <w:rStyle w:val="lev"/>
          <w:b w:val="0"/>
          <w:bCs w:val="0"/>
          <w:color w:val="000000" w:themeColor="text1"/>
        </w:rPr>
        <w:t>related</w:t>
      </w:r>
      <w:proofErr w:type="spellEnd"/>
      <w:r w:rsidRPr="00132AA4">
        <w:rPr>
          <w:rStyle w:val="lev"/>
          <w:b w:val="0"/>
          <w:bCs w:val="0"/>
          <w:color w:val="000000" w:themeColor="text1"/>
        </w:rPr>
        <w:t xml:space="preserve"> adverse </w:t>
      </w:r>
      <w:proofErr w:type="spellStart"/>
      <w:r w:rsidRPr="00132AA4">
        <w:rPr>
          <w:rStyle w:val="lev"/>
          <w:b w:val="0"/>
          <w:bCs w:val="0"/>
          <w:color w:val="000000" w:themeColor="text1"/>
        </w:rPr>
        <w:t>events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reached</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statistical</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significance</w:t>
      </w:r>
      <w:proofErr w:type="spellEnd"/>
      <w:r w:rsidRPr="00132AA4">
        <w:rPr>
          <w:rStyle w:val="lev"/>
          <w:b w:val="0"/>
          <w:bCs w:val="0"/>
          <w:color w:val="000000" w:themeColor="text1"/>
        </w:rPr>
        <w:t>.</w:t>
      </w:r>
    </w:p>
    <w:p w14:paraId="0617D51F" w14:textId="77777777" w:rsidR="00E17D79" w:rsidRPr="00132AA4" w:rsidRDefault="00E17D79" w:rsidP="000B2BAB">
      <w:pPr>
        <w:pStyle w:val="NormalWeb"/>
        <w:spacing w:line="360" w:lineRule="auto"/>
        <w:rPr>
          <w:b/>
          <w:color w:val="000000" w:themeColor="text1"/>
        </w:rPr>
      </w:pPr>
      <w:r w:rsidRPr="00132AA4">
        <w:rPr>
          <w:rStyle w:val="lev"/>
          <w:b w:val="0"/>
          <w:bCs w:val="0"/>
          <w:color w:val="000000" w:themeColor="text1"/>
        </w:rPr>
        <w:t>For MDMA, nominal dose–</w:t>
      </w:r>
      <w:proofErr w:type="spellStart"/>
      <w:r w:rsidRPr="00132AA4">
        <w:rPr>
          <w:rStyle w:val="lev"/>
          <w:b w:val="0"/>
          <w:bCs w:val="0"/>
          <w:color w:val="000000" w:themeColor="text1"/>
        </w:rPr>
        <w:t>response</w:t>
      </w:r>
      <w:proofErr w:type="spellEnd"/>
      <w:r w:rsidRPr="00132AA4">
        <w:rPr>
          <w:rStyle w:val="lev"/>
          <w:b w:val="0"/>
          <w:bCs w:val="0"/>
          <w:color w:val="000000" w:themeColor="text1"/>
        </w:rPr>
        <w:t xml:space="preserve"> associations </w:t>
      </w:r>
      <w:proofErr w:type="spellStart"/>
      <w:r w:rsidRPr="00132AA4">
        <w:rPr>
          <w:rStyle w:val="lev"/>
          <w:b w:val="0"/>
          <w:bCs w:val="0"/>
          <w:color w:val="000000" w:themeColor="text1"/>
        </w:rPr>
        <w:t>were</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identified</w:t>
      </w:r>
      <w:proofErr w:type="spellEnd"/>
      <w:r w:rsidRPr="00132AA4">
        <w:rPr>
          <w:rStyle w:val="lev"/>
          <w:b w:val="0"/>
          <w:bCs w:val="0"/>
          <w:color w:val="000000" w:themeColor="text1"/>
        </w:rPr>
        <w:t xml:space="preserve"> for </w:t>
      </w:r>
      <w:proofErr w:type="spellStart"/>
      <w:r w:rsidRPr="00132AA4">
        <w:rPr>
          <w:rStyle w:val="lev"/>
          <w:b w:val="0"/>
          <w:bCs w:val="0"/>
          <w:color w:val="000000" w:themeColor="text1"/>
        </w:rPr>
        <w:t>depression</w:t>
      </w:r>
      <w:proofErr w:type="spellEnd"/>
      <w:r w:rsidRPr="00132AA4">
        <w:rPr>
          <w:rStyle w:val="lev"/>
          <w:b w:val="0"/>
          <w:bCs w:val="0"/>
          <w:color w:val="000000" w:themeColor="text1"/>
        </w:rPr>
        <w:t xml:space="preserve"> (k = 7, p = 0.027) and perspiration (k = 7, p = 0.043), consistent </w:t>
      </w:r>
      <w:proofErr w:type="spellStart"/>
      <w:r w:rsidRPr="00132AA4">
        <w:rPr>
          <w:rStyle w:val="lev"/>
          <w:b w:val="0"/>
          <w:bCs w:val="0"/>
          <w:color w:val="000000" w:themeColor="text1"/>
        </w:rPr>
        <w:t>with</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known</w:t>
      </w:r>
      <w:proofErr w:type="spellEnd"/>
      <w:r w:rsidRPr="00132AA4">
        <w:rPr>
          <w:rStyle w:val="lev"/>
          <w:b w:val="0"/>
          <w:bCs w:val="0"/>
          <w:color w:val="000000" w:themeColor="text1"/>
        </w:rPr>
        <w:t xml:space="preserve"> affective and </w:t>
      </w:r>
      <w:proofErr w:type="spellStart"/>
      <w:r w:rsidRPr="00132AA4">
        <w:rPr>
          <w:rStyle w:val="lev"/>
          <w:b w:val="0"/>
          <w:bCs w:val="0"/>
          <w:color w:val="000000" w:themeColor="text1"/>
        </w:rPr>
        <w:t>sympathomimetic</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effects</w:t>
      </w:r>
      <w:proofErr w:type="spellEnd"/>
      <w:r w:rsidRPr="00132AA4">
        <w:rPr>
          <w:rStyle w:val="lev"/>
          <w:b w:val="0"/>
          <w:bCs w:val="0"/>
          <w:color w:val="000000" w:themeColor="text1"/>
        </w:rPr>
        <w:t xml:space="preserve">. No </w:t>
      </w:r>
      <w:proofErr w:type="spellStart"/>
      <w:r w:rsidRPr="00132AA4">
        <w:rPr>
          <w:rStyle w:val="lev"/>
          <w:b w:val="0"/>
          <w:bCs w:val="0"/>
          <w:color w:val="000000" w:themeColor="text1"/>
        </w:rPr>
        <w:t>additional</w:t>
      </w:r>
      <w:proofErr w:type="spellEnd"/>
      <w:r w:rsidRPr="00132AA4">
        <w:rPr>
          <w:rStyle w:val="lev"/>
          <w:b w:val="0"/>
          <w:bCs w:val="0"/>
          <w:color w:val="000000" w:themeColor="text1"/>
        </w:rPr>
        <w:t xml:space="preserve"> MDMA-</w:t>
      </w:r>
      <w:proofErr w:type="spellStart"/>
      <w:r w:rsidRPr="00132AA4">
        <w:rPr>
          <w:rStyle w:val="lev"/>
          <w:b w:val="0"/>
          <w:bCs w:val="0"/>
          <w:color w:val="000000" w:themeColor="text1"/>
        </w:rPr>
        <w:t>related</w:t>
      </w:r>
      <w:proofErr w:type="spellEnd"/>
      <w:r w:rsidRPr="00132AA4">
        <w:rPr>
          <w:rStyle w:val="lev"/>
          <w:b w:val="0"/>
          <w:bCs w:val="0"/>
          <w:color w:val="000000" w:themeColor="text1"/>
        </w:rPr>
        <w:t xml:space="preserve"> adverse </w:t>
      </w:r>
      <w:proofErr w:type="spellStart"/>
      <w:r w:rsidRPr="00132AA4">
        <w:rPr>
          <w:rStyle w:val="lev"/>
          <w:b w:val="0"/>
          <w:bCs w:val="0"/>
          <w:color w:val="000000" w:themeColor="text1"/>
        </w:rPr>
        <w:t>events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reached</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statistical</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significance</w:t>
      </w:r>
      <w:proofErr w:type="spellEnd"/>
      <w:r w:rsidRPr="00132AA4">
        <w:rPr>
          <w:rStyle w:val="lev"/>
          <w:b w:val="0"/>
          <w:bCs w:val="0"/>
          <w:color w:val="000000" w:themeColor="text1"/>
        </w:rPr>
        <w:t>.</w:t>
      </w:r>
    </w:p>
    <w:p w14:paraId="5B57AF3F" w14:textId="77777777" w:rsidR="00E17D79" w:rsidRPr="00132AA4" w:rsidRDefault="00E17D79" w:rsidP="000B2BAB">
      <w:pPr>
        <w:pStyle w:val="NormalWeb"/>
        <w:spacing w:line="360" w:lineRule="auto"/>
        <w:rPr>
          <w:b/>
          <w:color w:val="000000" w:themeColor="text1"/>
        </w:rPr>
      </w:pPr>
      <w:r w:rsidRPr="00132AA4">
        <w:rPr>
          <w:rStyle w:val="lev"/>
          <w:b w:val="0"/>
          <w:bCs w:val="0"/>
          <w:color w:val="000000" w:themeColor="text1"/>
        </w:rPr>
        <w:t xml:space="preserve">For </w:t>
      </w:r>
      <w:proofErr w:type="spellStart"/>
      <w:r w:rsidRPr="00132AA4">
        <w:rPr>
          <w:rStyle w:val="lev"/>
          <w:b w:val="0"/>
          <w:bCs w:val="0"/>
          <w:color w:val="000000" w:themeColor="text1"/>
        </w:rPr>
        <w:t>psilocybin</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headache</w:t>
      </w:r>
      <w:proofErr w:type="spellEnd"/>
      <w:r w:rsidRPr="00132AA4">
        <w:rPr>
          <w:rStyle w:val="lev"/>
          <w:b w:val="0"/>
          <w:bCs w:val="0"/>
          <w:color w:val="000000" w:themeColor="text1"/>
        </w:rPr>
        <w:t xml:space="preserve"> (k = 11, p = 0.017), </w:t>
      </w:r>
      <w:proofErr w:type="spellStart"/>
      <w:r w:rsidRPr="00132AA4">
        <w:rPr>
          <w:rStyle w:val="lev"/>
          <w:b w:val="0"/>
          <w:bCs w:val="0"/>
          <w:color w:val="000000" w:themeColor="text1"/>
        </w:rPr>
        <w:t>anxiety</w:t>
      </w:r>
      <w:proofErr w:type="spellEnd"/>
      <w:r w:rsidRPr="00132AA4">
        <w:rPr>
          <w:rStyle w:val="lev"/>
          <w:b w:val="0"/>
          <w:bCs w:val="0"/>
          <w:color w:val="000000" w:themeColor="text1"/>
        </w:rPr>
        <w:t xml:space="preserve"> (k = 9, p = 0.035), and fatigue (k = 8, p = 0.040) </w:t>
      </w:r>
      <w:proofErr w:type="spellStart"/>
      <w:r w:rsidRPr="00132AA4">
        <w:rPr>
          <w:rStyle w:val="lev"/>
          <w:b w:val="0"/>
          <w:bCs w:val="0"/>
          <w:color w:val="000000" w:themeColor="text1"/>
        </w:rPr>
        <w:t>demonstrated</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nominally</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significant</w:t>
      </w:r>
      <w:proofErr w:type="spellEnd"/>
      <w:r w:rsidRPr="00132AA4">
        <w:rPr>
          <w:rStyle w:val="lev"/>
          <w:b w:val="0"/>
          <w:bCs w:val="0"/>
          <w:color w:val="000000" w:themeColor="text1"/>
        </w:rPr>
        <w:t xml:space="preserve"> dose–</w:t>
      </w:r>
      <w:proofErr w:type="spellStart"/>
      <w:r w:rsidRPr="00132AA4">
        <w:rPr>
          <w:rStyle w:val="lev"/>
          <w:b w:val="0"/>
          <w:bCs w:val="0"/>
          <w:color w:val="000000" w:themeColor="text1"/>
        </w:rPr>
        <w:t>response</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relationships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indicating</w:t>
      </w:r>
      <w:proofErr w:type="spellEnd"/>
      <w:r w:rsidRPr="00132AA4">
        <w:rPr>
          <w:rStyle w:val="lev"/>
          <w:b w:val="0"/>
          <w:bCs w:val="0"/>
          <w:color w:val="000000" w:themeColor="text1"/>
        </w:rPr>
        <w:t xml:space="preserve"> dose-</w:t>
      </w:r>
      <w:proofErr w:type="spellStart"/>
      <w:r w:rsidRPr="00132AA4">
        <w:rPr>
          <w:rStyle w:val="lev"/>
          <w:b w:val="0"/>
          <w:bCs w:val="0"/>
          <w:color w:val="000000" w:themeColor="text1"/>
        </w:rPr>
        <w:t>dependent</w:t>
      </w:r>
      <w:proofErr w:type="spellEnd"/>
      <w:r w:rsidRPr="00132AA4">
        <w:rPr>
          <w:rStyle w:val="lev"/>
          <w:b w:val="0"/>
          <w:bCs w:val="0"/>
          <w:color w:val="000000" w:themeColor="text1"/>
        </w:rPr>
        <w:t xml:space="preserve"> modulation of </w:t>
      </w:r>
      <w:proofErr w:type="spellStart"/>
      <w:r w:rsidRPr="00132AA4">
        <w:rPr>
          <w:rStyle w:val="lev"/>
          <w:b w:val="0"/>
          <w:bCs w:val="0"/>
          <w:color w:val="000000" w:themeColor="text1"/>
        </w:rPr>
        <w:t>both</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somatic</w:t>
      </w:r>
      <w:proofErr w:type="spellEnd"/>
      <w:r w:rsidRPr="00132AA4">
        <w:rPr>
          <w:rStyle w:val="lev"/>
          <w:b w:val="0"/>
          <w:bCs w:val="0"/>
          <w:color w:val="000000" w:themeColor="text1"/>
        </w:rPr>
        <w:t xml:space="preserve"> and affective </w:t>
      </w:r>
      <w:proofErr w:type="spellStart"/>
      <w:r w:rsidRPr="00132AA4">
        <w:rPr>
          <w:rStyle w:val="lev"/>
          <w:b w:val="0"/>
          <w:bCs w:val="0"/>
          <w:color w:val="000000" w:themeColor="text1"/>
        </w:rPr>
        <w:t>responses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during</w:t>
      </w:r>
      <w:proofErr w:type="spellEnd"/>
      <w:r w:rsidRPr="00132AA4">
        <w:rPr>
          <w:rStyle w:val="lev"/>
          <w:b w:val="0"/>
          <w:bCs w:val="0"/>
          <w:color w:val="000000" w:themeColor="text1"/>
        </w:rPr>
        <w:t xml:space="preserve"> the acute session.</w:t>
      </w:r>
    </w:p>
    <w:p w14:paraId="4DEAEB70" w14:textId="3713F4BE" w:rsidR="00E17D79" w:rsidRPr="00132AA4" w:rsidRDefault="00E17D79" w:rsidP="000B2BAB">
      <w:pPr>
        <w:pStyle w:val="NormalWeb"/>
        <w:spacing w:line="360" w:lineRule="auto"/>
        <w:rPr>
          <w:b/>
          <w:color w:val="000000" w:themeColor="text1"/>
        </w:rPr>
      </w:pPr>
      <w:proofErr w:type="spellStart"/>
      <w:r w:rsidRPr="00132AA4">
        <w:rPr>
          <w:rStyle w:val="lev"/>
          <w:b w:val="0"/>
          <w:bCs w:val="0"/>
          <w:color w:val="000000" w:themeColor="text1"/>
        </w:rPr>
        <w:t>Spline</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models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revealed</w:t>
      </w:r>
      <w:proofErr w:type="spellEnd"/>
      <w:r w:rsidRPr="00132AA4">
        <w:rPr>
          <w:rStyle w:val="lev"/>
          <w:b w:val="0"/>
          <w:bCs w:val="0"/>
          <w:color w:val="000000" w:themeColor="text1"/>
        </w:rPr>
        <w:t xml:space="preserve"> non-</w:t>
      </w:r>
      <w:proofErr w:type="spellStart"/>
      <w:r w:rsidRPr="00132AA4">
        <w:rPr>
          <w:rStyle w:val="lev"/>
          <w:b w:val="0"/>
          <w:bCs w:val="0"/>
          <w:color w:val="000000" w:themeColor="text1"/>
        </w:rPr>
        <w:t>linear</w:t>
      </w:r>
      <w:proofErr w:type="spellEnd"/>
      <w:r w:rsidRPr="00132AA4">
        <w:rPr>
          <w:rStyle w:val="lev"/>
          <w:b w:val="0"/>
          <w:bCs w:val="0"/>
          <w:color w:val="000000" w:themeColor="text1"/>
        </w:rPr>
        <w:t xml:space="preserve"> dose–</w:t>
      </w:r>
      <w:proofErr w:type="spellStart"/>
      <w:r w:rsidRPr="00132AA4">
        <w:rPr>
          <w:rStyle w:val="lev"/>
          <w:b w:val="0"/>
          <w:bCs w:val="0"/>
          <w:color w:val="000000" w:themeColor="text1"/>
        </w:rPr>
        <w:t>response</w:t>
      </w:r>
      <w:proofErr w:type="spellEnd"/>
      <w:r w:rsidRPr="00132AA4">
        <w:rPr>
          <w:rStyle w:val="lev"/>
          <w:b w:val="0"/>
          <w:bCs w:val="0"/>
          <w:color w:val="000000" w:themeColor="text1"/>
        </w:rPr>
        <w:t xml:space="preserve"> patterns for </w:t>
      </w:r>
      <w:proofErr w:type="spellStart"/>
      <w:r w:rsidRPr="00132AA4">
        <w:rPr>
          <w:rStyle w:val="lev"/>
          <w:b w:val="0"/>
          <w:bCs w:val="0"/>
          <w:color w:val="000000" w:themeColor="text1"/>
        </w:rPr>
        <w:t>several</w:t>
      </w:r>
      <w:proofErr w:type="spellEnd"/>
      <w:r w:rsidRPr="00132AA4">
        <w:rPr>
          <w:rStyle w:val="lev"/>
          <w:b w:val="0"/>
          <w:bCs w:val="0"/>
          <w:color w:val="000000" w:themeColor="text1"/>
        </w:rPr>
        <w:t xml:space="preserve"> adverse </w:t>
      </w:r>
      <w:proofErr w:type="spellStart"/>
      <w:r w:rsidRPr="00132AA4">
        <w:rPr>
          <w:rStyle w:val="lev"/>
          <w:b w:val="0"/>
          <w:bCs w:val="0"/>
          <w:color w:val="000000" w:themeColor="text1"/>
        </w:rPr>
        <w:t>events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particularly</w:t>
      </w:r>
      <w:proofErr w:type="spellEnd"/>
      <w:r w:rsidRPr="00132AA4">
        <w:rPr>
          <w:rStyle w:val="lev"/>
          <w:b w:val="0"/>
          <w:bCs w:val="0"/>
          <w:color w:val="000000" w:themeColor="text1"/>
        </w:rPr>
        <w:t xml:space="preserve"> for </w:t>
      </w:r>
      <w:proofErr w:type="spellStart"/>
      <w:r w:rsidRPr="00132AA4">
        <w:rPr>
          <w:rStyle w:val="lev"/>
          <w:b w:val="0"/>
          <w:bCs w:val="0"/>
          <w:color w:val="000000" w:themeColor="text1"/>
        </w:rPr>
        <w:t>psilocybin</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where</w:t>
      </w:r>
      <w:proofErr w:type="spellEnd"/>
      <w:r w:rsidRPr="00132AA4">
        <w:rPr>
          <w:rStyle w:val="lev"/>
          <w:b w:val="0"/>
          <w:bCs w:val="0"/>
          <w:color w:val="000000" w:themeColor="text1"/>
        </w:rPr>
        <w:t xml:space="preserve"> fatigue, </w:t>
      </w:r>
      <w:proofErr w:type="spellStart"/>
      <w:r w:rsidRPr="00132AA4">
        <w:rPr>
          <w:rStyle w:val="lev"/>
          <w:b w:val="0"/>
          <w:bCs w:val="0"/>
          <w:color w:val="000000" w:themeColor="text1"/>
        </w:rPr>
        <w:t>anxiety</w:t>
      </w:r>
      <w:proofErr w:type="spellEnd"/>
      <w:r w:rsidRPr="00132AA4">
        <w:rPr>
          <w:rStyle w:val="lev"/>
          <w:b w:val="0"/>
          <w:bCs w:val="0"/>
          <w:color w:val="000000" w:themeColor="text1"/>
        </w:rPr>
        <w:t xml:space="preserve">, and </w:t>
      </w:r>
      <w:proofErr w:type="spellStart"/>
      <w:r w:rsidRPr="00132AA4">
        <w:rPr>
          <w:rStyle w:val="lev"/>
          <w:b w:val="0"/>
          <w:bCs w:val="0"/>
          <w:color w:val="000000" w:themeColor="text1"/>
        </w:rPr>
        <w:t>headache</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exhibited</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visually</w:t>
      </w:r>
      <w:proofErr w:type="spellEnd"/>
      <w:r w:rsidRPr="00132AA4">
        <w:rPr>
          <w:rStyle w:val="lev"/>
          <w:b w:val="0"/>
          <w:bCs w:val="0"/>
          <w:color w:val="000000" w:themeColor="text1"/>
        </w:rPr>
        <w:t xml:space="preserve"> apparent </w:t>
      </w:r>
      <w:proofErr w:type="spellStart"/>
      <w:r w:rsidRPr="00132AA4">
        <w:rPr>
          <w:rStyle w:val="lev"/>
          <w:b w:val="0"/>
          <w:bCs w:val="0"/>
          <w:color w:val="000000" w:themeColor="text1"/>
        </w:rPr>
        <w:t>biphasic</w:t>
      </w:r>
      <w:proofErr w:type="spellEnd"/>
      <w:r w:rsidRPr="00132AA4">
        <w:rPr>
          <w:rStyle w:val="lev"/>
          <w:b w:val="0"/>
          <w:bCs w:val="0"/>
          <w:color w:val="000000" w:themeColor="text1"/>
        </w:rPr>
        <w:t xml:space="preserve"> </w:t>
      </w:r>
      <w:r w:rsidRPr="00132AA4">
        <w:rPr>
          <w:rStyle w:val="lev"/>
          <w:b w:val="0"/>
          <w:bCs w:val="0"/>
          <w:color w:val="000000" w:themeColor="text1"/>
        </w:rPr>
        <w:lastRenderedPageBreak/>
        <w:t>(</w:t>
      </w:r>
      <w:proofErr w:type="spellStart"/>
      <w:r w:rsidRPr="00132AA4">
        <w:rPr>
          <w:rStyle w:val="lev"/>
          <w:b w:val="0"/>
          <w:bCs w:val="0"/>
          <w:color w:val="000000" w:themeColor="text1"/>
        </w:rPr>
        <w:t>inverted</w:t>
      </w:r>
      <w:proofErr w:type="spellEnd"/>
      <w:r w:rsidRPr="00132AA4">
        <w:rPr>
          <w:rStyle w:val="lev"/>
          <w:b w:val="0"/>
          <w:bCs w:val="0"/>
          <w:color w:val="000000" w:themeColor="text1"/>
        </w:rPr>
        <w:t xml:space="preserve"> U-</w:t>
      </w:r>
      <w:proofErr w:type="spellStart"/>
      <w:r w:rsidRPr="00132AA4">
        <w:rPr>
          <w:rStyle w:val="lev"/>
          <w:b w:val="0"/>
          <w:bCs w:val="0"/>
          <w:color w:val="000000" w:themeColor="text1"/>
        </w:rPr>
        <w:t>shaped</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trajectories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with</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higher</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odds</w:t>
      </w:r>
      <w:proofErr w:type="spellEnd"/>
      <w:r w:rsidRPr="00132AA4">
        <w:rPr>
          <w:rStyle w:val="lev"/>
          <w:b w:val="0"/>
          <w:bCs w:val="0"/>
          <w:color w:val="000000" w:themeColor="text1"/>
        </w:rPr>
        <w:t xml:space="preserve"> at </w:t>
      </w:r>
      <w:proofErr w:type="spellStart"/>
      <w:r w:rsidRPr="00132AA4">
        <w:rPr>
          <w:rStyle w:val="lev"/>
          <w:b w:val="0"/>
          <w:bCs w:val="0"/>
          <w:color w:val="000000" w:themeColor="text1"/>
        </w:rPr>
        <w:t>intermediate</w:t>
      </w:r>
      <w:proofErr w:type="spellEnd"/>
      <w:r w:rsidRPr="00132AA4">
        <w:rPr>
          <w:rStyle w:val="lev"/>
          <w:b w:val="0"/>
          <w:bCs w:val="0"/>
          <w:color w:val="000000" w:themeColor="text1"/>
        </w:rPr>
        <w:t xml:space="preserve"> doses and </w:t>
      </w:r>
      <w:proofErr w:type="spellStart"/>
      <w:r w:rsidRPr="00132AA4">
        <w:rPr>
          <w:rStyle w:val="lev"/>
          <w:b w:val="0"/>
          <w:bCs w:val="0"/>
          <w:color w:val="000000" w:themeColor="text1"/>
        </w:rPr>
        <w:t>lower</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odds</w:t>
      </w:r>
      <w:proofErr w:type="spellEnd"/>
      <w:r w:rsidRPr="00132AA4">
        <w:rPr>
          <w:rStyle w:val="lev"/>
          <w:b w:val="0"/>
          <w:bCs w:val="0"/>
          <w:color w:val="000000" w:themeColor="text1"/>
        </w:rPr>
        <w:t xml:space="preserve"> at </w:t>
      </w:r>
      <w:proofErr w:type="spellStart"/>
      <w:r w:rsidRPr="00132AA4">
        <w:rPr>
          <w:rStyle w:val="lev"/>
          <w:b w:val="0"/>
          <w:bCs w:val="0"/>
          <w:color w:val="000000" w:themeColor="text1"/>
        </w:rPr>
        <w:t>both</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lower</w:t>
      </w:r>
      <w:proofErr w:type="spellEnd"/>
      <w:r w:rsidRPr="00132AA4">
        <w:rPr>
          <w:rStyle w:val="lev"/>
          <w:b w:val="0"/>
          <w:bCs w:val="0"/>
          <w:color w:val="000000" w:themeColor="text1"/>
        </w:rPr>
        <w:t xml:space="preserve"> and </w:t>
      </w:r>
      <w:proofErr w:type="spellStart"/>
      <w:r w:rsidRPr="00132AA4">
        <w:rPr>
          <w:rStyle w:val="lev"/>
          <w:b w:val="0"/>
          <w:bCs w:val="0"/>
          <w:color w:val="000000" w:themeColor="text1"/>
        </w:rPr>
        <w:t>higher</w:t>
      </w:r>
      <w:proofErr w:type="spellEnd"/>
      <w:r w:rsidRPr="00132AA4">
        <w:rPr>
          <w:rStyle w:val="lev"/>
          <w:b w:val="0"/>
          <w:bCs w:val="0"/>
          <w:color w:val="000000" w:themeColor="text1"/>
        </w:rPr>
        <w:t xml:space="preserve"> doses (Figure </w:t>
      </w:r>
      <w:ins w:id="265" w:author="ESKINAZI Mickael" w:date="2026-05-16T16:54:00Z" w16du:dateUtc="2026-05-16T14:54:00Z">
        <w:r w:rsidR="00A32AD6">
          <w:rPr>
            <w:rStyle w:val="lev"/>
            <w:b w:val="0"/>
            <w:bCs w:val="0"/>
            <w:color w:val="000000" w:themeColor="text1"/>
          </w:rPr>
          <w:t>2</w:t>
        </w:r>
      </w:ins>
      <w:del w:id="266" w:author="ESKINAZI Mickael" w:date="2026-05-16T16:54:00Z" w16du:dateUtc="2026-05-16T14:54:00Z">
        <w:r w:rsidRPr="00132AA4" w:rsidDel="00A32AD6">
          <w:rPr>
            <w:rStyle w:val="lev"/>
            <w:b w:val="0"/>
            <w:bCs w:val="0"/>
            <w:color w:val="000000" w:themeColor="text1"/>
          </w:rPr>
          <w:delText>3</w:delText>
        </w:r>
      </w:del>
      <w:r w:rsidRPr="00132AA4">
        <w:rPr>
          <w:rStyle w:val="lev"/>
          <w:b w:val="0"/>
          <w:bCs w:val="0"/>
          <w:color w:val="000000" w:themeColor="text1"/>
        </w:rPr>
        <w:t xml:space="preserve">). </w:t>
      </w:r>
      <w:proofErr w:type="spellStart"/>
      <w:r w:rsidRPr="00132AA4">
        <w:rPr>
          <w:rStyle w:val="lev"/>
          <w:b w:val="0"/>
          <w:bCs w:val="0"/>
          <w:color w:val="000000" w:themeColor="text1"/>
        </w:rPr>
        <w:t>Similar</w:t>
      </w:r>
      <w:proofErr w:type="spellEnd"/>
      <w:r w:rsidRPr="00132AA4">
        <w:rPr>
          <w:rStyle w:val="lev"/>
          <w:b w:val="0"/>
          <w:bCs w:val="0"/>
          <w:color w:val="000000" w:themeColor="text1"/>
        </w:rPr>
        <w:t xml:space="preserve"> non-</w:t>
      </w:r>
      <w:proofErr w:type="spellStart"/>
      <w:r w:rsidRPr="00132AA4">
        <w:rPr>
          <w:rStyle w:val="lev"/>
          <w:b w:val="0"/>
          <w:bCs w:val="0"/>
          <w:color w:val="000000" w:themeColor="text1"/>
        </w:rPr>
        <w:t>linear</w:t>
      </w:r>
      <w:proofErr w:type="spellEnd"/>
      <w:r w:rsidRPr="00132AA4">
        <w:rPr>
          <w:rStyle w:val="lev"/>
          <w:b w:val="0"/>
          <w:bCs w:val="0"/>
          <w:color w:val="000000" w:themeColor="text1"/>
        </w:rPr>
        <w:t xml:space="preserve"> patterns </w:t>
      </w:r>
      <w:proofErr w:type="spellStart"/>
      <w:r w:rsidRPr="00132AA4">
        <w:rPr>
          <w:rStyle w:val="lev"/>
          <w:b w:val="0"/>
          <w:bCs w:val="0"/>
          <w:color w:val="000000" w:themeColor="text1"/>
        </w:rPr>
        <w:t>were</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observed</w:t>
      </w:r>
      <w:proofErr w:type="spellEnd"/>
      <w:r w:rsidRPr="00132AA4">
        <w:rPr>
          <w:rStyle w:val="lev"/>
          <w:b w:val="0"/>
          <w:bCs w:val="0"/>
          <w:color w:val="000000" w:themeColor="text1"/>
        </w:rPr>
        <w:t xml:space="preserve"> for </w:t>
      </w:r>
      <w:proofErr w:type="spellStart"/>
      <w:r w:rsidRPr="00132AA4">
        <w:rPr>
          <w:rStyle w:val="lev"/>
          <w:b w:val="0"/>
          <w:bCs w:val="0"/>
          <w:color w:val="000000" w:themeColor="text1"/>
        </w:rPr>
        <w:t>selected</w:t>
      </w:r>
      <w:proofErr w:type="spellEnd"/>
      <w:r w:rsidRPr="00132AA4">
        <w:rPr>
          <w:rStyle w:val="lev"/>
          <w:b w:val="0"/>
          <w:bCs w:val="0"/>
          <w:color w:val="000000" w:themeColor="text1"/>
        </w:rPr>
        <w:t xml:space="preserve"> adverse </w:t>
      </w:r>
      <w:proofErr w:type="spellStart"/>
      <w:r w:rsidRPr="00132AA4">
        <w:rPr>
          <w:rStyle w:val="lev"/>
          <w:b w:val="0"/>
          <w:bCs w:val="0"/>
          <w:color w:val="000000" w:themeColor="text1"/>
        </w:rPr>
        <w:t>events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across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other</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molecules</w:t>
      </w:r>
      <w:proofErr w:type="spellEnd"/>
      <w:r w:rsidRPr="00132AA4">
        <w:rPr>
          <w:rStyle w:val="lev"/>
          <w:b w:val="0"/>
          <w:bCs w:val="0"/>
          <w:color w:val="000000" w:themeColor="text1"/>
        </w:rPr>
        <w:t xml:space="preserve"> (e.g., perspiration for MDMA). </w:t>
      </w:r>
      <w:proofErr w:type="spellStart"/>
      <w:r w:rsidRPr="00132AA4">
        <w:rPr>
          <w:rStyle w:val="lev"/>
          <w:b w:val="0"/>
          <w:bCs w:val="0"/>
          <w:color w:val="000000" w:themeColor="text1"/>
        </w:rPr>
        <w:t>Overall</w:t>
      </w:r>
      <w:proofErr w:type="spellEnd"/>
      <w:r w:rsidRPr="00132AA4">
        <w:rPr>
          <w:rStyle w:val="lev"/>
          <w:b w:val="0"/>
          <w:bCs w:val="0"/>
          <w:color w:val="000000" w:themeColor="text1"/>
        </w:rPr>
        <w:t>, dose–</w:t>
      </w:r>
      <w:proofErr w:type="spellStart"/>
      <w:r w:rsidRPr="00132AA4">
        <w:rPr>
          <w:rStyle w:val="lev"/>
          <w:b w:val="0"/>
          <w:bCs w:val="0"/>
          <w:color w:val="000000" w:themeColor="text1"/>
        </w:rPr>
        <w:t>response</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curves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were</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heterogeneous</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with</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substantial</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variability</w:t>
      </w:r>
      <w:proofErr w:type="spellEnd"/>
      <w:r w:rsidRPr="00132AA4">
        <w:rPr>
          <w:rStyle w:val="lev"/>
          <w:b w:val="0"/>
          <w:bCs w:val="0"/>
          <w:color w:val="000000" w:themeColor="text1"/>
        </w:rPr>
        <w:t xml:space="preserve"> and </w:t>
      </w:r>
      <w:proofErr w:type="spellStart"/>
      <w:r w:rsidRPr="00132AA4">
        <w:rPr>
          <w:rStyle w:val="lev"/>
          <w:b w:val="0"/>
          <w:bCs w:val="0"/>
          <w:color w:val="000000" w:themeColor="text1"/>
        </w:rPr>
        <w:t>overlapping</w:t>
      </w:r>
      <w:proofErr w:type="spellEnd"/>
      <w:r w:rsidRPr="00132AA4">
        <w:rPr>
          <w:rStyle w:val="lev"/>
          <w:b w:val="0"/>
          <w:bCs w:val="0"/>
          <w:color w:val="000000" w:themeColor="text1"/>
        </w:rPr>
        <w:t xml:space="preserve"> confidence </w:t>
      </w:r>
      <w:proofErr w:type="spellStart"/>
      <w:r w:rsidRPr="00132AA4">
        <w:rPr>
          <w:rStyle w:val="lev"/>
          <w:b w:val="0"/>
          <w:bCs w:val="0"/>
          <w:color w:val="000000" w:themeColor="text1"/>
        </w:rPr>
        <w:t>intervals</w:t>
      </w:r>
      <w:proofErr w:type="spellEnd"/>
      <w:r w:rsidRPr="00132AA4">
        <w:rPr>
          <w:rStyle w:val="lev"/>
          <w:b w:val="0"/>
          <w:bCs w:val="0"/>
          <w:color w:val="000000" w:themeColor="text1"/>
        </w:rPr>
        <w:t xml:space="preserve">, and none of </w:t>
      </w:r>
      <w:proofErr w:type="spellStart"/>
      <w:r w:rsidRPr="00132AA4">
        <w:rPr>
          <w:rStyle w:val="lev"/>
          <w:b w:val="0"/>
          <w:bCs w:val="0"/>
          <w:color w:val="000000" w:themeColor="text1"/>
        </w:rPr>
        <w:t>these</w:t>
      </w:r>
      <w:proofErr w:type="spellEnd"/>
      <w:r w:rsidRPr="00132AA4">
        <w:rPr>
          <w:rStyle w:val="lev"/>
          <w:b w:val="0"/>
          <w:bCs w:val="0"/>
          <w:color w:val="000000" w:themeColor="text1"/>
        </w:rPr>
        <w:t xml:space="preserve"> patterns </w:t>
      </w:r>
      <w:proofErr w:type="spellStart"/>
      <w:r w:rsidRPr="00132AA4">
        <w:rPr>
          <w:rStyle w:val="lev"/>
          <w:b w:val="0"/>
          <w:bCs w:val="0"/>
          <w:color w:val="000000" w:themeColor="text1"/>
        </w:rPr>
        <w:t>remained</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statistically</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significant</w:t>
      </w:r>
      <w:proofErr w:type="spellEnd"/>
      <w:r w:rsidRPr="00132AA4">
        <w:rPr>
          <w:rStyle w:val="lev"/>
          <w:b w:val="0"/>
          <w:bCs w:val="0"/>
          <w:color w:val="000000" w:themeColor="text1"/>
        </w:rPr>
        <w:t xml:space="preserve"> </w:t>
      </w:r>
      <w:proofErr w:type="spellStart"/>
      <w:r w:rsidRPr="00132AA4">
        <w:rPr>
          <w:rStyle w:val="lev"/>
          <w:b w:val="0"/>
          <w:bCs w:val="0"/>
          <w:color w:val="000000" w:themeColor="text1"/>
        </w:rPr>
        <w:t>after</w:t>
      </w:r>
      <w:proofErr w:type="spellEnd"/>
      <w:r w:rsidRPr="00132AA4">
        <w:rPr>
          <w:rStyle w:val="lev"/>
          <w:b w:val="0"/>
          <w:bCs w:val="0"/>
          <w:color w:val="000000" w:themeColor="text1"/>
        </w:rPr>
        <w:t xml:space="preserve"> correction for multiple </w:t>
      </w:r>
      <w:proofErr w:type="spellStart"/>
      <w:r w:rsidRPr="00132AA4">
        <w:rPr>
          <w:rStyle w:val="lev"/>
          <w:b w:val="0"/>
          <w:bCs w:val="0"/>
          <w:color w:val="000000" w:themeColor="text1"/>
        </w:rPr>
        <w:t>testing</w:t>
      </w:r>
      <w:proofErr w:type="spellEnd"/>
      <w:r w:rsidRPr="00132AA4">
        <w:rPr>
          <w:rStyle w:val="lev"/>
          <w:b w:val="0"/>
          <w:bCs w:val="0"/>
          <w:color w:val="000000" w:themeColor="text1"/>
        </w:rPr>
        <w:t>.</w:t>
      </w:r>
    </w:p>
    <w:p w14:paraId="4D0AA7E7" w14:textId="740A73F2" w:rsidR="00E17D79" w:rsidRPr="00132AA4" w:rsidRDefault="00E17D79" w:rsidP="000B2BAB">
      <w:pPr>
        <w:pStyle w:val="NormalWeb"/>
        <w:spacing w:line="360" w:lineRule="auto"/>
        <w:rPr>
          <w:b/>
          <w:color w:val="000000" w:themeColor="text1"/>
        </w:rPr>
      </w:pPr>
      <w:r w:rsidRPr="00132AA4">
        <w:rPr>
          <w:rStyle w:val="lev"/>
          <w:b w:val="0"/>
          <w:bCs w:val="0"/>
          <w:color w:val="000000" w:themeColor="text1"/>
        </w:rPr>
        <w:t xml:space="preserve">Adverse </w:t>
      </w:r>
      <w:proofErr w:type="spellStart"/>
      <w:r w:rsidRPr="00132AA4">
        <w:rPr>
          <w:rStyle w:val="lev"/>
          <w:b w:val="0"/>
          <w:bCs w:val="0"/>
          <w:color w:val="000000" w:themeColor="text1"/>
        </w:rPr>
        <w:t>event</w:t>
      </w:r>
      <w:proofErr w:type="spellEnd"/>
      <w:r w:rsidRPr="00132AA4">
        <w:rPr>
          <w:rStyle w:val="lev"/>
          <w:b w:val="0"/>
          <w:bCs w:val="0"/>
          <w:color w:val="000000" w:themeColor="text1"/>
        </w:rPr>
        <w:t>–</w:t>
      </w:r>
      <w:proofErr w:type="spellStart"/>
      <w:r w:rsidRPr="00132AA4">
        <w:rPr>
          <w:rStyle w:val="lev"/>
          <w:b w:val="0"/>
          <w:bCs w:val="0"/>
          <w:color w:val="000000" w:themeColor="text1"/>
        </w:rPr>
        <w:t>level</w:t>
      </w:r>
      <w:proofErr w:type="spellEnd"/>
      <w:r w:rsidRPr="00132AA4">
        <w:rPr>
          <w:rStyle w:val="lev"/>
          <w:b w:val="0"/>
          <w:bCs w:val="0"/>
          <w:color w:val="000000" w:themeColor="text1"/>
        </w:rPr>
        <w:t xml:space="preserve"> dose–</w:t>
      </w:r>
      <w:proofErr w:type="spellStart"/>
      <w:r w:rsidRPr="00132AA4">
        <w:rPr>
          <w:rStyle w:val="lev"/>
          <w:b w:val="0"/>
          <w:bCs w:val="0"/>
          <w:color w:val="000000" w:themeColor="text1"/>
        </w:rPr>
        <w:t>response</w:t>
      </w:r>
      <w:proofErr w:type="spellEnd"/>
      <w:r w:rsidRPr="00132AA4">
        <w:rPr>
          <w:rStyle w:val="lev"/>
          <w:b w:val="0"/>
          <w:bCs w:val="0"/>
          <w:color w:val="000000" w:themeColor="text1"/>
        </w:rPr>
        <w:t xml:space="preserve"> analyses </w:t>
      </w:r>
      <w:proofErr w:type="spellStart"/>
      <w:r w:rsidRPr="00132AA4">
        <w:rPr>
          <w:rStyle w:val="lev"/>
          <w:b w:val="0"/>
          <w:bCs w:val="0"/>
          <w:color w:val="000000" w:themeColor="text1"/>
        </w:rPr>
        <w:t>were</w:t>
      </w:r>
      <w:proofErr w:type="spellEnd"/>
      <w:r w:rsidRPr="00132AA4">
        <w:rPr>
          <w:rStyle w:val="lev"/>
          <w:b w:val="0"/>
          <w:bCs w:val="0"/>
          <w:color w:val="000000" w:themeColor="text1"/>
        </w:rPr>
        <w:t xml:space="preserve"> not </w:t>
      </w:r>
      <w:proofErr w:type="spellStart"/>
      <w:r w:rsidRPr="00132AA4">
        <w:rPr>
          <w:rStyle w:val="lev"/>
          <w:b w:val="0"/>
          <w:bCs w:val="0"/>
          <w:color w:val="000000" w:themeColor="text1"/>
        </w:rPr>
        <w:t>feasible</w:t>
      </w:r>
      <w:proofErr w:type="spellEnd"/>
      <w:r w:rsidRPr="00132AA4">
        <w:rPr>
          <w:rStyle w:val="lev"/>
          <w:b w:val="0"/>
          <w:bCs w:val="0"/>
          <w:color w:val="000000" w:themeColor="text1"/>
        </w:rPr>
        <w:t xml:space="preserve"> for ayahuasca due to </w:t>
      </w:r>
      <w:proofErr w:type="spellStart"/>
      <w:r w:rsidRPr="00132AA4">
        <w:rPr>
          <w:rStyle w:val="lev"/>
          <w:b w:val="0"/>
          <w:bCs w:val="0"/>
          <w:color w:val="000000" w:themeColor="text1"/>
        </w:rPr>
        <w:t>insufficient</w:t>
      </w:r>
      <w:proofErr w:type="spellEnd"/>
      <w:r w:rsidRPr="00132AA4">
        <w:rPr>
          <w:rStyle w:val="lev"/>
          <w:b w:val="0"/>
          <w:bCs w:val="0"/>
          <w:color w:val="000000" w:themeColor="text1"/>
        </w:rPr>
        <w:t xml:space="preserve"> dose </w:t>
      </w:r>
      <w:proofErr w:type="spellStart"/>
      <w:r w:rsidRPr="00132AA4">
        <w:rPr>
          <w:rStyle w:val="lev"/>
          <w:b w:val="0"/>
          <w:bCs w:val="0"/>
          <w:color w:val="000000" w:themeColor="text1"/>
        </w:rPr>
        <w:t>variability</w:t>
      </w:r>
      <w:proofErr w:type="spellEnd"/>
      <w:r w:rsidRPr="00132AA4">
        <w:rPr>
          <w:rStyle w:val="lev"/>
          <w:b w:val="0"/>
          <w:bCs w:val="0"/>
          <w:color w:val="000000" w:themeColor="text1"/>
        </w:rPr>
        <w:t>.</w:t>
      </w:r>
    </w:p>
    <w:p w14:paraId="463E2C28" w14:textId="77777777" w:rsidR="006E710C" w:rsidRPr="00132AA4" w:rsidRDefault="006E710C" w:rsidP="00CD0DB3">
      <w:pPr>
        <w:rPr>
          <w:color w:val="000000" w:themeColor="text1"/>
          <w:lang w:val="en-US"/>
        </w:rPr>
      </w:pPr>
      <w:bookmarkStart w:id="267" w:name="_7g85dwqubkng" w:colFirst="0" w:colLast="0"/>
      <w:bookmarkStart w:id="268" w:name="_yvo3snxf01do" w:colFirst="0" w:colLast="0"/>
      <w:bookmarkEnd w:id="267"/>
      <w:bookmarkEnd w:id="268"/>
    </w:p>
    <w:p w14:paraId="1DE17021" w14:textId="612BAB5E" w:rsidR="000829E4" w:rsidRPr="00132AA4" w:rsidRDefault="00FC19AC" w:rsidP="00FC19AC">
      <w:pPr>
        <w:spacing w:line="360" w:lineRule="auto"/>
        <w:rPr>
          <w:b/>
          <w:bCs/>
          <w:color w:val="000000" w:themeColor="text1"/>
          <w:lang w:val="en-US"/>
        </w:rPr>
      </w:pPr>
      <w:r w:rsidRPr="00132AA4">
        <w:rPr>
          <w:b/>
          <w:bCs/>
          <w:color w:val="000000" w:themeColor="text1"/>
          <w:lang w:val="en-US"/>
        </w:rPr>
        <w:t>3.</w:t>
      </w:r>
      <w:ins w:id="269" w:author="ESKINAZI Mickael" w:date="2026-05-16T16:54:00Z" w16du:dateUtc="2026-05-16T14:54:00Z">
        <w:r w:rsidR="00A32AD6">
          <w:rPr>
            <w:b/>
            <w:bCs/>
            <w:color w:val="000000" w:themeColor="text1"/>
            <w:lang w:val="en-US"/>
          </w:rPr>
          <w:t>4</w:t>
        </w:r>
      </w:ins>
      <w:del w:id="270" w:author="ESKINAZI Mickael" w:date="2026-05-16T16:54:00Z" w16du:dateUtc="2026-05-16T14:54:00Z">
        <w:r w:rsidRPr="00132AA4" w:rsidDel="00A32AD6">
          <w:rPr>
            <w:b/>
            <w:bCs/>
            <w:color w:val="000000" w:themeColor="text1"/>
            <w:lang w:val="en-US"/>
          </w:rPr>
          <w:delText>5</w:delText>
        </w:r>
      </w:del>
      <w:r w:rsidRPr="00132AA4">
        <w:rPr>
          <w:b/>
          <w:bCs/>
          <w:color w:val="000000" w:themeColor="text1"/>
          <w:lang w:val="en-US"/>
        </w:rPr>
        <w:t xml:space="preserve"> </w:t>
      </w:r>
      <w:r w:rsidR="00542108" w:rsidRPr="00132AA4">
        <w:rPr>
          <w:b/>
          <w:bCs/>
          <w:color w:val="000000" w:themeColor="text1"/>
          <w:lang w:val="en-US"/>
        </w:rPr>
        <w:t>Sensitivity analyses</w:t>
      </w:r>
    </w:p>
    <w:p w14:paraId="1C491952" w14:textId="06447D55" w:rsidR="00FC19AC" w:rsidRPr="00132AA4" w:rsidRDefault="00542108" w:rsidP="00FC19AC">
      <w:pPr>
        <w:spacing w:line="360" w:lineRule="auto"/>
        <w:rPr>
          <w:color w:val="000000" w:themeColor="text1"/>
          <w:lang w:val="en-US"/>
        </w:rPr>
      </w:pPr>
      <w:r w:rsidRPr="00132AA4">
        <w:rPr>
          <w:color w:val="000000" w:themeColor="text1"/>
          <w:lang w:val="en-US"/>
        </w:rPr>
        <w:t xml:space="preserve">Global </w:t>
      </w:r>
      <w:r w:rsidR="00F403F8" w:rsidRPr="00132AA4">
        <w:rPr>
          <w:color w:val="000000" w:themeColor="text1"/>
          <w:lang w:val="en-US"/>
        </w:rPr>
        <w:t>substance</w:t>
      </w:r>
      <w:r w:rsidRPr="00132AA4">
        <w:rPr>
          <w:color w:val="000000" w:themeColor="text1"/>
          <w:lang w:val="en-US"/>
        </w:rPr>
        <w:t>-level dose–response findings were robust to model specification, with concordant linear and spline results during the acute session and at follow-up</w:t>
      </w:r>
      <w:r w:rsidR="003037B4" w:rsidRPr="00132AA4">
        <w:rPr>
          <w:color w:val="000000" w:themeColor="text1"/>
          <w:lang w:val="en-US"/>
        </w:rPr>
        <w:t xml:space="preserve"> only for LSD</w:t>
      </w:r>
      <w:r w:rsidRPr="00132AA4">
        <w:rPr>
          <w:color w:val="000000" w:themeColor="text1"/>
          <w:lang w:val="en-US"/>
        </w:rPr>
        <w:t xml:space="preserve"> (Supplementary Table </w:t>
      </w:r>
      <w:r w:rsidR="00FC19AC" w:rsidRPr="00132AA4">
        <w:rPr>
          <w:color w:val="000000" w:themeColor="text1"/>
          <w:lang w:val="en-US"/>
        </w:rPr>
        <w:t>S1</w:t>
      </w:r>
      <w:r w:rsidRPr="00132AA4">
        <w:rPr>
          <w:color w:val="000000" w:themeColor="text1"/>
          <w:lang w:val="en-US"/>
        </w:rPr>
        <w:t xml:space="preserve">). At the adverse-event level, dose–response signals were sparse and largely confined to the session window, with no AE-specific signals detected at follow-up. Where present, AE-level effects were generally consistent across specifications or detectable only under linear or spline models, consistent with acute and, in some cases, non-linear dose escalation (Supplementary Table </w:t>
      </w:r>
      <w:r w:rsidR="00FC19AC" w:rsidRPr="00132AA4">
        <w:rPr>
          <w:color w:val="000000" w:themeColor="text1"/>
          <w:lang w:val="en-US"/>
        </w:rPr>
        <w:t>S2</w:t>
      </w:r>
      <w:r w:rsidRPr="00132AA4">
        <w:rPr>
          <w:color w:val="000000" w:themeColor="text1"/>
          <w:lang w:val="en-US"/>
        </w:rPr>
        <w:t>).</w:t>
      </w:r>
      <w:r w:rsidRPr="00132AA4">
        <w:rPr>
          <w:color w:val="000000" w:themeColor="text1"/>
          <w:lang w:val="en-US"/>
        </w:rPr>
        <w:br w:type="page"/>
      </w:r>
      <w:r w:rsidR="00682EED" w:rsidRPr="00132AA4">
        <w:rPr>
          <w:b/>
          <w:bCs/>
          <w:color w:val="000000" w:themeColor="text1"/>
          <w:sz w:val="32"/>
          <w:szCs w:val="32"/>
          <w:lang w:val="en-US"/>
        </w:rPr>
        <w:lastRenderedPageBreak/>
        <w:t>4. Discussion</w:t>
      </w:r>
    </w:p>
    <w:p w14:paraId="49291AB3" w14:textId="3DE20EA0" w:rsidR="00C43C8F" w:rsidRPr="00132AA4" w:rsidRDefault="00C43C8F" w:rsidP="00FC19AC">
      <w:pPr>
        <w:pStyle w:val="Titre3"/>
        <w:rPr>
          <w:color w:val="000000" w:themeColor="text1"/>
          <w:lang w:val="en-US"/>
        </w:rPr>
      </w:pPr>
      <w:r w:rsidRPr="00132AA4">
        <w:rPr>
          <w:color w:val="000000" w:themeColor="text1"/>
          <w:lang w:val="en-US"/>
        </w:rPr>
        <w:t>4.1 Principal findings</w:t>
      </w:r>
    </w:p>
    <w:p w14:paraId="09EF2E17" w14:textId="0407B311" w:rsidR="004B3794" w:rsidRPr="00132AA4" w:rsidRDefault="004B3794" w:rsidP="00FC19AC">
      <w:pPr>
        <w:pStyle w:val="p3"/>
        <w:spacing w:before="0" w:beforeAutospacing="0" w:after="0" w:afterAutospacing="0" w:line="360" w:lineRule="auto"/>
        <w:rPr>
          <w:color w:val="000000" w:themeColor="text1"/>
          <w:lang w:val="en-US"/>
        </w:rPr>
      </w:pPr>
      <w:r w:rsidRPr="00132AA4">
        <w:rPr>
          <w:color w:val="000000" w:themeColor="text1"/>
          <w:lang w:val="en-US"/>
        </w:rPr>
        <w:t>To our knowledge, this study provides the first cross-substance dose–response meta-analysis of AEs in psychedelic-assisted therapy, synthesizing data from 2</w:t>
      </w:r>
      <w:r w:rsidR="00E17D79" w:rsidRPr="00132AA4">
        <w:rPr>
          <w:color w:val="000000" w:themeColor="text1"/>
          <w:lang w:val="en-US"/>
        </w:rPr>
        <w:t>9</w:t>
      </w:r>
      <w:r w:rsidRPr="00132AA4">
        <w:rPr>
          <w:color w:val="000000" w:themeColor="text1"/>
          <w:lang w:val="en-US"/>
        </w:rPr>
        <w:t xml:space="preserve"> randomized controlled trials (1,</w:t>
      </w:r>
      <w:r w:rsidR="009679CD" w:rsidRPr="00132AA4">
        <w:rPr>
          <w:color w:val="000000" w:themeColor="text1"/>
          <w:lang w:val="en-US"/>
        </w:rPr>
        <w:t>644</w:t>
      </w:r>
      <w:r w:rsidRPr="00132AA4">
        <w:rPr>
          <w:color w:val="000000" w:themeColor="text1"/>
          <w:lang w:val="en-US"/>
        </w:rPr>
        <w:t xml:space="preserve"> participants) across five psychiatric diagnostic categories (PTSD, major depressive disorder, anxiety disorders, alcohol use disorder, and ADHD), thereby providing a transdiagnostic safety framework.</w:t>
      </w:r>
    </w:p>
    <w:p w14:paraId="6D29D7D9" w14:textId="0A314C4E" w:rsidR="00FC19AC" w:rsidRPr="00132AA4" w:rsidRDefault="00FC19AC" w:rsidP="00FC19AC">
      <w:pPr>
        <w:pStyle w:val="p3"/>
        <w:spacing w:line="360" w:lineRule="auto"/>
        <w:rPr>
          <w:color w:val="000000" w:themeColor="text1"/>
          <w:lang w:val="en-US"/>
        </w:rPr>
      </w:pPr>
      <w:r w:rsidRPr="00132AA4">
        <w:rPr>
          <w:color w:val="000000" w:themeColor="text1"/>
          <w:lang w:val="en-US"/>
        </w:rPr>
        <w:t xml:space="preserve">Three principal findings emerge. First, </w:t>
      </w:r>
      <w:proofErr w:type="gramStart"/>
      <w:r w:rsidRPr="00132AA4">
        <w:rPr>
          <w:color w:val="000000" w:themeColor="text1"/>
          <w:lang w:val="en-US"/>
        </w:rPr>
        <w:t>overall</w:t>
      </w:r>
      <w:proofErr w:type="gramEnd"/>
      <w:r w:rsidRPr="00132AA4">
        <w:rPr>
          <w:color w:val="000000" w:themeColor="text1"/>
          <w:lang w:val="en-US"/>
        </w:rPr>
        <w:t xml:space="preserve"> AE incidence during dosing sessions shows a significant dose–response relationship for LSD, MDMA, and psilocybin </w:t>
      </w:r>
      <w:r w:rsidR="00446179" w:rsidRPr="00132AA4">
        <w:rPr>
          <w:color w:val="000000" w:themeColor="text1"/>
          <w:lang w:val="en-US"/>
        </w:rPr>
        <w:t>considering any AE</w:t>
      </w:r>
      <w:r w:rsidRPr="00132AA4">
        <w:rPr>
          <w:color w:val="000000" w:themeColor="text1"/>
          <w:lang w:val="en-US"/>
        </w:rPr>
        <w:t>. Second, the qualitative profiles of adverse events differ markedly between molecules and are primarily defined by pooled drug–control contrasts rather than by dose scaling. Third, dose-related AE risk is largely confined to the acute dosing session</w:t>
      </w:r>
    </w:p>
    <w:p w14:paraId="0CFF9427" w14:textId="0EBE9BB4" w:rsidR="003037B4" w:rsidRPr="00132AA4" w:rsidRDefault="00A32AD6" w:rsidP="003037B4">
      <w:pPr>
        <w:pStyle w:val="p3"/>
        <w:spacing w:line="360" w:lineRule="auto"/>
        <w:rPr>
          <w:color w:val="000000" w:themeColor="text1"/>
          <w:lang w:val="en-US"/>
        </w:rPr>
      </w:pPr>
      <w:ins w:id="271" w:author="ESKINAZI Mickael" w:date="2026-05-16T14:53:00Z" w16du:dateUtc="2026-05-16T12:53:00Z">
        <w:r w:rsidRPr="00A32AD6">
          <w:rPr>
            <w:lang w:val="en-US"/>
            <w:rPrChange w:id="272" w:author="ESKINAZI Mickael" w:date="2026-05-16T14:53:00Z" w16du:dateUtc="2026-05-16T12:53:00Z">
              <w:rPr/>
            </w:rPrChange>
          </w:rPr>
          <w:t>Any AE dose–response models were estimated separately for each molecule (LSD, MDMA, and psilocybin), rather than pooled into a single pan-substance effect</w:t>
        </w:r>
      </w:ins>
      <w:del w:id="273" w:author="ESKINAZI Mickael" w:date="2026-05-16T14:53:00Z" w16du:dateUtc="2026-05-16T12:53:00Z">
        <w:r w:rsidR="009F6003" w:rsidRPr="00132AA4" w:rsidDel="00A32AD6">
          <w:rPr>
            <w:color w:val="000000" w:themeColor="text1"/>
            <w:lang w:val="en-US"/>
          </w:rPr>
          <w:delText xml:space="preserve">Any AE </w:delText>
        </w:r>
        <w:r w:rsidR="003037B4" w:rsidRPr="00132AA4" w:rsidDel="00A32AD6">
          <w:rPr>
            <w:color w:val="000000" w:themeColor="text1"/>
            <w:lang w:val="en-US"/>
          </w:rPr>
          <w:delText>dose–response models were estimated separately for each molecule (LSD, MDMA, and psilocybin), rather than pooling substances into a single cross-molecule effect</w:delText>
        </w:r>
      </w:del>
      <w:r w:rsidR="003037B4" w:rsidRPr="00132AA4">
        <w:rPr>
          <w:color w:val="000000" w:themeColor="text1"/>
          <w:lang w:val="en-US"/>
        </w:rPr>
        <w:t xml:space="preserve">. Within a given molecule, a significant dose–response signal reflects an aggregate increase in </w:t>
      </w:r>
      <w:ins w:id="274" w:author="ESKINAZI Mickael" w:date="2026-05-17T15:12:00Z" w16du:dateUtc="2026-05-17T13:12:00Z">
        <w:r>
          <w:rPr>
            <w:color w:val="000000" w:themeColor="text1"/>
            <w:lang w:val="en-US"/>
          </w:rPr>
          <w:t xml:space="preserve">the </w:t>
        </w:r>
      </w:ins>
      <w:ins w:id="275" w:author="ESKINAZI Mickael" w:date="2026-05-17T15:13:00Z" w16du:dateUtc="2026-05-17T13:13:00Z">
        <w:r>
          <w:rPr>
            <w:color w:val="000000" w:themeColor="text1"/>
            <w:lang w:val="en-US"/>
          </w:rPr>
          <w:t xml:space="preserve">burden of </w:t>
        </w:r>
      </w:ins>
      <w:r w:rsidR="003037B4" w:rsidRPr="00132AA4">
        <w:rPr>
          <w:color w:val="000000" w:themeColor="text1"/>
          <w:lang w:val="en-US"/>
        </w:rPr>
        <w:t>adverse-event</w:t>
      </w:r>
      <w:ins w:id="276" w:author="ESKINAZI Mickael" w:date="2026-05-17T15:13:00Z" w16du:dateUtc="2026-05-17T13:13:00Z">
        <w:r>
          <w:rPr>
            <w:color w:val="000000" w:themeColor="text1"/>
            <w:lang w:val="en-US"/>
          </w:rPr>
          <w:t xml:space="preserve"> </w:t>
        </w:r>
      </w:ins>
      <w:del w:id="277" w:author="ESKINAZI Mickael" w:date="2026-05-17T15:13:00Z" w16du:dateUtc="2026-05-17T13:13:00Z">
        <w:r w:rsidR="003037B4" w:rsidRPr="00132AA4" w:rsidDel="00A32AD6">
          <w:rPr>
            <w:color w:val="000000" w:themeColor="text1"/>
            <w:lang w:val="en-US"/>
          </w:rPr>
          <w:delText xml:space="preserve"> burden </w:delText>
        </w:r>
      </w:del>
      <w:r w:rsidR="003037B4" w:rsidRPr="00132AA4">
        <w:rPr>
          <w:color w:val="000000" w:themeColor="text1"/>
          <w:lang w:val="en-US"/>
        </w:rPr>
        <w:t>when information is integrated across a broad range of heterogeneous events. Importantly, such a global association may be observed even when no individual adverse event remains statistically significant after correction for multiple testing in AE-specific analyses. This pattern suggests that dose-related risk is distributed across multiple adverse-event domains, rather than being driven by a single dominant or highly dose-sensitive outcome.</w:t>
      </w:r>
    </w:p>
    <w:p w14:paraId="53D3B053" w14:textId="03644E49" w:rsidR="00C43C8F" w:rsidRPr="00132AA4" w:rsidRDefault="003037B4" w:rsidP="00FC19AC">
      <w:pPr>
        <w:pStyle w:val="p3"/>
        <w:spacing w:before="0" w:beforeAutospacing="0" w:after="0" w:afterAutospacing="0" w:line="360" w:lineRule="auto"/>
        <w:rPr>
          <w:color w:val="000000" w:themeColor="text1"/>
          <w:lang w:val="en-US"/>
        </w:rPr>
      </w:pPr>
      <w:r w:rsidRPr="00132AA4">
        <w:rPr>
          <w:color w:val="000000" w:themeColor="text1"/>
          <w:lang w:val="en-US"/>
        </w:rPr>
        <w:t>Spline</w:t>
      </w:r>
      <w:r w:rsidR="00C43C8F" w:rsidRPr="00132AA4">
        <w:rPr>
          <w:color w:val="000000" w:themeColor="text1"/>
          <w:lang w:val="en-US"/>
        </w:rPr>
        <w:t xml:space="preserve">-based models revealed substance-specific non-linear patterns </w:t>
      </w:r>
      <w:r w:rsidR="004B3794" w:rsidRPr="00132AA4">
        <w:rPr>
          <w:color w:val="000000" w:themeColor="text1"/>
          <w:lang w:val="en-US"/>
        </w:rPr>
        <w:t xml:space="preserve">that were </w:t>
      </w:r>
      <w:r w:rsidR="00C43C8F" w:rsidRPr="00132AA4">
        <w:rPr>
          <w:color w:val="000000" w:themeColor="text1"/>
          <w:lang w:val="en-US"/>
        </w:rPr>
        <w:t>not fully captured by linear specifications. For LSD, the dose–AE relationship was monotonic, with a progressive increase in AE burden across the studied dose range, consistent with cumulative serotonergic and perceptual effects. For MDMA, AE incidence increased steeply at moderate doses and then plateaued or fluctuated at higher doses, a pattern that should be interpreted cautiously given sparser data at the upper dose range and potential extrapolation effects.</w:t>
      </w:r>
      <w:r w:rsidR="004B3794" w:rsidRPr="00132AA4">
        <w:rPr>
          <w:color w:val="000000" w:themeColor="text1"/>
          <w:lang w:val="en-US"/>
        </w:rPr>
        <w:t xml:space="preserve"> </w:t>
      </w:r>
      <w:r w:rsidR="00C43C8F" w:rsidRPr="00132AA4">
        <w:rPr>
          <w:color w:val="000000" w:themeColor="text1"/>
          <w:lang w:val="en-US"/>
        </w:rPr>
        <w:t xml:space="preserve">In contrast, psilocybin exhibited a distinct inverted U-shaped dose–response profile, with AE incidence peaking at intermediate doses (approximately 20–30 mg) and declining at higher doses. This pattern </w:t>
      </w:r>
      <w:r w:rsidR="00C43C8F" w:rsidRPr="00132AA4">
        <w:rPr>
          <w:color w:val="000000" w:themeColor="text1"/>
          <w:lang w:val="en-US"/>
        </w:rPr>
        <w:lastRenderedPageBreak/>
        <w:t xml:space="preserve">emerged within a dose range well represented in the underlying trials, reducing the likelihood that it reflects artefactual spline </w:t>
      </w:r>
      <w:proofErr w:type="spellStart"/>
      <w:r w:rsidR="00C43C8F" w:rsidRPr="00132AA4">
        <w:rPr>
          <w:color w:val="000000" w:themeColor="text1"/>
          <w:lang w:val="en-US"/>
        </w:rPr>
        <w:t>behaviour</w:t>
      </w:r>
      <w:proofErr w:type="spellEnd"/>
      <w:r w:rsidR="00C43C8F" w:rsidRPr="00132AA4">
        <w:rPr>
          <w:color w:val="000000" w:themeColor="text1"/>
          <w:lang w:val="en-US"/>
        </w:rPr>
        <w:t>.</w:t>
      </w:r>
    </w:p>
    <w:p w14:paraId="49C3CC97" w14:textId="77777777" w:rsidR="00A32AD6" w:rsidRPr="00A32AD6" w:rsidRDefault="00A32AD6" w:rsidP="00A32AD6">
      <w:pPr>
        <w:pStyle w:val="p3"/>
        <w:spacing w:before="0" w:beforeAutospacing="0" w:after="0" w:afterAutospacing="0" w:line="360" w:lineRule="auto"/>
        <w:rPr>
          <w:ins w:id="278" w:author="ESKINAZI Mickael" w:date="2026-05-14T14:21:00Z"/>
          <w:color w:val="000000" w:themeColor="text1"/>
          <w:lang w:val="en-US" w:eastAsia="en-US"/>
          <w:rPrChange w:id="279" w:author="ESKINAZI Mickael" w:date="2026-05-14T14:21:00Z" w16du:dateUtc="2026-05-14T12:21:00Z">
            <w:rPr>
              <w:ins w:id="280" w:author="ESKINAZI Mickael" w:date="2026-05-14T14:21:00Z"/>
              <w:color w:val="000000" w:themeColor="text1"/>
              <w:lang w:eastAsia="en-US"/>
            </w:rPr>
          </w:rPrChange>
        </w:rPr>
      </w:pPr>
      <w:ins w:id="281" w:author="ESKINAZI Mickael" w:date="2026-05-14T14:21:00Z">
        <w:r w:rsidRPr="00A32AD6">
          <w:rPr>
            <w:color w:val="000000" w:themeColor="text1"/>
            <w:lang w:val="en-US" w:eastAsia="en-US"/>
            <w:rPrChange w:id="282" w:author="ESKINAZI Mickael" w:date="2026-05-14T14:21:00Z" w16du:dateUtc="2026-05-14T12:21:00Z">
              <w:rPr>
                <w:color w:val="000000" w:themeColor="text1"/>
                <w:lang w:eastAsia="en-US"/>
              </w:rPr>
            </w:rPrChange>
          </w:rPr>
          <w:t>While global dose–response models consistently detected increasing AE burden with dose, event-specific analyses did not remain statistically robust after correction for multiple testing, suggesting that dose-dependent safety signals are more reliably captured at the aggregate rather than individual AE level. This pattern supports the interpretation that many psychedelic-related adverse events may operate according to threshold or non-linear dynamics, emerging once psychoactive exposure is reached rather than increasing proportionally with further dose escalation.</w:t>
        </w:r>
      </w:ins>
    </w:p>
    <w:p w14:paraId="778C96FE" w14:textId="77777777" w:rsidR="00A32AD6" w:rsidRPr="00A32AD6" w:rsidRDefault="00A32AD6" w:rsidP="00A32AD6">
      <w:pPr>
        <w:pStyle w:val="p3"/>
        <w:spacing w:before="0" w:beforeAutospacing="0" w:after="0" w:afterAutospacing="0" w:line="360" w:lineRule="auto"/>
        <w:rPr>
          <w:ins w:id="283" w:author="ESKINAZI Mickael" w:date="2026-05-14T14:21:00Z"/>
          <w:color w:val="000000" w:themeColor="text1"/>
          <w:lang w:eastAsia="en-US"/>
        </w:rPr>
      </w:pPr>
      <w:ins w:id="284" w:author="ESKINAZI Mickael" w:date="2026-05-14T14:21:00Z">
        <w:r w:rsidRPr="00A32AD6">
          <w:rPr>
            <w:color w:val="000000" w:themeColor="text1"/>
            <w:lang w:val="en-US" w:eastAsia="en-US"/>
            <w:rPrChange w:id="285" w:author="ESKINAZI Mickael" w:date="2026-05-14T14:21:00Z" w16du:dateUtc="2026-05-14T12:21:00Z">
              <w:rPr>
                <w:color w:val="000000" w:themeColor="text1"/>
                <w:lang w:eastAsia="en-US"/>
              </w:rPr>
            </w:rPrChange>
          </w:rPr>
          <w:t xml:space="preserve">The few nominal event-specific associations observed across compounds likely reflect substance-specific pharmacological mechanisms, including serotonergic gastrointestinal and perceptual effects for LSD and psilocybin, and sympathomimetic or affective effects for MDMA. </w:t>
        </w:r>
        <w:proofErr w:type="spellStart"/>
        <w:r w:rsidRPr="00A32AD6">
          <w:rPr>
            <w:color w:val="000000" w:themeColor="text1"/>
            <w:lang w:eastAsia="en-US"/>
          </w:rPr>
          <w:t>However</w:t>
        </w:r>
        <w:proofErr w:type="spellEnd"/>
        <w:r w:rsidRPr="00A32AD6">
          <w:rPr>
            <w:color w:val="000000" w:themeColor="text1"/>
            <w:lang w:eastAsia="en-US"/>
          </w:rPr>
          <w:t xml:space="preserve">, </w:t>
        </w:r>
        <w:proofErr w:type="spellStart"/>
        <w:r w:rsidRPr="00A32AD6">
          <w:rPr>
            <w:color w:val="000000" w:themeColor="text1"/>
            <w:lang w:eastAsia="en-US"/>
          </w:rPr>
          <w:t>their</w:t>
        </w:r>
        <w:proofErr w:type="spellEnd"/>
        <w:r w:rsidRPr="00A32AD6">
          <w:rPr>
            <w:color w:val="000000" w:themeColor="text1"/>
            <w:lang w:eastAsia="en-US"/>
          </w:rPr>
          <w:t xml:space="preserve"> </w:t>
        </w:r>
        <w:proofErr w:type="spellStart"/>
        <w:r w:rsidRPr="00A32AD6">
          <w:rPr>
            <w:color w:val="000000" w:themeColor="text1"/>
            <w:lang w:eastAsia="en-US"/>
          </w:rPr>
          <w:t>lack</w:t>
        </w:r>
        <w:proofErr w:type="spellEnd"/>
        <w:r w:rsidRPr="00A32AD6">
          <w:rPr>
            <w:color w:val="000000" w:themeColor="text1"/>
            <w:lang w:eastAsia="en-US"/>
          </w:rPr>
          <w:t xml:space="preserve"> of </w:t>
        </w:r>
        <w:proofErr w:type="spellStart"/>
        <w:r w:rsidRPr="00A32AD6">
          <w:rPr>
            <w:color w:val="000000" w:themeColor="text1"/>
            <w:lang w:eastAsia="en-US"/>
          </w:rPr>
          <w:t>robustness</w:t>
        </w:r>
        <w:proofErr w:type="spellEnd"/>
        <w:r w:rsidRPr="00A32AD6">
          <w:rPr>
            <w:color w:val="000000" w:themeColor="text1"/>
            <w:lang w:eastAsia="en-US"/>
          </w:rPr>
          <w:t xml:space="preserve"> </w:t>
        </w:r>
        <w:proofErr w:type="spellStart"/>
        <w:r w:rsidRPr="00A32AD6">
          <w:rPr>
            <w:color w:val="000000" w:themeColor="text1"/>
            <w:lang w:eastAsia="en-US"/>
          </w:rPr>
          <w:t>after</w:t>
        </w:r>
        <w:proofErr w:type="spellEnd"/>
        <w:r w:rsidRPr="00A32AD6">
          <w:rPr>
            <w:color w:val="000000" w:themeColor="text1"/>
            <w:lang w:eastAsia="en-US"/>
          </w:rPr>
          <w:t xml:space="preserve"> </w:t>
        </w:r>
        <w:proofErr w:type="spellStart"/>
        <w:r w:rsidRPr="00A32AD6">
          <w:rPr>
            <w:color w:val="000000" w:themeColor="text1"/>
            <w:lang w:eastAsia="en-US"/>
          </w:rPr>
          <w:t>multiplicity</w:t>
        </w:r>
        <w:proofErr w:type="spellEnd"/>
        <w:r w:rsidRPr="00A32AD6">
          <w:rPr>
            <w:color w:val="000000" w:themeColor="text1"/>
            <w:lang w:eastAsia="en-US"/>
          </w:rPr>
          <w:t xml:space="preserve"> correction argues </w:t>
        </w:r>
        <w:proofErr w:type="spellStart"/>
        <w:r w:rsidRPr="00A32AD6">
          <w:rPr>
            <w:color w:val="000000" w:themeColor="text1"/>
            <w:lang w:eastAsia="en-US"/>
          </w:rPr>
          <w:t>against</w:t>
        </w:r>
        <w:proofErr w:type="spellEnd"/>
        <w:r w:rsidRPr="00A32AD6">
          <w:rPr>
            <w:color w:val="000000" w:themeColor="text1"/>
            <w:lang w:eastAsia="en-US"/>
          </w:rPr>
          <w:t xml:space="preserve"> </w:t>
        </w:r>
        <w:proofErr w:type="spellStart"/>
        <w:r w:rsidRPr="00A32AD6">
          <w:rPr>
            <w:color w:val="000000" w:themeColor="text1"/>
            <w:lang w:eastAsia="en-US"/>
          </w:rPr>
          <w:t>overinterpretation</w:t>
        </w:r>
        <w:proofErr w:type="spellEnd"/>
        <w:r w:rsidRPr="00A32AD6">
          <w:rPr>
            <w:color w:val="000000" w:themeColor="text1"/>
            <w:lang w:eastAsia="en-US"/>
          </w:rPr>
          <w:t xml:space="preserve"> of </w:t>
        </w:r>
        <w:proofErr w:type="spellStart"/>
        <w:r w:rsidRPr="00A32AD6">
          <w:rPr>
            <w:color w:val="000000" w:themeColor="text1"/>
            <w:lang w:eastAsia="en-US"/>
          </w:rPr>
          <w:t>individual</w:t>
        </w:r>
        <w:proofErr w:type="spellEnd"/>
        <w:r w:rsidRPr="00A32AD6">
          <w:rPr>
            <w:color w:val="000000" w:themeColor="text1"/>
            <w:lang w:eastAsia="en-US"/>
          </w:rPr>
          <w:t xml:space="preserve"> AE gradients.</w:t>
        </w:r>
      </w:ins>
    </w:p>
    <w:p w14:paraId="67897BD1" w14:textId="77777777" w:rsidR="00A32AD6" w:rsidRPr="00A32AD6" w:rsidRDefault="00A32AD6" w:rsidP="00A32AD6">
      <w:pPr>
        <w:pStyle w:val="p3"/>
        <w:spacing w:before="0" w:beforeAutospacing="0" w:after="0" w:afterAutospacing="0" w:line="360" w:lineRule="auto"/>
        <w:rPr>
          <w:ins w:id="286" w:author="ESKINAZI Mickael" w:date="2026-05-14T14:21:00Z"/>
          <w:color w:val="000000" w:themeColor="text1"/>
          <w:lang w:eastAsia="en-US"/>
        </w:rPr>
      </w:pPr>
      <w:ins w:id="287" w:author="ESKINAZI Mickael" w:date="2026-05-14T14:21:00Z">
        <w:r w:rsidRPr="00A32AD6">
          <w:rPr>
            <w:color w:val="000000" w:themeColor="text1"/>
            <w:lang w:eastAsia="en-US"/>
          </w:rPr>
          <w:t xml:space="preserve">Temporal analyses </w:t>
        </w:r>
        <w:proofErr w:type="spellStart"/>
        <w:r w:rsidRPr="00A32AD6">
          <w:rPr>
            <w:color w:val="000000" w:themeColor="text1"/>
            <w:lang w:eastAsia="en-US"/>
          </w:rPr>
          <w:t>further</w:t>
        </w:r>
        <w:proofErr w:type="spellEnd"/>
        <w:r w:rsidRPr="00A32AD6">
          <w:rPr>
            <w:color w:val="000000" w:themeColor="text1"/>
            <w:lang w:eastAsia="en-US"/>
          </w:rPr>
          <w:t xml:space="preserve"> </w:t>
        </w:r>
        <w:proofErr w:type="spellStart"/>
        <w:r w:rsidRPr="00A32AD6">
          <w:rPr>
            <w:color w:val="000000" w:themeColor="text1"/>
            <w:lang w:eastAsia="en-US"/>
          </w:rPr>
          <w:t>suggest</w:t>
        </w:r>
        <w:proofErr w:type="spellEnd"/>
        <w:r w:rsidRPr="00A32AD6">
          <w:rPr>
            <w:color w:val="000000" w:themeColor="text1"/>
            <w:lang w:eastAsia="en-US"/>
          </w:rPr>
          <w:t xml:space="preserve"> </w:t>
        </w:r>
        <w:proofErr w:type="spellStart"/>
        <w:r w:rsidRPr="00A32AD6">
          <w:rPr>
            <w:color w:val="000000" w:themeColor="text1"/>
            <w:lang w:eastAsia="en-US"/>
          </w:rPr>
          <w:t>that</w:t>
        </w:r>
        <w:proofErr w:type="spellEnd"/>
        <w:r w:rsidRPr="00A32AD6">
          <w:rPr>
            <w:color w:val="000000" w:themeColor="text1"/>
            <w:lang w:eastAsia="en-US"/>
          </w:rPr>
          <w:t xml:space="preserve"> dose-</w:t>
        </w:r>
        <w:proofErr w:type="spellStart"/>
        <w:r w:rsidRPr="00A32AD6">
          <w:rPr>
            <w:color w:val="000000" w:themeColor="text1"/>
            <w:lang w:eastAsia="en-US"/>
          </w:rPr>
          <w:t>dependent</w:t>
        </w:r>
        <w:proofErr w:type="spellEnd"/>
        <w:r w:rsidRPr="00A32AD6">
          <w:rPr>
            <w:color w:val="000000" w:themeColor="text1"/>
            <w:lang w:eastAsia="en-US"/>
          </w:rPr>
          <w:t xml:space="preserve"> AE </w:t>
        </w:r>
        <w:proofErr w:type="spellStart"/>
        <w:r w:rsidRPr="00A32AD6">
          <w:rPr>
            <w:color w:val="000000" w:themeColor="text1"/>
            <w:lang w:eastAsia="en-US"/>
          </w:rPr>
          <w:t>burden</w:t>
        </w:r>
        <w:proofErr w:type="spellEnd"/>
        <w:r w:rsidRPr="00A32AD6">
          <w:rPr>
            <w:color w:val="000000" w:themeColor="text1"/>
            <w:lang w:eastAsia="en-US"/>
          </w:rPr>
          <w:t xml:space="preserve"> </w:t>
        </w:r>
        <w:proofErr w:type="spellStart"/>
        <w:r w:rsidRPr="00A32AD6">
          <w:rPr>
            <w:color w:val="000000" w:themeColor="text1"/>
            <w:lang w:eastAsia="en-US"/>
          </w:rPr>
          <w:t>is</w:t>
        </w:r>
        <w:proofErr w:type="spellEnd"/>
        <w:r w:rsidRPr="00A32AD6">
          <w:rPr>
            <w:color w:val="000000" w:themeColor="text1"/>
            <w:lang w:eastAsia="en-US"/>
          </w:rPr>
          <w:t xml:space="preserve"> </w:t>
        </w:r>
        <w:proofErr w:type="spellStart"/>
        <w:r w:rsidRPr="00A32AD6">
          <w:rPr>
            <w:color w:val="000000" w:themeColor="text1"/>
            <w:lang w:eastAsia="en-US"/>
          </w:rPr>
          <w:t>primarily</w:t>
        </w:r>
        <w:proofErr w:type="spellEnd"/>
        <w:r w:rsidRPr="00A32AD6">
          <w:rPr>
            <w:color w:val="000000" w:themeColor="text1"/>
            <w:lang w:eastAsia="en-US"/>
          </w:rPr>
          <w:t xml:space="preserve"> an acute </w:t>
        </w:r>
        <w:proofErr w:type="spellStart"/>
        <w:r w:rsidRPr="00A32AD6">
          <w:rPr>
            <w:color w:val="000000" w:themeColor="text1"/>
            <w:lang w:eastAsia="en-US"/>
          </w:rPr>
          <w:t>phenomenon</w:t>
        </w:r>
        <w:proofErr w:type="spellEnd"/>
        <w:r w:rsidRPr="00A32AD6">
          <w:rPr>
            <w:color w:val="000000" w:themeColor="text1"/>
            <w:lang w:eastAsia="en-US"/>
          </w:rPr>
          <w:t>. For LSD and MDMA, dose–</w:t>
        </w:r>
        <w:proofErr w:type="spellStart"/>
        <w:r w:rsidRPr="00A32AD6">
          <w:rPr>
            <w:color w:val="000000" w:themeColor="text1"/>
            <w:lang w:eastAsia="en-US"/>
          </w:rPr>
          <w:t>response</w:t>
        </w:r>
        <w:proofErr w:type="spellEnd"/>
        <w:r w:rsidRPr="00A32AD6">
          <w:rPr>
            <w:color w:val="000000" w:themeColor="text1"/>
            <w:lang w:eastAsia="en-US"/>
          </w:rPr>
          <w:t xml:space="preserve"> </w:t>
        </w:r>
        <w:proofErr w:type="spellStart"/>
        <w:r w:rsidRPr="00A32AD6">
          <w:rPr>
            <w:color w:val="000000" w:themeColor="text1"/>
            <w:lang w:eastAsia="en-US"/>
          </w:rPr>
          <w:t>relationships</w:t>
        </w:r>
        <w:proofErr w:type="spellEnd"/>
        <w:r w:rsidRPr="00A32AD6">
          <w:rPr>
            <w:color w:val="000000" w:themeColor="text1"/>
            <w:lang w:eastAsia="en-US"/>
          </w:rPr>
          <w:t xml:space="preserve"> </w:t>
        </w:r>
        <w:proofErr w:type="spellStart"/>
        <w:r w:rsidRPr="00A32AD6">
          <w:rPr>
            <w:color w:val="000000" w:themeColor="text1"/>
            <w:lang w:eastAsia="en-US"/>
          </w:rPr>
          <w:t>were</w:t>
        </w:r>
        <w:proofErr w:type="spellEnd"/>
        <w:r w:rsidRPr="00A32AD6">
          <w:rPr>
            <w:color w:val="000000" w:themeColor="text1"/>
            <w:lang w:eastAsia="en-US"/>
          </w:rPr>
          <w:t xml:space="preserve"> </w:t>
        </w:r>
        <w:proofErr w:type="spellStart"/>
        <w:r w:rsidRPr="00A32AD6">
          <w:rPr>
            <w:color w:val="000000" w:themeColor="text1"/>
            <w:lang w:eastAsia="en-US"/>
          </w:rPr>
          <w:t>observed</w:t>
        </w:r>
        <w:proofErr w:type="spellEnd"/>
        <w:r w:rsidRPr="00A32AD6">
          <w:rPr>
            <w:color w:val="000000" w:themeColor="text1"/>
            <w:lang w:eastAsia="en-US"/>
          </w:rPr>
          <w:t xml:space="preserve"> </w:t>
        </w:r>
        <w:proofErr w:type="spellStart"/>
        <w:r w:rsidRPr="00A32AD6">
          <w:rPr>
            <w:color w:val="000000" w:themeColor="text1"/>
            <w:lang w:eastAsia="en-US"/>
          </w:rPr>
          <w:t>during</w:t>
        </w:r>
        <w:proofErr w:type="spellEnd"/>
        <w:r w:rsidRPr="00A32AD6">
          <w:rPr>
            <w:color w:val="000000" w:themeColor="text1"/>
            <w:lang w:eastAsia="en-US"/>
          </w:rPr>
          <w:t xml:space="preserve"> the </w:t>
        </w:r>
        <w:proofErr w:type="spellStart"/>
        <w:r w:rsidRPr="00A32AD6">
          <w:rPr>
            <w:color w:val="000000" w:themeColor="text1"/>
            <w:lang w:eastAsia="en-US"/>
          </w:rPr>
          <w:t>dosing</w:t>
        </w:r>
        <w:proofErr w:type="spellEnd"/>
        <w:r w:rsidRPr="00A32AD6">
          <w:rPr>
            <w:color w:val="000000" w:themeColor="text1"/>
            <w:lang w:eastAsia="en-US"/>
          </w:rPr>
          <w:t xml:space="preserve"> session but </w:t>
        </w:r>
        <w:proofErr w:type="spellStart"/>
        <w:r w:rsidRPr="00A32AD6">
          <w:rPr>
            <w:color w:val="000000" w:themeColor="text1"/>
            <w:lang w:eastAsia="en-US"/>
          </w:rPr>
          <w:t>were</w:t>
        </w:r>
        <w:proofErr w:type="spellEnd"/>
        <w:r w:rsidRPr="00A32AD6">
          <w:rPr>
            <w:color w:val="000000" w:themeColor="text1"/>
            <w:lang w:eastAsia="en-US"/>
          </w:rPr>
          <w:t xml:space="preserve"> not </w:t>
        </w:r>
        <w:proofErr w:type="spellStart"/>
        <w:r w:rsidRPr="00A32AD6">
          <w:rPr>
            <w:color w:val="000000" w:themeColor="text1"/>
            <w:lang w:eastAsia="en-US"/>
          </w:rPr>
          <w:t>maintained</w:t>
        </w:r>
        <w:proofErr w:type="spellEnd"/>
        <w:r w:rsidRPr="00A32AD6">
          <w:rPr>
            <w:color w:val="000000" w:themeColor="text1"/>
            <w:lang w:eastAsia="en-US"/>
          </w:rPr>
          <w:t xml:space="preserve"> at follow-up, </w:t>
        </w:r>
        <w:proofErr w:type="spellStart"/>
        <w:r w:rsidRPr="00A32AD6">
          <w:rPr>
            <w:color w:val="000000" w:themeColor="text1"/>
            <w:lang w:eastAsia="en-US"/>
          </w:rPr>
          <w:t>supporting</w:t>
        </w:r>
        <w:proofErr w:type="spellEnd"/>
        <w:r w:rsidRPr="00A32AD6">
          <w:rPr>
            <w:color w:val="000000" w:themeColor="text1"/>
            <w:lang w:eastAsia="en-US"/>
          </w:rPr>
          <w:t xml:space="preserve"> the transient nature of </w:t>
        </w:r>
        <w:proofErr w:type="spellStart"/>
        <w:r w:rsidRPr="00A32AD6">
          <w:rPr>
            <w:color w:val="000000" w:themeColor="text1"/>
            <w:lang w:eastAsia="en-US"/>
          </w:rPr>
          <w:t>most</w:t>
        </w:r>
        <w:proofErr w:type="spellEnd"/>
        <w:r w:rsidRPr="00A32AD6">
          <w:rPr>
            <w:color w:val="000000" w:themeColor="text1"/>
            <w:lang w:eastAsia="en-US"/>
          </w:rPr>
          <w:t xml:space="preserve"> dose-</w:t>
        </w:r>
        <w:proofErr w:type="spellStart"/>
        <w:r w:rsidRPr="00A32AD6">
          <w:rPr>
            <w:color w:val="000000" w:themeColor="text1"/>
            <w:lang w:eastAsia="en-US"/>
          </w:rPr>
          <w:t>related</w:t>
        </w:r>
        <w:proofErr w:type="spellEnd"/>
        <w:r w:rsidRPr="00A32AD6">
          <w:rPr>
            <w:color w:val="000000" w:themeColor="text1"/>
            <w:lang w:eastAsia="en-US"/>
          </w:rPr>
          <w:t xml:space="preserve"> adverse </w:t>
        </w:r>
        <w:proofErr w:type="spellStart"/>
        <w:r w:rsidRPr="00A32AD6">
          <w:rPr>
            <w:color w:val="000000" w:themeColor="text1"/>
            <w:lang w:eastAsia="en-US"/>
          </w:rPr>
          <w:t>effects</w:t>
        </w:r>
        <w:proofErr w:type="spellEnd"/>
        <w:r w:rsidRPr="00A32AD6">
          <w:rPr>
            <w:color w:val="000000" w:themeColor="text1"/>
            <w:lang w:eastAsia="en-US"/>
          </w:rPr>
          <w:t xml:space="preserve"> </w:t>
        </w:r>
        <w:proofErr w:type="spellStart"/>
        <w:r w:rsidRPr="00A32AD6">
          <w:rPr>
            <w:color w:val="000000" w:themeColor="text1"/>
            <w:lang w:eastAsia="en-US"/>
          </w:rPr>
          <w:t>within</w:t>
        </w:r>
        <w:proofErr w:type="spellEnd"/>
        <w:r w:rsidRPr="00A32AD6">
          <w:rPr>
            <w:color w:val="000000" w:themeColor="text1"/>
            <w:lang w:eastAsia="en-US"/>
          </w:rPr>
          <w:t xml:space="preserve"> </w:t>
        </w:r>
        <w:proofErr w:type="spellStart"/>
        <w:r w:rsidRPr="00A32AD6">
          <w:rPr>
            <w:color w:val="000000" w:themeColor="text1"/>
            <w:lang w:eastAsia="en-US"/>
          </w:rPr>
          <w:t>controlled</w:t>
        </w:r>
        <w:proofErr w:type="spellEnd"/>
        <w:r w:rsidRPr="00A32AD6">
          <w:rPr>
            <w:color w:val="000000" w:themeColor="text1"/>
            <w:lang w:eastAsia="en-US"/>
          </w:rPr>
          <w:t xml:space="preserve"> </w:t>
        </w:r>
        <w:proofErr w:type="spellStart"/>
        <w:r w:rsidRPr="00A32AD6">
          <w:rPr>
            <w:color w:val="000000" w:themeColor="text1"/>
            <w:lang w:eastAsia="en-US"/>
          </w:rPr>
          <w:t>therapeutic</w:t>
        </w:r>
        <w:proofErr w:type="spellEnd"/>
        <w:r w:rsidRPr="00A32AD6">
          <w:rPr>
            <w:color w:val="000000" w:themeColor="text1"/>
            <w:lang w:eastAsia="en-US"/>
          </w:rPr>
          <w:t xml:space="preserve"> settings.</w:t>
        </w:r>
      </w:ins>
    </w:p>
    <w:p w14:paraId="09121A60" w14:textId="55C1AAE3" w:rsidR="006E710C" w:rsidRPr="00132AA4" w:rsidDel="00A32AD6" w:rsidRDefault="00FC19AC" w:rsidP="006E710C">
      <w:pPr>
        <w:pStyle w:val="Titre4"/>
        <w:keepNext w:val="0"/>
        <w:keepLines w:val="0"/>
        <w:spacing w:before="240" w:after="40"/>
        <w:rPr>
          <w:del w:id="288" w:author="ESKINAZI Mickael" w:date="2026-05-14T14:21:00Z" w16du:dateUtc="2026-05-14T12:21:00Z"/>
          <w:b/>
          <w:bCs/>
          <w:noProof/>
          <w:color w:val="000000" w:themeColor="text1"/>
          <w:sz w:val="22"/>
          <w:szCs w:val="22"/>
          <w:lang w:val="en-US"/>
        </w:rPr>
      </w:pPr>
      <w:del w:id="289" w:author="ESKINAZI Mickael" w:date="2026-05-14T14:21:00Z" w16du:dateUtc="2026-05-14T12:21:00Z">
        <w:r w:rsidRPr="00132AA4" w:rsidDel="00A32AD6">
          <w:rPr>
            <w:color w:val="000000" w:themeColor="text1"/>
            <w:lang w:val="en-US"/>
          </w:rPr>
          <w:delText xml:space="preserve">Importantly, dose–response models capture changes in overall AE burden with increasing dose but do not specify which adverse events define the qualitative safety profile of each compound. </w:delText>
        </w:r>
        <w:r w:rsidR="006E710C" w:rsidRPr="00132AA4" w:rsidDel="00A32AD6">
          <w:rPr>
            <w:color w:val="000000" w:themeColor="text1"/>
            <w:shd w:val="clear" w:color="auto" w:fill="FFFFFF" w:themeFill="background1"/>
            <w:lang w:val="en-US"/>
          </w:rPr>
          <w:delText xml:space="preserve">Overall, AE-specific dose–response effects were not statistically robust after correction for multiple testing, suggesting that </w:delText>
        </w:r>
        <w:r w:rsidR="006E710C" w:rsidRPr="00132AA4" w:rsidDel="00A32AD6">
          <w:rPr>
            <w:rStyle w:val="s1"/>
            <w:color w:val="000000" w:themeColor="text1"/>
            <w:shd w:val="clear" w:color="auto" w:fill="FFFFFF" w:themeFill="background1"/>
            <w:lang w:val="en-US"/>
          </w:rPr>
          <w:delText>dose-dependent risk is more reliably detected at the global AE level than for individual adverse events</w:delText>
        </w:r>
        <w:r w:rsidR="006E710C" w:rsidRPr="00132AA4" w:rsidDel="00A32AD6">
          <w:rPr>
            <w:color w:val="000000" w:themeColor="text1"/>
            <w:shd w:val="clear" w:color="auto" w:fill="FFFFFF" w:themeFill="background1"/>
            <w:lang w:val="en-US"/>
          </w:rPr>
          <w:delText>, and that most AEs behave as threshold-dependent rather than strictly dose-proportional phenomena.</w:delText>
        </w:r>
        <w:r w:rsidR="006E710C" w:rsidRPr="00132AA4" w:rsidDel="00A32AD6">
          <w:rPr>
            <w:b/>
            <w:bCs/>
            <w:noProof/>
            <w:color w:val="000000" w:themeColor="text1"/>
            <w:sz w:val="22"/>
            <w:szCs w:val="22"/>
            <w:lang w:val="en-US"/>
          </w:rPr>
          <w:delText xml:space="preserve"> </w:delText>
        </w:r>
      </w:del>
    </w:p>
    <w:p w14:paraId="3784CF06" w14:textId="515DB22A" w:rsidR="00E17D79" w:rsidRPr="00132AA4" w:rsidDel="00A32AD6" w:rsidRDefault="00E17D79" w:rsidP="00E17D79">
      <w:pPr>
        <w:pStyle w:val="p3"/>
        <w:spacing w:before="0" w:beforeAutospacing="0" w:after="0" w:afterAutospacing="0" w:line="360" w:lineRule="auto"/>
        <w:rPr>
          <w:del w:id="290" w:author="ESKINAZI Mickael" w:date="2026-05-14T14:21:00Z" w16du:dateUtc="2026-05-14T12:21:00Z"/>
          <w:color w:val="000000" w:themeColor="text1"/>
        </w:rPr>
      </w:pPr>
      <w:del w:id="291" w:author="ESKINAZI Mickael" w:date="2026-05-14T14:21:00Z" w16du:dateUtc="2026-05-14T12:21:00Z">
        <w:r w:rsidRPr="00132AA4" w:rsidDel="00A32AD6">
          <w:rPr>
            <w:color w:val="000000" w:themeColor="text1"/>
          </w:rPr>
          <w:delText>When analyses were disaggregated at the AE-specific level, only a limited subset of adverse events showed nominal dose–response gradients, and none remained significant after correction for multiple testing. For LSD, nausea, headache, and illusions exhibited nominal positive dose–response associations, consistent with serotonergic gastrointestinal and perceptual mechanisms. For MDMA, depression and perspiration showed dose-dependent increases, in line with its affective and sympathomimetic effects. For psilocybin, headache, anxiety, and fatigue demonstrated nominal dose–response relationships, suggesting modulation of both somatic and affective responses across doses.</w:delText>
        </w:r>
      </w:del>
    </w:p>
    <w:p w14:paraId="7D06F7F6" w14:textId="251EE806" w:rsidR="00E17D79" w:rsidRPr="00132AA4" w:rsidDel="00A32AD6" w:rsidRDefault="00E17D79" w:rsidP="00E17D79">
      <w:pPr>
        <w:pStyle w:val="p3"/>
        <w:spacing w:before="0" w:beforeAutospacing="0" w:after="0" w:afterAutospacing="0" w:line="360" w:lineRule="auto"/>
        <w:rPr>
          <w:del w:id="292" w:author="ESKINAZI Mickael" w:date="2026-05-14T14:21:00Z" w16du:dateUtc="2026-05-14T12:21:00Z"/>
          <w:color w:val="000000" w:themeColor="text1"/>
        </w:rPr>
      </w:pPr>
      <w:del w:id="293" w:author="ESKINAZI Mickael" w:date="2026-05-14T14:21:00Z" w16du:dateUtc="2026-05-14T12:21:00Z">
        <w:r w:rsidRPr="00132AA4" w:rsidDel="00A32AD6">
          <w:rPr>
            <w:color w:val="000000" w:themeColor="text1"/>
          </w:rPr>
          <w:delText>In contrast, most adverse events, including many psychological, affective, and perceptual experiences identified in pooled analyses, did not show consistent or robust dose scaling. This apparent dissociation suggests that while some adverse effects increase with dose, many subjective experiences may follow non-linear or threshold-like dynamics, emerging once psychoactive exposure is reached but not increasing proportionally with further dose escalation.</w:delText>
        </w:r>
      </w:del>
    </w:p>
    <w:p w14:paraId="097A9C8E" w14:textId="44E96B3D" w:rsidR="00C43C8F" w:rsidRPr="00132AA4" w:rsidDel="00A32AD6" w:rsidRDefault="00132AA4" w:rsidP="00FC19AC">
      <w:pPr>
        <w:pStyle w:val="p3"/>
        <w:spacing w:before="0" w:beforeAutospacing="0" w:after="0" w:afterAutospacing="0" w:line="360" w:lineRule="auto"/>
        <w:rPr>
          <w:del w:id="294" w:author="ESKINAZI Mickael" w:date="2026-05-14T14:21:00Z" w16du:dateUtc="2026-05-14T12:21:00Z"/>
          <w:color w:val="000000" w:themeColor="text1"/>
          <w:lang w:val="en-US"/>
        </w:rPr>
      </w:pPr>
      <w:del w:id="295" w:author="ESKINAZI Mickael" w:date="2026-05-14T14:21:00Z" w16du:dateUtc="2026-05-14T12:21:00Z">
        <w:r w:rsidRPr="00132AA4" w:rsidDel="00A32AD6">
          <w:rPr>
            <w:color w:val="000000" w:themeColor="text1"/>
            <w:lang w:val="en-US"/>
          </w:rPr>
          <w:br/>
        </w:r>
        <w:r w:rsidR="00C43C8F" w:rsidRPr="00132AA4" w:rsidDel="00A32AD6">
          <w:rPr>
            <w:color w:val="000000" w:themeColor="text1"/>
            <w:lang w:val="en-US"/>
          </w:rPr>
          <w:delText>Temporal analyses further indicated a biphasic safety profile for LSD and MDMA, the only compounds with available follow-up data. Dose–response relationships were evident during the dosing session but were not maintained at follow-up. For LSD, a modest negative follow-up slope was observed, likely reflecting resolution of acute effects rather than a protective effect of higher doses, while MDMA showed no residual dose dependence. Together, these findings indicate that dose-dependent AE burden is predominantly an acute phenomenon, providing reassurance regarding the absence of cumulative or delayed dose-related toxicity within the observation windows studied.</w:delText>
        </w:r>
      </w:del>
    </w:p>
    <w:p w14:paraId="418B8AAC" w14:textId="77777777" w:rsidR="00FC19AC" w:rsidRPr="00132AA4" w:rsidRDefault="00FC19AC" w:rsidP="00FC19AC">
      <w:pPr>
        <w:pStyle w:val="p3"/>
        <w:spacing w:before="0" w:beforeAutospacing="0" w:after="0" w:afterAutospacing="0" w:line="360" w:lineRule="auto"/>
        <w:rPr>
          <w:color w:val="000000" w:themeColor="text1"/>
          <w:lang w:val="en-US"/>
        </w:rPr>
      </w:pPr>
    </w:p>
    <w:p w14:paraId="3D22E912" w14:textId="0E2B888E" w:rsidR="00C43C8F" w:rsidRPr="00132AA4" w:rsidRDefault="00C43C8F" w:rsidP="00FC19AC">
      <w:pPr>
        <w:pStyle w:val="Titre3"/>
        <w:spacing w:before="0" w:after="0"/>
        <w:rPr>
          <w:color w:val="000000" w:themeColor="text1"/>
          <w:lang w:val="en-US"/>
        </w:rPr>
      </w:pPr>
      <w:r w:rsidRPr="00132AA4">
        <w:rPr>
          <w:color w:val="000000" w:themeColor="text1"/>
          <w:lang w:val="en-US"/>
        </w:rPr>
        <w:t>4.2 Comparison with prior literature</w:t>
      </w:r>
    </w:p>
    <w:p w14:paraId="4396B6CC" w14:textId="366D41DB" w:rsidR="00FC19AC" w:rsidRPr="00132AA4" w:rsidRDefault="00FC19AC" w:rsidP="00132AA4">
      <w:pPr>
        <w:spacing w:line="360" w:lineRule="auto"/>
        <w:rPr>
          <w:color w:val="000000" w:themeColor="text1"/>
          <w:lang w:val="en-US"/>
        </w:rPr>
      </w:pPr>
      <w:r w:rsidRPr="00132AA4">
        <w:rPr>
          <w:color w:val="000000" w:themeColor="text1"/>
          <w:lang w:val="en-US"/>
        </w:rPr>
        <w:t>Our results therefore reconcile two previously under-integrated dimensions of psychedelic safety: the qualitative adverse event profile associated with each compound, and the quantitative modulation of overall AE burden by dose. Prior literature has largely focused on the former, whereas our findings indicate that the latter operates primarily at a global rather than AE-specific level.</w:t>
      </w:r>
    </w:p>
    <w:p w14:paraId="2540DA1E" w14:textId="0C13F8F5" w:rsidR="00A3496E" w:rsidRPr="00132AA4" w:rsidRDefault="00A3496E" w:rsidP="00A3496E">
      <w:pPr>
        <w:pStyle w:val="p3"/>
        <w:spacing w:line="360" w:lineRule="auto"/>
        <w:rPr>
          <w:color w:val="000000" w:themeColor="text1"/>
          <w:lang w:val="en-US"/>
        </w:rPr>
      </w:pPr>
      <w:r w:rsidRPr="00132AA4">
        <w:rPr>
          <w:color w:val="000000" w:themeColor="text1"/>
          <w:lang w:val="en-US"/>
        </w:rPr>
        <w:t>Previous reviews have described AE incidence in psychedelic trials but did not formally address dose–response relationships</w:t>
      </w:r>
      <w:r w:rsidR="00150F74">
        <w:rPr>
          <w:color w:val="000000" w:themeColor="text1"/>
          <w:lang w:val="en-US"/>
        </w:rPr>
        <w:t xml:space="preserve"> </w:t>
      </w:r>
      <w:r w:rsidR="00150F74">
        <w:rPr>
          <w:color w:val="000000" w:themeColor="text1"/>
          <w:lang w:val="en-US"/>
        </w:rPr>
        <w:fldChar w:fldCharType="begin"/>
      </w:r>
      <w:r w:rsidR="00150F74">
        <w:rPr>
          <w:color w:val="000000" w:themeColor="text1"/>
          <w:lang w:val="en-US"/>
        </w:rPr>
        <w:instrText xml:space="preserve"> ADDIN ZOTERO_ITEM CSL_CITATION {"citationID":"yEvXlodH","properties":{"formattedCitation":"(Breeksema et al., 2022; Colcott et al., 2024; Hinkle et al., 2024)","plainCitation":"(Breeksema et al., 2022; Colcott et al., 2024; Hinkle et al., 2024)","noteIndex":0},"citationItems":[{"id":379,"uris":["http://zotero.org/users/4564126/items/6273RGTQ"],"itemData":{"id":379,"type":"article-journal","abstract":"INTRODUCTION: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id":75,"uris":["http://zotero.org/users/4564126/items/D4ZSN2VH"],"itemData":{"id":75,"type":"article-journal","abstract":"IMPORTANCE: A clear and comprehensive understanding of risks associated with psychedelic-assisted therapy is necessary as investigators extend its application  to new populations and indications. OBJECTIVE: To assess adverse events (AEs)  associated with classic psychedelics, particularly serious AEs (SAEs) and  nonserious AEs (NSAEs) requiring medical or psychiatric evaluation. DATA SOURCES:  The search for potentially eligible studies was conducted in the Scopus, MEDLINE,  PsycINFO, and Web of Science databases from inception through February 8, 2024.  STUDY SELECTION: Two independent reviewers screened articles of classic  psychedelics (lysergic acid diethylamide [LSD], psilocybin, dimethyltryptamine  [DMT], and 5-methoxy-N,N-dimethyltryptamine [5-MeO-DMT]) involving administration  in clinical or research contexts. DATA EXTRACTION AND SYNTHESIS: AE data were  extracted and synthesized by 2 reviewers and were used for random-effects  meta-analysis of AE frequency and heterogeneity. Risk of bias assessment focused  on AE ascertainment (eg, systematic assessment and quality of follow-up). MAIN  OUTCOMES AND MEASURES: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 RESULTS: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  CONCLUSIONS AND RELEVANCE: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psychiatry","DOI":"10.1001/jamapsychiatry.2024.2546","ISSN":"2168-6238 2168-622X","issue":"12","journalAbbreviation":"JAMA Psychiatry","language":"eng","note":"publisher-place: United States","page":"1225-1235","PMID":"39230883","PMCID":"PMC11375525","title":"Adverse Events in Studies of Classic Psychedelics: A Systematic Review and Meta-Analysis.","volume":"81","author":[{"family":"Hinkle","given":"Jared T."},{"family":"Graziosi","given":"Marianna"},{"family":"Nayak","given":"Sandeep M."},{"family":"Yaden","given":"David B."}],"issued":{"date-parts":[["2024",12,1]]}}}],"schema":"https://github.com/citation-style-language/schema/raw/master/csl-citation.json"} </w:instrText>
      </w:r>
      <w:r w:rsidR="00150F74">
        <w:rPr>
          <w:color w:val="000000" w:themeColor="text1"/>
          <w:lang w:val="en-US"/>
        </w:rPr>
        <w:fldChar w:fldCharType="separate"/>
      </w:r>
      <w:r w:rsidR="00150F74">
        <w:rPr>
          <w:noProof/>
          <w:color w:val="000000" w:themeColor="text1"/>
          <w:lang w:val="en-US"/>
        </w:rPr>
        <w:t>(Breeksema et al., 2022; Colcott et al., 2024; Hinkle et al., 2024)</w:t>
      </w:r>
      <w:r w:rsidR="00150F74">
        <w:rPr>
          <w:color w:val="000000" w:themeColor="text1"/>
          <w:lang w:val="en-US"/>
        </w:rPr>
        <w:fldChar w:fldCharType="end"/>
      </w:r>
      <w:r w:rsidRPr="00132AA4">
        <w:rPr>
          <w:color w:val="000000" w:themeColor="text1"/>
          <w:lang w:val="en-US"/>
        </w:rPr>
        <w:t xml:space="preserve">. Our findings extend this literature by suggesting that only selected somatic AEs scale with dose, whereas many autonomic and psychological effects appear largely categorical. This distinction has practical implications for dose optimization, as some AEs may be mitigated by dose </w:t>
      </w:r>
      <w:r w:rsidRPr="00132AA4">
        <w:rPr>
          <w:color w:val="000000" w:themeColor="text1"/>
          <w:lang w:val="en-US"/>
        </w:rPr>
        <w:lastRenderedPageBreak/>
        <w:t xml:space="preserve">adjustment, while others are primarily determined by exposure versus non-exposure. The relative absence of psychological AEs with robust dose gradients further supports the view that experiential intensity may be shaped more by set, setting, and individual vulnerability than by incremental dose escalation beyond a psychoactive threshold. Furthermore, psilocybin exhibited a non-linear and non-monotonic dose–response pattern during the acute session, distinct from the more monotonic profiles observed for LSD and MDMA. </w:t>
      </w:r>
      <w:r w:rsidR="00150F74">
        <w:rPr>
          <w:color w:val="000000" w:themeColor="text1"/>
          <w:lang w:val="en-US"/>
        </w:rPr>
        <w:t>A</w:t>
      </w:r>
      <w:r w:rsidRPr="00132AA4">
        <w:rPr>
          <w:color w:val="000000" w:themeColor="text1"/>
          <w:lang w:val="en-US"/>
        </w:rPr>
        <w:t>dverse-event incidence appeared to peak at intermediate doses (approximately 10–20 mg), with a relative attenuation at higher doses (30–40 mg). This pattern is broadly consistent with prior clinical and naturalistic observations suggesting that psychological distress during psychedelic experiences does not increase linearly with dose, but may peak at intermediate levels (</w:t>
      </w:r>
      <w:proofErr w:type="spellStart"/>
      <w:r w:rsidRPr="00132AA4">
        <w:rPr>
          <w:color w:val="000000" w:themeColor="text1"/>
          <w:lang w:val="en-US"/>
        </w:rPr>
        <w:t>Haijen</w:t>
      </w:r>
      <w:proofErr w:type="spellEnd"/>
      <w:r w:rsidRPr="00132AA4">
        <w:rPr>
          <w:color w:val="000000" w:themeColor="text1"/>
          <w:lang w:val="en-US"/>
        </w:rPr>
        <w:t xml:space="preserve"> et al., 2018; </w:t>
      </w:r>
      <w:proofErr w:type="spellStart"/>
      <w:r w:rsidRPr="00132AA4">
        <w:rPr>
          <w:color w:val="000000" w:themeColor="text1"/>
          <w:lang w:val="en-US"/>
        </w:rPr>
        <w:t>Studerus</w:t>
      </w:r>
      <w:proofErr w:type="spellEnd"/>
      <w:r w:rsidRPr="00132AA4">
        <w:rPr>
          <w:color w:val="000000" w:themeColor="text1"/>
          <w:lang w:val="en-US"/>
        </w:rPr>
        <w:t xml:space="preserve"> et al., 2011). Importantly, dose has been shown to correlate with mystical-type or unitive experiences and emotional breakthrough, which in turn are associated with improved tolerability and therapeutic outcomes (Griffiths et al., 2016; Roseman et al., 2018). Taken together, these findings raise the possibility that adverse experiences during psilocybin administration may be driven less by pharmacological toxicity per se than by dose-dependent psychological processes.</w:t>
      </w:r>
    </w:p>
    <w:p w14:paraId="43FC8053" w14:textId="77777777" w:rsidR="00A3496E" w:rsidRPr="00132AA4" w:rsidRDefault="00A3496E" w:rsidP="00A3496E">
      <w:pPr>
        <w:pStyle w:val="p3"/>
        <w:spacing w:line="360" w:lineRule="auto"/>
        <w:rPr>
          <w:color w:val="000000" w:themeColor="text1"/>
          <w:lang w:val="en-US"/>
        </w:rPr>
      </w:pPr>
    </w:p>
    <w:p w14:paraId="39371B4C" w14:textId="10872014" w:rsidR="00A3496E" w:rsidRPr="00132AA4" w:rsidRDefault="00A3496E" w:rsidP="00A3496E">
      <w:pPr>
        <w:pStyle w:val="p3"/>
        <w:spacing w:before="0" w:beforeAutospacing="0" w:after="0" w:afterAutospacing="0" w:line="360" w:lineRule="auto"/>
        <w:rPr>
          <w:color w:val="000000" w:themeColor="text1"/>
          <w:lang w:val="en-US"/>
        </w:rPr>
      </w:pPr>
      <w:r w:rsidRPr="00132AA4">
        <w:rPr>
          <w:color w:val="000000" w:themeColor="text1"/>
          <w:lang w:val="en-US"/>
        </w:rPr>
        <w:t xml:space="preserve">From a mechanistic perspective, this non-linear pattern is compatible with contemporary models of psychedelic action. At lower to moderate doses, psilocybin may induce perceptual and emotional destabilization while preserving aspects of ego integrity and cognitive control, potentially amplifying psychological conflict and anxiety-related adverse experiences. By contrast, higher doses may approach a threshold associated with greater relaxation of hierarchical priors and reduced top-down control, as proposed in the REBUS framework (Carhart-Harris &amp; Friston, 2019). Neuroimaging findings support this interpretation, showing dose-related reductions in default mode network integrity and increased neural entropy, which have been linked to experiences of acceptance, unity, and emotional release (Lebedev et al., 2015; Madsen et al., 2019). </w:t>
      </w:r>
      <w:commentRangeStart w:id="296"/>
      <w:ins w:id="297" w:author="ESKINAZI Mickael" w:date="2026-05-14T14:22:00Z" w16du:dateUtc="2026-05-14T12:22:00Z">
        <w:r w:rsidR="00A32AD6">
          <w:rPr>
            <w:color w:val="000000" w:themeColor="text1"/>
            <w:lang w:val="en-US"/>
          </w:rPr>
          <w:t>Similarly, as per the Allostatic Reset Model (ARM), lower to moderate doses may produce an incomplete perturbation of homeostasis, yet the system’s compensatory mechanisms remain largely intact, creating a stress-without-full-reset state, leading to adverse effects. On the other hand, higher doses may reach threshold-crossing perturbation allowing for a full allostatic reset, triggering the ARM sequence and therapeutic effects</w:t>
        </w:r>
        <w:commentRangeEnd w:id="296"/>
        <w:r w:rsidR="00A32AD6">
          <w:rPr>
            <w:rStyle w:val="Marquedecommentaire"/>
            <w:color w:val="000000" w:themeColor="text1"/>
            <w:sz w:val="24"/>
            <w:szCs w:val="24"/>
            <w:lang w:val="en-US"/>
          </w:rPr>
          <w:commentReference w:id="296"/>
        </w:r>
        <w:r w:rsidR="00A32AD6">
          <w:rPr>
            <w:color w:val="000000" w:themeColor="text1"/>
            <w:lang w:val="en-US"/>
          </w:rPr>
          <w:t xml:space="preserve"> </w:t>
        </w:r>
      </w:ins>
      <w:r w:rsidR="00A32AD6">
        <w:rPr>
          <w:color w:val="000000" w:themeColor="text1"/>
          <w:lang w:val="en-US"/>
        </w:rPr>
        <w:fldChar w:fldCharType="begin"/>
      </w:r>
      <w:r w:rsidR="00A32AD6">
        <w:rPr>
          <w:color w:val="000000" w:themeColor="text1"/>
          <w:lang w:val="en-US"/>
        </w:rPr>
        <w:instrText xml:space="preserve"> ADDIN ZOTERO_ITEM CSL_CITATION {"citationID":"4QPEE1MH","properties":{"formattedCitation":"(Lawrence et al., 2026)","plainCitation":"(Lawrence et al., 2026)","noteIndex":0},"citationItems":[{"id":3218,"uris":["http://zotero.org/users/4564126/items/EQ8QIMLN"],"itemData":{"id":3218,"type":"article","abstract":"Despite being induced by a transient pharmacological exposure, psychedelic experiences can catalyze enduring psychological transformation, presenting a central challenge for understanding the mechanism of action of psychedelic medicines. To address this challenge, the Allostatic Reset Model (ARM) of psychedelic action is proposed, which conceptualizes psychedelic therapeutic effects as a staged, multi-system adaptive stress process unfolding across the following interacting domains: autonomic physiology, neurophysiology, epigenetics, psychological transformation, and narrative meaning-making. In this model, psychedelic administration initiates a perturbation of homeostasis characterized by acute sympathetic activation, psychological challenge, increased neural entropy, and destabilization of relevant neural and cognitive regularities. Subsequently, a coordinated compensatory response emerges, marked by parasympathetic engagement and heightened multi-system plasticity. During this concluding phase, psychological flexibility and integrative meaning-making parallel structural and functional recalibration across systems. We associate this sub-acute period of relative quiescence with the ‘after glow’ of a psychedelic experience, analogous to a ‘calm after a storm’. Epigenetic changes in the brain further facilitate durable biological change. ARM leverages cross-disciplinary frameworks, including hormesis, rebound, supercompensation, and the ‘Hero’s Journey’ archetype to furnish a new model of the therapeutic action of psychedelics integrating acute autonomic and psychological stress with a compensatory, adaptive multi-system regulatory response.","DOI":"10.31234/osf.io/hxegk_v1","publisher":"PsyArXiv","source":"DOI.org (Crossref)","title":"The Allostatic Reset Model (ARM) of Psychedelic Action","URL":"https://osf.io/hxegk_v1","author":[{"family":"Lawrence","given":"David"},{"family":"Brouwer","given":"Ari"},{"family":"Fabiano","given":"Nicholas"},{"family":"Carhart-Harris","given":"Robin"},{"family":"Raison","given":"Charles L"}],"accessed":{"date-parts":[["2026",5,12]]},"issued":{"date-parts":[["2026",3,28]]}}}],"schema":"https://github.com/citation-style-language/schema/raw/master/csl-citation.json"} </w:instrText>
      </w:r>
      <w:r w:rsidR="00A32AD6">
        <w:rPr>
          <w:color w:val="000000" w:themeColor="text1"/>
          <w:lang w:val="en-US"/>
        </w:rPr>
        <w:fldChar w:fldCharType="separate"/>
      </w:r>
      <w:r w:rsidR="00A32AD6">
        <w:rPr>
          <w:noProof/>
          <w:color w:val="000000" w:themeColor="text1"/>
          <w:lang w:val="en-US"/>
        </w:rPr>
        <w:t>(Lawrence et al., 2026)</w:t>
      </w:r>
      <w:r w:rsidR="00A32AD6">
        <w:rPr>
          <w:color w:val="000000" w:themeColor="text1"/>
          <w:lang w:val="en-US"/>
        </w:rPr>
        <w:fldChar w:fldCharType="end"/>
      </w:r>
      <w:ins w:id="298" w:author="ESKINAZI Mickael" w:date="2026-05-14T14:22:00Z" w16du:dateUtc="2026-05-14T12:22:00Z">
        <w:r w:rsidR="00A32AD6">
          <w:rPr>
            <w:color w:val="000000" w:themeColor="text1"/>
            <w:lang w:val="en-US"/>
          </w:rPr>
          <w:t xml:space="preserve">. </w:t>
        </w:r>
      </w:ins>
      <w:r w:rsidRPr="00132AA4">
        <w:rPr>
          <w:color w:val="000000" w:themeColor="text1"/>
          <w:lang w:val="en-US"/>
        </w:rPr>
        <w:t xml:space="preserve">However, </w:t>
      </w:r>
      <w:r w:rsidRPr="00132AA4">
        <w:rPr>
          <w:color w:val="000000" w:themeColor="text1"/>
          <w:lang w:val="en-US"/>
        </w:rPr>
        <w:lastRenderedPageBreak/>
        <w:t>given the variability and limited robustness of the observed dose–response signals, these mechanistic interpretations should be considered exploratory.</w:t>
      </w:r>
    </w:p>
    <w:p w14:paraId="03AFF330" w14:textId="77777777" w:rsidR="00FC19AC" w:rsidRPr="00132AA4" w:rsidRDefault="00FC19AC" w:rsidP="00FC19AC">
      <w:pPr>
        <w:pStyle w:val="p3"/>
        <w:spacing w:before="0" w:beforeAutospacing="0" w:after="0" w:afterAutospacing="0" w:line="360" w:lineRule="auto"/>
        <w:rPr>
          <w:color w:val="000000" w:themeColor="text1"/>
          <w:lang w:val="en-US"/>
        </w:rPr>
      </w:pPr>
    </w:p>
    <w:p w14:paraId="546B0820" w14:textId="3E633DEA" w:rsidR="00C43C8F" w:rsidRPr="00132AA4" w:rsidRDefault="00C43C8F" w:rsidP="00FC19AC">
      <w:pPr>
        <w:pStyle w:val="Titre3"/>
        <w:spacing w:before="0" w:after="0"/>
        <w:rPr>
          <w:color w:val="000000" w:themeColor="text1"/>
          <w:lang w:val="en-US"/>
        </w:rPr>
      </w:pPr>
      <w:r w:rsidRPr="00132AA4">
        <w:rPr>
          <w:color w:val="000000" w:themeColor="text1"/>
          <w:lang w:val="en-US"/>
        </w:rPr>
        <w:t>4.4 Clinical implications</w:t>
      </w:r>
    </w:p>
    <w:p w14:paraId="78144626" w14:textId="5DFED1A8" w:rsidR="00FC19AC" w:rsidRPr="00132AA4" w:rsidRDefault="00FC19AC" w:rsidP="00FC19AC">
      <w:pPr>
        <w:spacing w:line="360" w:lineRule="auto"/>
        <w:rPr>
          <w:color w:val="000000" w:themeColor="text1"/>
          <w:lang w:val="en-US" w:eastAsia="en-US"/>
        </w:rPr>
      </w:pPr>
      <w:r w:rsidRPr="00132AA4">
        <w:rPr>
          <w:color w:val="000000" w:themeColor="text1"/>
          <w:lang w:val="en-US" w:eastAsia="en-US"/>
        </w:rPr>
        <w:t>These findings support a personalized approach to psychedelic-assisted therapy that explicitly distinguishes between molecule selection and dose optimization. Molecule choice</w:t>
      </w:r>
      <w:r w:rsidR="009F20C0" w:rsidRPr="00132AA4">
        <w:rPr>
          <w:color w:val="000000" w:themeColor="text1"/>
          <w:lang w:val="en-US" w:eastAsia="en-US"/>
        </w:rPr>
        <w:t>, in addition to the evidence behind their differential efficacy across different disorders,</w:t>
      </w:r>
      <w:r w:rsidRPr="00132AA4">
        <w:rPr>
          <w:color w:val="000000" w:themeColor="text1"/>
          <w:lang w:val="en-US" w:eastAsia="en-US"/>
        </w:rPr>
        <w:t xml:space="preserve"> should primarily be guided by the characteristic adverse event profiles identified in pooled analyses, including perceptual, affective, autonomic, and somatic risks that differ markedly between LSD, MDMA, and psilocybin. Dose optimization, by contrast, should focus on managing the intensity of global AE burden during the acute session, particularly for somatic and autonomic effects, rather than attempting to modulate specific psychological adverse events. Taken together, these results suggest that aligning molecule selection with patient-specific vulnerabilities and comorbidities, while adjusting dose to balance therapeutic engagement against acute physiological burden, may offer a rational framework for optimizing both safety and tolerability.</w:t>
      </w:r>
    </w:p>
    <w:p w14:paraId="539584BA" w14:textId="77777777" w:rsidR="00FC19AC" w:rsidRPr="00132AA4" w:rsidRDefault="00FC19AC" w:rsidP="00FC19AC">
      <w:pPr>
        <w:pStyle w:val="Titre2"/>
        <w:spacing w:before="0" w:after="0"/>
        <w:rPr>
          <w:b w:val="0"/>
          <w:bCs w:val="0"/>
          <w:color w:val="000000" w:themeColor="text1"/>
          <w:lang w:val="en-US"/>
        </w:rPr>
      </w:pPr>
    </w:p>
    <w:p w14:paraId="77EC365C" w14:textId="3DAA9150" w:rsidR="00FC19AC" w:rsidRPr="00132AA4" w:rsidRDefault="00C43C8F" w:rsidP="00FC19AC">
      <w:pPr>
        <w:pStyle w:val="Titre2"/>
        <w:spacing w:before="0" w:after="0"/>
        <w:rPr>
          <w:color w:val="000000" w:themeColor="text1"/>
          <w:sz w:val="24"/>
          <w:szCs w:val="24"/>
          <w:lang w:val="en-US"/>
        </w:rPr>
      </w:pPr>
      <w:r w:rsidRPr="00132AA4">
        <w:rPr>
          <w:color w:val="000000" w:themeColor="text1"/>
          <w:sz w:val="24"/>
          <w:szCs w:val="24"/>
          <w:lang w:val="en-US"/>
        </w:rPr>
        <w:t>4.5 Strengths and limitations</w:t>
      </w:r>
    </w:p>
    <w:p w14:paraId="0D17F80E" w14:textId="1C7884B1" w:rsidR="00D67C28" w:rsidRPr="00A32AD6" w:rsidDel="00A32AD6" w:rsidRDefault="000E1D82" w:rsidP="006E710C">
      <w:pPr>
        <w:spacing w:line="360" w:lineRule="auto"/>
        <w:rPr>
          <w:del w:id="299" w:author="ESKINAZI Mickael" w:date="2026-05-17T17:24:00Z" w16du:dateUtc="2026-05-17T15:24:00Z"/>
          <w:b/>
          <w:bCs/>
          <w:color w:val="000000" w:themeColor="text1"/>
          <w:sz w:val="28"/>
          <w:szCs w:val="28"/>
          <w:lang w:val="en-US" w:eastAsia="en-US"/>
          <w:rPrChange w:id="300" w:author="ESKINAZI Mickael" w:date="2026-05-17T17:24:00Z" w16du:dateUtc="2026-05-17T15:24:00Z">
            <w:rPr>
              <w:del w:id="301" w:author="ESKINAZI Mickael" w:date="2026-05-17T17:24:00Z" w16du:dateUtc="2026-05-17T15:24:00Z"/>
              <w:color w:val="000000" w:themeColor="text1"/>
              <w:lang w:val="en-US"/>
            </w:rPr>
          </w:rPrChange>
        </w:rPr>
      </w:pPr>
      <w:r w:rsidRPr="00132AA4">
        <w:rPr>
          <w:color w:val="000000" w:themeColor="text1"/>
          <w:lang w:val="en-US"/>
        </w:rPr>
        <w:t>Strengths of this study include its cross-substance design, the use of harmonized adverse event (AE) terminology, and the explicit modeling of both dose–response relationships and temporal dynamics. However, several limitations should be acknowledged. Additional limitations include limited dose variability for certain compounds, sparse AE-specific contrasts, heterogeneity in AE reporting, and restricted follow-up duration</w:t>
      </w:r>
      <w:r w:rsidR="00E42CCF" w:rsidRPr="00132AA4">
        <w:rPr>
          <w:color w:val="000000" w:themeColor="text1"/>
          <w:lang w:val="en-US"/>
        </w:rPr>
        <w:t xml:space="preserve">, </w:t>
      </w:r>
      <w:r w:rsidRPr="00132AA4">
        <w:rPr>
          <w:color w:val="000000" w:themeColor="text1"/>
          <w:lang w:val="en-US"/>
        </w:rPr>
        <w:t xml:space="preserve">particularly for psilocybin. </w:t>
      </w:r>
      <w:proofErr w:type="spellStart"/>
      <w:ins w:id="302" w:author="ESKINAZI Mickael" w:date="2026-05-17T17:24:00Z">
        <w:r w:rsidR="00A32AD6" w:rsidRPr="00A32AD6">
          <w:rPr>
            <w:color w:val="000000" w:themeColor="text1"/>
            <w:rPrChange w:id="303" w:author="ESKINAZI Mickael" w:date="2026-05-17T17:24:00Z" w16du:dateUtc="2026-05-17T15:24:00Z">
              <w:rPr>
                <w:i/>
                <w:iCs/>
                <w:color w:val="000000" w:themeColor="text1"/>
              </w:rPr>
            </w:rPrChange>
          </w:rPr>
          <w:t>Finally</w:t>
        </w:r>
        <w:proofErr w:type="spellEnd"/>
        <w:r w:rsidR="00A32AD6" w:rsidRPr="00A32AD6">
          <w:rPr>
            <w:color w:val="000000" w:themeColor="text1"/>
            <w:rPrChange w:id="304" w:author="ESKINAZI Mickael" w:date="2026-05-17T17:24:00Z" w16du:dateUtc="2026-05-17T15:24:00Z">
              <w:rPr>
                <w:i/>
                <w:iCs/>
                <w:color w:val="000000" w:themeColor="text1"/>
              </w:rPr>
            </w:rPrChange>
          </w:rPr>
          <w:t xml:space="preserve">, the </w:t>
        </w:r>
        <w:proofErr w:type="spellStart"/>
        <w:r w:rsidR="00A32AD6" w:rsidRPr="00A32AD6">
          <w:rPr>
            <w:color w:val="000000" w:themeColor="text1"/>
            <w:rPrChange w:id="305" w:author="ESKINAZI Mickael" w:date="2026-05-17T17:24:00Z" w16du:dateUtc="2026-05-17T15:24:00Z">
              <w:rPr>
                <w:i/>
                <w:iCs/>
                <w:color w:val="000000" w:themeColor="text1"/>
              </w:rPr>
            </w:rPrChange>
          </w:rPr>
          <w:t>generalizability</w:t>
        </w:r>
        <w:proofErr w:type="spellEnd"/>
        <w:r w:rsidR="00A32AD6" w:rsidRPr="00A32AD6">
          <w:rPr>
            <w:color w:val="000000" w:themeColor="text1"/>
            <w:rPrChange w:id="306" w:author="ESKINAZI Mickael" w:date="2026-05-17T17:24:00Z" w16du:dateUtc="2026-05-17T15:24:00Z">
              <w:rPr>
                <w:i/>
                <w:iCs/>
                <w:color w:val="000000" w:themeColor="text1"/>
              </w:rPr>
            </w:rPrChange>
          </w:rPr>
          <w:t xml:space="preserve"> of </w:t>
        </w:r>
        <w:proofErr w:type="spellStart"/>
        <w:r w:rsidR="00A32AD6" w:rsidRPr="00A32AD6">
          <w:rPr>
            <w:color w:val="000000" w:themeColor="text1"/>
            <w:rPrChange w:id="307" w:author="ESKINAZI Mickael" w:date="2026-05-17T17:24:00Z" w16du:dateUtc="2026-05-17T15:24:00Z">
              <w:rPr>
                <w:i/>
                <w:iCs/>
                <w:color w:val="000000" w:themeColor="text1"/>
              </w:rPr>
            </w:rPrChange>
          </w:rPr>
          <w:t>our</w:t>
        </w:r>
        <w:proofErr w:type="spellEnd"/>
        <w:r w:rsidR="00A32AD6" w:rsidRPr="00A32AD6">
          <w:rPr>
            <w:color w:val="000000" w:themeColor="text1"/>
            <w:rPrChange w:id="308"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09" w:author="ESKINAZI Mickael" w:date="2026-05-17T17:24:00Z" w16du:dateUtc="2026-05-17T15:24:00Z">
              <w:rPr>
                <w:i/>
                <w:iCs/>
                <w:color w:val="000000" w:themeColor="text1"/>
              </w:rPr>
            </w:rPrChange>
          </w:rPr>
          <w:t>findings</w:t>
        </w:r>
        <w:proofErr w:type="spellEnd"/>
        <w:r w:rsidR="00A32AD6" w:rsidRPr="00A32AD6">
          <w:rPr>
            <w:color w:val="000000" w:themeColor="text1"/>
            <w:rPrChange w:id="310"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11" w:author="ESKINAZI Mickael" w:date="2026-05-17T17:24:00Z" w16du:dateUtc="2026-05-17T15:24:00Z">
              <w:rPr>
                <w:i/>
                <w:iCs/>
                <w:color w:val="000000" w:themeColor="text1"/>
              </w:rPr>
            </w:rPrChange>
          </w:rPr>
          <w:t>remains</w:t>
        </w:r>
        <w:proofErr w:type="spellEnd"/>
        <w:r w:rsidR="00A32AD6" w:rsidRPr="00A32AD6">
          <w:rPr>
            <w:color w:val="000000" w:themeColor="text1"/>
            <w:rPrChange w:id="312"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13" w:author="ESKINAZI Mickael" w:date="2026-05-17T17:24:00Z" w16du:dateUtc="2026-05-17T15:24:00Z">
              <w:rPr>
                <w:i/>
                <w:iCs/>
                <w:color w:val="000000" w:themeColor="text1"/>
              </w:rPr>
            </w:rPrChange>
          </w:rPr>
          <w:t>limited</w:t>
        </w:r>
        <w:proofErr w:type="spellEnd"/>
        <w:r w:rsidR="00A32AD6" w:rsidRPr="00A32AD6">
          <w:rPr>
            <w:color w:val="000000" w:themeColor="text1"/>
            <w:rPrChange w:id="314" w:author="ESKINAZI Mickael" w:date="2026-05-17T17:24:00Z" w16du:dateUtc="2026-05-17T15:24:00Z">
              <w:rPr>
                <w:i/>
                <w:iCs/>
                <w:color w:val="000000" w:themeColor="text1"/>
              </w:rPr>
            </w:rPrChange>
          </w:rPr>
          <w:t xml:space="preserve"> by the </w:t>
        </w:r>
        <w:proofErr w:type="spellStart"/>
        <w:r w:rsidR="00A32AD6" w:rsidRPr="00A32AD6">
          <w:rPr>
            <w:color w:val="000000" w:themeColor="text1"/>
            <w:rPrChange w:id="315" w:author="ESKINAZI Mickael" w:date="2026-05-17T17:24:00Z" w16du:dateUtc="2026-05-17T15:24:00Z">
              <w:rPr>
                <w:i/>
                <w:iCs/>
                <w:color w:val="000000" w:themeColor="text1"/>
              </w:rPr>
            </w:rPrChange>
          </w:rPr>
          <w:t>clinical</w:t>
        </w:r>
        <w:proofErr w:type="spellEnd"/>
        <w:r w:rsidR="00A32AD6" w:rsidRPr="00A32AD6">
          <w:rPr>
            <w:color w:val="000000" w:themeColor="text1"/>
            <w:rPrChange w:id="316" w:author="ESKINAZI Mickael" w:date="2026-05-17T17:24:00Z" w16du:dateUtc="2026-05-17T15:24:00Z">
              <w:rPr>
                <w:i/>
                <w:iCs/>
                <w:color w:val="000000" w:themeColor="text1"/>
              </w:rPr>
            </w:rPrChange>
          </w:rPr>
          <w:t xml:space="preserve"> populations </w:t>
        </w:r>
        <w:proofErr w:type="spellStart"/>
        <w:r w:rsidR="00A32AD6" w:rsidRPr="00A32AD6">
          <w:rPr>
            <w:color w:val="000000" w:themeColor="text1"/>
            <w:rPrChange w:id="317" w:author="ESKINAZI Mickael" w:date="2026-05-17T17:24:00Z" w16du:dateUtc="2026-05-17T15:24:00Z">
              <w:rPr>
                <w:i/>
                <w:iCs/>
                <w:color w:val="000000" w:themeColor="text1"/>
              </w:rPr>
            </w:rPrChange>
          </w:rPr>
          <w:t>represented</w:t>
        </w:r>
        <w:proofErr w:type="spellEnd"/>
        <w:r w:rsidR="00A32AD6" w:rsidRPr="00A32AD6">
          <w:rPr>
            <w:color w:val="000000" w:themeColor="text1"/>
            <w:rPrChange w:id="318" w:author="ESKINAZI Mickael" w:date="2026-05-17T17:24:00Z" w16du:dateUtc="2026-05-17T15:24:00Z">
              <w:rPr>
                <w:i/>
                <w:iCs/>
                <w:color w:val="000000" w:themeColor="text1"/>
              </w:rPr>
            </w:rPrChange>
          </w:rPr>
          <w:t xml:space="preserve"> in the </w:t>
        </w:r>
        <w:proofErr w:type="spellStart"/>
        <w:r w:rsidR="00A32AD6" w:rsidRPr="00A32AD6">
          <w:rPr>
            <w:color w:val="000000" w:themeColor="text1"/>
            <w:rPrChange w:id="319" w:author="ESKINAZI Mickael" w:date="2026-05-17T17:24:00Z" w16du:dateUtc="2026-05-17T15:24:00Z">
              <w:rPr>
                <w:i/>
                <w:iCs/>
                <w:color w:val="000000" w:themeColor="text1"/>
              </w:rPr>
            </w:rPrChange>
          </w:rPr>
          <w:t>available</w:t>
        </w:r>
        <w:proofErr w:type="spellEnd"/>
        <w:r w:rsidR="00A32AD6" w:rsidRPr="00A32AD6">
          <w:rPr>
            <w:color w:val="000000" w:themeColor="text1"/>
            <w:rPrChange w:id="320"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21" w:author="ESKINAZI Mickael" w:date="2026-05-17T17:24:00Z" w16du:dateUtc="2026-05-17T15:24:00Z">
              <w:rPr>
                <w:i/>
                <w:iCs/>
                <w:color w:val="000000" w:themeColor="text1"/>
              </w:rPr>
            </w:rPrChange>
          </w:rPr>
          <w:t>randomized</w:t>
        </w:r>
        <w:proofErr w:type="spellEnd"/>
        <w:r w:rsidR="00A32AD6" w:rsidRPr="00A32AD6">
          <w:rPr>
            <w:color w:val="000000" w:themeColor="text1"/>
            <w:rPrChange w:id="322" w:author="ESKINAZI Mickael" w:date="2026-05-17T17:24:00Z" w16du:dateUtc="2026-05-17T15:24:00Z">
              <w:rPr>
                <w:i/>
                <w:iCs/>
                <w:color w:val="000000" w:themeColor="text1"/>
              </w:rPr>
            </w:rPrChange>
          </w:rPr>
          <w:t xml:space="preserve"> trials. Most </w:t>
        </w:r>
        <w:proofErr w:type="spellStart"/>
        <w:r w:rsidR="00A32AD6" w:rsidRPr="00A32AD6">
          <w:rPr>
            <w:color w:val="000000" w:themeColor="text1"/>
            <w:rPrChange w:id="323" w:author="ESKINAZI Mickael" w:date="2026-05-17T17:24:00Z" w16du:dateUtc="2026-05-17T15:24:00Z">
              <w:rPr>
                <w:i/>
                <w:iCs/>
                <w:color w:val="000000" w:themeColor="text1"/>
              </w:rPr>
            </w:rPrChange>
          </w:rPr>
          <w:t>evidence</w:t>
        </w:r>
        <w:proofErr w:type="spellEnd"/>
        <w:r w:rsidR="00A32AD6" w:rsidRPr="00A32AD6">
          <w:rPr>
            <w:color w:val="000000" w:themeColor="text1"/>
            <w:rPrChange w:id="324"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25" w:author="ESKINAZI Mickael" w:date="2026-05-17T17:24:00Z" w16du:dateUtc="2026-05-17T15:24:00Z">
              <w:rPr>
                <w:i/>
                <w:iCs/>
                <w:color w:val="000000" w:themeColor="text1"/>
              </w:rPr>
            </w:rPrChange>
          </w:rPr>
          <w:t>comes</w:t>
        </w:r>
        <w:proofErr w:type="spellEnd"/>
        <w:r w:rsidR="00A32AD6" w:rsidRPr="00A32AD6">
          <w:rPr>
            <w:color w:val="000000" w:themeColor="text1"/>
            <w:rPrChange w:id="326"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27" w:author="ESKINAZI Mickael" w:date="2026-05-17T17:24:00Z" w16du:dateUtc="2026-05-17T15:24:00Z">
              <w:rPr>
                <w:i/>
                <w:iCs/>
                <w:color w:val="000000" w:themeColor="text1"/>
              </w:rPr>
            </w:rPrChange>
          </w:rPr>
          <w:t>from</w:t>
        </w:r>
        <w:proofErr w:type="spellEnd"/>
        <w:r w:rsidR="00A32AD6" w:rsidRPr="00A32AD6">
          <w:rPr>
            <w:color w:val="000000" w:themeColor="text1"/>
            <w:rPrChange w:id="328" w:author="ESKINAZI Mickael" w:date="2026-05-17T17:24:00Z" w16du:dateUtc="2026-05-17T15:24:00Z">
              <w:rPr>
                <w:i/>
                <w:iCs/>
                <w:color w:val="000000" w:themeColor="text1"/>
              </w:rPr>
            </w:rPrChange>
          </w:rPr>
          <w:t xml:space="preserve"> a </w:t>
        </w:r>
        <w:proofErr w:type="spellStart"/>
        <w:r w:rsidR="00A32AD6" w:rsidRPr="00A32AD6">
          <w:rPr>
            <w:color w:val="000000" w:themeColor="text1"/>
            <w:rPrChange w:id="329" w:author="ESKINAZI Mickael" w:date="2026-05-17T17:24:00Z" w16du:dateUtc="2026-05-17T15:24:00Z">
              <w:rPr>
                <w:i/>
                <w:iCs/>
                <w:color w:val="000000" w:themeColor="text1"/>
              </w:rPr>
            </w:rPrChange>
          </w:rPr>
          <w:t>restricted</w:t>
        </w:r>
        <w:proofErr w:type="spellEnd"/>
        <w:r w:rsidR="00A32AD6" w:rsidRPr="00A32AD6">
          <w:rPr>
            <w:color w:val="000000" w:themeColor="text1"/>
            <w:rPrChange w:id="330" w:author="ESKINAZI Mickael" w:date="2026-05-17T17:24:00Z" w16du:dateUtc="2026-05-17T15:24:00Z">
              <w:rPr>
                <w:i/>
                <w:iCs/>
                <w:color w:val="000000" w:themeColor="text1"/>
              </w:rPr>
            </w:rPrChange>
          </w:rPr>
          <w:t xml:space="preserve"> set of </w:t>
        </w:r>
        <w:proofErr w:type="spellStart"/>
        <w:r w:rsidR="00A32AD6" w:rsidRPr="00A32AD6">
          <w:rPr>
            <w:color w:val="000000" w:themeColor="text1"/>
            <w:rPrChange w:id="331" w:author="ESKINAZI Mickael" w:date="2026-05-17T17:24:00Z" w16du:dateUtc="2026-05-17T15:24:00Z">
              <w:rPr>
                <w:i/>
                <w:iCs/>
                <w:color w:val="000000" w:themeColor="text1"/>
              </w:rPr>
            </w:rPrChange>
          </w:rPr>
          <w:t>psychiatric</w:t>
        </w:r>
        <w:proofErr w:type="spellEnd"/>
        <w:r w:rsidR="00A32AD6" w:rsidRPr="00A32AD6">
          <w:rPr>
            <w:color w:val="000000" w:themeColor="text1"/>
            <w:rPrChange w:id="332" w:author="ESKINAZI Mickael" w:date="2026-05-17T17:24:00Z" w16du:dateUtc="2026-05-17T15:24:00Z">
              <w:rPr>
                <w:i/>
                <w:iCs/>
                <w:color w:val="000000" w:themeColor="text1"/>
              </w:rPr>
            </w:rPrChange>
          </w:rPr>
          <w:t xml:space="preserve"> indications and </w:t>
        </w:r>
        <w:proofErr w:type="spellStart"/>
        <w:r w:rsidR="00A32AD6" w:rsidRPr="00A32AD6">
          <w:rPr>
            <w:color w:val="000000" w:themeColor="text1"/>
            <w:rPrChange w:id="333" w:author="ESKINAZI Mickael" w:date="2026-05-17T17:24:00Z" w16du:dateUtc="2026-05-17T15:24:00Z">
              <w:rPr>
                <w:i/>
                <w:iCs/>
                <w:color w:val="000000" w:themeColor="text1"/>
              </w:rPr>
            </w:rPrChange>
          </w:rPr>
          <w:t>highly</w:t>
        </w:r>
        <w:proofErr w:type="spellEnd"/>
        <w:r w:rsidR="00A32AD6" w:rsidRPr="00A32AD6">
          <w:rPr>
            <w:color w:val="000000" w:themeColor="text1"/>
            <w:rPrChange w:id="334"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35" w:author="ESKINAZI Mickael" w:date="2026-05-17T17:24:00Z" w16du:dateUtc="2026-05-17T15:24:00Z">
              <w:rPr>
                <w:i/>
                <w:iCs/>
                <w:color w:val="000000" w:themeColor="text1"/>
              </w:rPr>
            </w:rPrChange>
          </w:rPr>
          <w:t>selected</w:t>
        </w:r>
        <w:proofErr w:type="spellEnd"/>
        <w:r w:rsidR="00A32AD6" w:rsidRPr="00A32AD6">
          <w:rPr>
            <w:color w:val="000000" w:themeColor="text1"/>
            <w:rPrChange w:id="336" w:author="ESKINAZI Mickael" w:date="2026-05-17T17:24:00Z" w16du:dateUtc="2026-05-17T15:24:00Z">
              <w:rPr>
                <w:i/>
                <w:iCs/>
                <w:color w:val="000000" w:themeColor="text1"/>
              </w:rPr>
            </w:rPrChange>
          </w:rPr>
          <w:t xml:space="preserve"> participants, </w:t>
        </w:r>
        <w:proofErr w:type="spellStart"/>
        <w:r w:rsidR="00A32AD6" w:rsidRPr="00A32AD6">
          <w:rPr>
            <w:color w:val="000000" w:themeColor="text1"/>
            <w:rPrChange w:id="337" w:author="ESKINAZI Mickael" w:date="2026-05-17T17:24:00Z" w16du:dateUtc="2026-05-17T15:24:00Z">
              <w:rPr>
                <w:i/>
                <w:iCs/>
                <w:color w:val="000000" w:themeColor="text1"/>
              </w:rPr>
            </w:rPrChange>
          </w:rPr>
          <w:t>which</w:t>
        </w:r>
        <w:proofErr w:type="spellEnd"/>
        <w:r w:rsidR="00A32AD6" w:rsidRPr="00A32AD6">
          <w:rPr>
            <w:color w:val="000000" w:themeColor="text1"/>
            <w:rPrChange w:id="338"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39" w:author="ESKINAZI Mickael" w:date="2026-05-17T17:24:00Z" w16du:dateUtc="2026-05-17T15:24:00Z">
              <w:rPr>
                <w:i/>
                <w:iCs/>
                <w:color w:val="000000" w:themeColor="text1"/>
              </w:rPr>
            </w:rPrChange>
          </w:rPr>
          <w:t>may</w:t>
        </w:r>
        <w:proofErr w:type="spellEnd"/>
        <w:r w:rsidR="00A32AD6" w:rsidRPr="00A32AD6">
          <w:rPr>
            <w:color w:val="000000" w:themeColor="text1"/>
            <w:rPrChange w:id="340" w:author="ESKINAZI Mickael" w:date="2026-05-17T17:24:00Z" w16du:dateUtc="2026-05-17T15:24:00Z">
              <w:rPr>
                <w:i/>
                <w:iCs/>
                <w:color w:val="000000" w:themeColor="text1"/>
              </w:rPr>
            </w:rPrChange>
          </w:rPr>
          <w:t xml:space="preserve"> not </w:t>
        </w:r>
        <w:proofErr w:type="spellStart"/>
        <w:r w:rsidR="00A32AD6" w:rsidRPr="00A32AD6">
          <w:rPr>
            <w:color w:val="000000" w:themeColor="text1"/>
            <w:rPrChange w:id="341" w:author="ESKINAZI Mickael" w:date="2026-05-17T17:24:00Z" w16du:dateUtc="2026-05-17T15:24:00Z">
              <w:rPr>
                <w:i/>
                <w:iCs/>
                <w:color w:val="000000" w:themeColor="text1"/>
              </w:rPr>
            </w:rPrChange>
          </w:rPr>
          <w:t>fully</w:t>
        </w:r>
        <w:proofErr w:type="spellEnd"/>
        <w:r w:rsidR="00A32AD6" w:rsidRPr="00A32AD6">
          <w:rPr>
            <w:color w:val="000000" w:themeColor="text1"/>
            <w:rPrChange w:id="342"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43" w:author="ESKINAZI Mickael" w:date="2026-05-17T17:24:00Z" w16du:dateUtc="2026-05-17T15:24:00Z">
              <w:rPr>
                <w:i/>
                <w:iCs/>
                <w:color w:val="000000" w:themeColor="text1"/>
              </w:rPr>
            </w:rPrChange>
          </w:rPr>
          <w:t>reflect</w:t>
        </w:r>
        <w:proofErr w:type="spellEnd"/>
        <w:r w:rsidR="00A32AD6" w:rsidRPr="00A32AD6">
          <w:rPr>
            <w:color w:val="000000" w:themeColor="text1"/>
            <w:rPrChange w:id="344"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45" w:author="ESKINAZI Mickael" w:date="2026-05-17T17:24:00Z" w16du:dateUtc="2026-05-17T15:24:00Z">
              <w:rPr>
                <w:i/>
                <w:iCs/>
                <w:color w:val="000000" w:themeColor="text1"/>
              </w:rPr>
            </w:rPrChange>
          </w:rPr>
          <w:t>broader</w:t>
        </w:r>
        <w:proofErr w:type="spellEnd"/>
        <w:r w:rsidR="00A32AD6" w:rsidRPr="00A32AD6">
          <w:rPr>
            <w:color w:val="000000" w:themeColor="text1"/>
            <w:rPrChange w:id="346"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47" w:author="ESKINAZI Mickael" w:date="2026-05-17T17:24:00Z" w16du:dateUtc="2026-05-17T15:24:00Z">
              <w:rPr>
                <w:i/>
                <w:iCs/>
                <w:color w:val="000000" w:themeColor="text1"/>
              </w:rPr>
            </w:rPrChange>
          </w:rPr>
          <w:t>psychiatric</w:t>
        </w:r>
        <w:proofErr w:type="spellEnd"/>
        <w:r w:rsidR="00A32AD6" w:rsidRPr="00A32AD6">
          <w:rPr>
            <w:color w:val="000000" w:themeColor="text1"/>
            <w:rPrChange w:id="348" w:author="ESKINAZI Mickael" w:date="2026-05-17T17:24:00Z" w16du:dateUtc="2026-05-17T15:24:00Z">
              <w:rPr>
                <w:i/>
                <w:iCs/>
                <w:color w:val="000000" w:themeColor="text1"/>
              </w:rPr>
            </w:rPrChange>
          </w:rPr>
          <w:t xml:space="preserve"> populations, </w:t>
        </w:r>
        <w:proofErr w:type="spellStart"/>
        <w:r w:rsidR="00A32AD6" w:rsidRPr="00A32AD6">
          <w:rPr>
            <w:color w:val="000000" w:themeColor="text1"/>
            <w:rPrChange w:id="349" w:author="ESKINAZI Mickael" w:date="2026-05-17T17:24:00Z" w16du:dateUtc="2026-05-17T15:24:00Z">
              <w:rPr>
                <w:i/>
                <w:iCs/>
                <w:color w:val="000000" w:themeColor="text1"/>
              </w:rPr>
            </w:rPrChange>
          </w:rPr>
          <w:t>comorbid</w:t>
        </w:r>
        <w:proofErr w:type="spellEnd"/>
        <w:r w:rsidR="00A32AD6" w:rsidRPr="00A32AD6">
          <w:rPr>
            <w:color w:val="000000" w:themeColor="text1"/>
            <w:rPrChange w:id="350" w:author="ESKINAZI Mickael" w:date="2026-05-17T17:24:00Z" w16du:dateUtc="2026-05-17T15:24:00Z">
              <w:rPr>
                <w:i/>
                <w:iCs/>
                <w:color w:val="000000" w:themeColor="text1"/>
              </w:rPr>
            </w:rPrChange>
          </w:rPr>
          <w:t xml:space="preserve"> patients, or real-world </w:t>
        </w:r>
        <w:proofErr w:type="spellStart"/>
        <w:r w:rsidR="00A32AD6" w:rsidRPr="00A32AD6">
          <w:rPr>
            <w:color w:val="000000" w:themeColor="text1"/>
            <w:rPrChange w:id="351" w:author="ESKINAZI Mickael" w:date="2026-05-17T17:24:00Z" w16du:dateUtc="2026-05-17T15:24:00Z">
              <w:rPr>
                <w:i/>
                <w:iCs/>
                <w:color w:val="000000" w:themeColor="text1"/>
              </w:rPr>
            </w:rPrChange>
          </w:rPr>
          <w:t>clinical</w:t>
        </w:r>
        <w:proofErr w:type="spellEnd"/>
        <w:r w:rsidR="00A32AD6" w:rsidRPr="00A32AD6">
          <w:rPr>
            <w:color w:val="000000" w:themeColor="text1"/>
            <w:rPrChange w:id="352" w:author="ESKINAZI Mickael" w:date="2026-05-17T17:24:00Z" w16du:dateUtc="2026-05-17T15:24:00Z">
              <w:rPr>
                <w:i/>
                <w:iCs/>
                <w:color w:val="000000" w:themeColor="text1"/>
              </w:rPr>
            </w:rPrChange>
          </w:rPr>
          <w:t xml:space="preserve"> settings. In addition, </w:t>
        </w:r>
        <w:proofErr w:type="spellStart"/>
        <w:r w:rsidR="00A32AD6" w:rsidRPr="00A32AD6">
          <w:rPr>
            <w:color w:val="000000" w:themeColor="text1"/>
            <w:rPrChange w:id="353" w:author="ESKINAZI Mickael" w:date="2026-05-17T17:24:00Z" w16du:dateUtc="2026-05-17T15:24:00Z">
              <w:rPr>
                <w:i/>
                <w:iCs/>
                <w:color w:val="000000" w:themeColor="text1"/>
              </w:rPr>
            </w:rPrChange>
          </w:rPr>
          <w:t>many</w:t>
        </w:r>
        <w:proofErr w:type="spellEnd"/>
        <w:r w:rsidR="00A32AD6" w:rsidRPr="00A32AD6">
          <w:rPr>
            <w:color w:val="000000" w:themeColor="text1"/>
            <w:rPrChange w:id="354"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55" w:author="ESKINAZI Mickael" w:date="2026-05-17T17:24:00Z" w16du:dateUtc="2026-05-17T15:24:00Z">
              <w:rPr>
                <w:i/>
                <w:iCs/>
                <w:color w:val="000000" w:themeColor="text1"/>
              </w:rPr>
            </w:rPrChange>
          </w:rPr>
          <w:t>included</w:t>
        </w:r>
        <w:proofErr w:type="spellEnd"/>
        <w:r w:rsidR="00A32AD6" w:rsidRPr="00A32AD6">
          <w:rPr>
            <w:color w:val="000000" w:themeColor="text1"/>
            <w:rPrChange w:id="356" w:author="ESKINAZI Mickael" w:date="2026-05-17T17:24:00Z" w16du:dateUtc="2026-05-17T15:24:00Z">
              <w:rPr>
                <w:i/>
                <w:iCs/>
                <w:color w:val="000000" w:themeColor="text1"/>
              </w:rPr>
            </w:rPrChange>
          </w:rPr>
          <w:t xml:space="preserve"> trials </w:t>
        </w:r>
        <w:proofErr w:type="spellStart"/>
        <w:r w:rsidR="00A32AD6" w:rsidRPr="00A32AD6">
          <w:rPr>
            <w:color w:val="000000" w:themeColor="text1"/>
            <w:rPrChange w:id="357" w:author="ESKINAZI Mickael" w:date="2026-05-17T17:24:00Z" w16du:dateUtc="2026-05-17T15:24:00Z">
              <w:rPr>
                <w:i/>
                <w:iCs/>
                <w:color w:val="000000" w:themeColor="text1"/>
              </w:rPr>
            </w:rPrChange>
          </w:rPr>
          <w:t>had</w:t>
        </w:r>
        <w:proofErr w:type="spellEnd"/>
        <w:r w:rsidR="00A32AD6" w:rsidRPr="00A32AD6">
          <w:rPr>
            <w:color w:val="000000" w:themeColor="text1"/>
            <w:rPrChange w:id="358"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59" w:author="ESKINAZI Mickael" w:date="2026-05-17T17:24:00Z" w16du:dateUtc="2026-05-17T15:24:00Z">
              <w:rPr>
                <w:i/>
                <w:iCs/>
                <w:color w:val="000000" w:themeColor="text1"/>
              </w:rPr>
            </w:rPrChange>
          </w:rPr>
          <w:t>relatively</w:t>
        </w:r>
        <w:proofErr w:type="spellEnd"/>
        <w:r w:rsidR="00A32AD6" w:rsidRPr="00A32AD6">
          <w:rPr>
            <w:color w:val="000000" w:themeColor="text1"/>
            <w:rPrChange w:id="360"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61" w:author="ESKINAZI Mickael" w:date="2026-05-17T17:24:00Z" w16du:dateUtc="2026-05-17T15:24:00Z">
              <w:rPr>
                <w:i/>
                <w:iCs/>
                <w:color w:val="000000" w:themeColor="text1"/>
              </w:rPr>
            </w:rPrChange>
          </w:rPr>
          <w:t>small</w:t>
        </w:r>
        <w:proofErr w:type="spellEnd"/>
        <w:r w:rsidR="00A32AD6" w:rsidRPr="00A32AD6">
          <w:rPr>
            <w:color w:val="000000" w:themeColor="text1"/>
            <w:rPrChange w:id="362"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63" w:author="ESKINAZI Mickael" w:date="2026-05-17T17:24:00Z" w16du:dateUtc="2026-05-17T15:24:00Z">
              <w:rPr>
                <w:i/>
                <w:iCs/>
                <w:color w:val="000000" w:themeColor="text1"/>
              </w:rPr>
            </w:rPrChange>
          </w:rPr>
          <w:t>sample</w:t>
        </w:r>
        <w:proofErr w:type="spellEnd"/>
        <w:r w:rsidR="00A32AD6" w:rsidRPr="00A32AD6">
          <w:rPr>
            <w:color w:val="000000" w:themeColor="text1"/>
            <w:rPrChange w:id="364" w:author="ESKINAZI Mickael" w:date="2026-05-17T17:24:00Z" w16du:dateUtc="2026-05-17T15:24:00Z">
              <w:rPr>
                <w:i/>
                <w:iCs/>
                <w:color w:val="000000" w:themeColor="text1"/>
              </w:rPr>
            </w:rPrChange>
          </w:rPr>
          <w:t xml:space="preserve"> sizes, </w:t>
        </w:r>
        <w:proofErr w:type="spellStart"/>
        <w:r w:rsidR="00A32AD6" w:rsidRPr="00A32AD6">
          <w:rPr>
            <w:color w:val="000000" w:themeColor="text1"/>
            <w:rPrChange w:id="365" w:author="ESKINAZI Mickael" w:date="2026-05-17T17:24:00Z" w16du:dateUtc="2026-05-17T15:24:00Z">
              <w:rPr>
                <w:i/>
                <w:iCs/>
                <w:color w:val="000000" w:themeColor="text1"/>
              </w:rPr>
            </w:rPrChange>
          </w:rPr>
          <w:t>limiting</w:t>
        </w:r>
        <w:proofErr w:type="spellEnd"/>
        <w:r w:rsidR="00A32AD6" w:rsidRPr="00A32AD6">
          <w:rPr>
            <w:color w:val="000000" w:themeColor="text1"/>
            <w:rPrChange w:id="366"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67" w:author="ESKINAZI Mickael" w:date="2026-05-17T17:24:00Z" w16du:dateUtc="2026-05-17T15:24:00Z">
              <w:rPr>
                <w:i/>
                <w:iCs/>
                <w:color w:val="000000" w:themeColor="text1"/>
              </w:rPr>
            </w:rPrChange>
          </w:rPr>
          <w:t>statistical</w:t>
        </w:r>
        <w:proofErr w:type="spellEnd"/>
        <w:r w:rsidR="00A32AD6" w:rsidRPr="00A32AD6">
          <w:rPr>
            <w:color w:val="000000" w:themeColor="text1"/>
            <w:rPrChange w:id="368" w:author="ESKINAZI Mickael" w:date="2026-05-17T17:24:00Z" w16du:dateUtc="2026-05-17T15:24:00Z">
              <w:rPr>
                <w:i/>
                <w:iCs/>
                <w:color w:val="000000" w:themeColor="text1"/>
              </w:rPr>
            </w:rPrChange>
          </w:rPr>
          <w:t xml:space="preserve"> power to </w:t>
        </w:r>
        <w:proofErr w:type="spellStart"/>
        <w:r w:rsidR="00A32AD6" w:rsidRPr="00A32AD6">
          <w:rPr>
            <w:color w:val="000000" w:themeColor="text1"/>
            <w:rPrChange w:id="369" w:author="ESKINAZI Mickael" w:date="2026-05-17T17:24:00Z" w16du:dateUtc="2026-05-17T15:24:00Z">
              <w:rPr>
                <w:i/>
                <w:iCs/>
                <w:color w:val="000000" w:themeColor="text1"/>
              </w:rPr>
            </w:rPrChange>
          </w:rPr>
          <w:t>detect</w:t>
        </w:r>
        <w:proofErr w:type="spellEnd"/>
        <w:r w:rsidR="00A32AD6" w:rsidRPr="00A32AD6">
          <w:rPr>
            <w:color w:val="000000" w:themeColor="text1"/>
            <w:rPrChange w:id="370"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71" w:author="ESKINAZI Mickael" w:date="2026-05-17T17:24:00Z" w16du:dateUtc="2026-05-17T15:24:00Z">
              <w:rPr>
                <w:i/>
                <w:iCs/>
                <w:color w:val="000000" w:themeColor="text1"/>
              </w:rPr>
            </w:rPrChange>
          </w:rPr>
          <w:t>uncommon</w:t>
        </w:r>
        <w:proofErr w:type="spellEnd"/>
        <w:r w:rsidR="00A32AD6" w:rsidRPr="00A32AD6">
          <w:rPr>
            <w:color w:val="000000" w:themeColor="text1"/>
            <w:rPrChange w:id="372" w:author="ESKINAZI Mickael" w:date="2026-05-17T17:24:00Z" w16du:dateUtc="2026-05-17T15:24:00Z">
              <w:rPr>
                <w:i/>
                <w:iCs/>
                <w:color w:val="000000" w:themeColor="text1"/>
              </w:rPr>
            </w:rPrChange>
          </w:rPr>
          <w:t xml:space="preserve"> adverse </w:t>
        </w:r>
        <w:proofErr w:type="spellStart"/>
        <w:r w:rsidR="00A32AD6" w:rsidRPr="00A32AD6">
          <w:rPr>
            <w:color w:val="000000" w:themeColor="text1"/>
            <w:rPrChange w:id="373" w:author="ESKINAZI Mickael" w:date="2026-05-17T17:24:00Z" w16du:dateUtc="2026-05-17T15:24:00Z">
              <w:rPr>
                <w:i/>
                <w:iCs/>
                <w:color w:val="000000" w:themeColor="text1"/>
              </w:rPr>
            </w:rPrChange>
          </w:rPr>
          <w:t>events</w:t>
        </w:r>
        <w:proofErr w:type="spellEnd"/>
        <w:r w:rsidR="00A32AD6" w:rsidRPr="00A32AD6">
          <w:rPr>
            <w:color w:val="000000" w:themeColor="text1"/>
            <w:rPrChange w:id="374" w:author="ESKINAZI Mickael" w:date="2026-05-17T17:24:00Z" w16du:dateUtc="2026-05-17T15:24:00Z">
              <w:rPr>
                <w:i/>
                <w:iCs/>
                <w:color w:val="000000" w:themeColor="text1"/>
              </w:rPr>
            </w:rPrChange>
          </w:rPr>
          <w:t xml:space="preserve"> and </w:t>
        </w:r>
        <w:proofErr w:type="spellStart"/>
        <w:r w:rsidR="00A32AD6" w:rsidRPr="00A32AD6">
          <w:rPr>
            <w:color w:val="000000" w:themeColor="text1"/>
            <w:rPrChange w:id="375" w:author="ESKINAZI Mickael" w:date="2026-05-17T17:24:00Z" w16du:dateUtc="2026-05-17T15:24:00Z">
              <w:rPr>
                <w:i/>
                <w:iCs/>
                <w:color w:val="000000" w:themeColor="text1"/>
              </w:rPr>
            </w:rPrChange>
          </w:rPr>
          <w:t>increasing</w:t>
        </w:r>
        <w:proofErr w:type="spellEnd"/>
        <w:r w:rsidR="00A32AD6" w:rsidRPr="00A32AD6">
          <w:rPr>
            <w:color w:val="000000" w:themeColor="text1"/>
            <w:rPrChange w:id="376"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77" w:author="ESKINAZI Mickael" w:date="2026-05-17T17:24:00Z" w16du:dateUtc="2026-05-17T15:24:00Z">
              <w:rPr>
                <w:i/>
                <w:iCs/>
                <w:color w:val="000000" w:themeColor="text1"/>
              </w:rPr>
            </w:rPrChange>
          </w:rPr>
          <w:t>uncertainty</w:t>
        </w:r>
        <w:proofErr w:type="spellEnd"/>
        <w:r w:rsidR="00A32AD6" w:rsidRPr="00A32AD6">
          <w:rPr>
            <w:color w:val="000000" w:themeColor="text1"/>
            <w:rPrChange w:id="378"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79" w:author="ESKINAZI Mickael" w:date="2026-05-17T17:24:00Z" w16du:dateUtc="2026-05-17T15:24:00Z">
              <w:rPr>
                <w:i/>
                <w:iCs/>
                <w:color w:val="000000" w:themeColor="text1"/>
              </w:rPr>
            </w:rPrChange>
          </w:rPr>
          <w:t>around</w:t>
        </w:r>
        <w:proofErr w:type="spellEnd"/>
        <w:r w:rsidR="00A32AD6" w:rsidRPr="00A32AD6">
          <w:rPr>
            <w:color w:val="000000" w:themeColor="text1"/>
            <w:rPrChange w:id="380"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81" w:author="ESKINAZI Mickael" w:date="2026-05-17T17:24:00Z" w16du:dateUtc="2026-05-17T15:24:00Z">
              <w:rPr>
                <w:i/>
                <w:iCs/>
                <w:color w:val="000000" w:themeColor="text1"/>
              </w:rPr>
            </w:rPrChange>
          </w:rPr>
          <w:t>molecule-specific</w:t>
        </w:r>
        <w:proofErr w:type="spellEnd"/>
        <w:r w:rsidR="00A32AD6" w:rsidRPr="00A32AD6">
          <w:rPr>
            <w:color w:val="000000" w:themeColor="text1"/>
            <w:rPrChange w:id="382" w:author="ESKINAZI Mickael" w:date="2026-05-17T17:24:00Z" w16du:dateUtc="2026-05-17T15:24:00Z">
              <w:rPr>
                <w:i/>
                <w:iCs/>
                <w:color w:val="000000" w:themeColor="text1"/>
              </w:rPr>
            </w:rPrChange>
          </w:rPr>
          <w:t xml:space="preserve"> and dose-</w:t>
        </w:r>
        <w:proofErr w:type="spellStart"/>
        <w:r w:rsidR="00A32AD6" w:rsidRPr="00A32AD6">
          <w:rPr>
            <w:color w:val="000000" w:themeColor="text1"/>
            <w:rPrChange w:id="383" w:author="ESKINAZI Mickael" w:date="2026-05-17T17:24:00Z" w16du:dateUtc="2026-05-17T15:24:00Z">
              <w:rPr>
                <w:i/>
                <w:iCs/>
                <w:color w:val="000000" w:themeColor="text1"/>
              </w:rPr>
            </w:rPrChange>
          </w:rPr>
          <w:t>response</w:t>
        </w:r>
        <w:proofErr w:type="spellEnd"/>
        <w:r w:rsidR="00A32AD6" w:rsidRPr="00A32AD6">
          <w:rPr>
            <w:color w:val="000000" w:themeColor="text1"/>
            <w:rPrChange w:id="384" w:author="ESKINAZI Mickael" w:date="2026-05-17T17:24:00Z" w16du:dateUtc="2026-05-17T15:24:00Z">
              <w:rPr>
                <w:i/>
                <w:iCs/>
                <w:color w:val="000000" w:themeColor="text1"/>
              </w:rPr>
            </w:rPrChange>
          </w:rPr>
          <w:t xml:space="preserve"> </w:t>
        </w:r>
        <w:proofErr w:type="spellStart"/>
        <w:r w:rsidR="00A32AD6" w:rsidRPr="00A32AD6">
          <w:rPr>
            <w:color w:val="000000" w:themeColor="text1"/>
            <w:rPrChange w:id="385" w:author="ESKINAZI Mickael" w:date="2026-05-17T17:24:00Z" w16du:dateUtc="2026-05-17T15:24:00Z">
              <w:rPr>
                <w:i/>
                <w:iCs/>
                <w:color w:val="000000" w:themeColor="text1"/>
              </w:rPr>
            </w:rPrChange>
          </w:rPr>
          <w:t>estimates</w:t>
        </w:r>
        <w:proofErr w:type="spellEnd"/>
        <w:r w:rsidR="00A32AD6" w:rsidRPr="00A32AD6">
          <w:rPr>
            <w:color w:val="000000" w:themeColor="text1"/>
            <w:rPrChange w:id="386" w:author="ESKINAZI Mickael" w:date="2026-05-17T17:24:00Z" w16du:dateUtc="2026-05-17T15:24:00Z">
              <w:rPr>
                <w:i/>
                <w:iCs/>
                <w:color w:val="000000" w:themeColor="text1"/>
              </w:rPr>
            </w:rPrChange>
          </w:rPr>
          <w:t>.</w:t>
        </w:r>
      </w:ins>
      <w:del w:id="387" w:author="ESKINAZI Mickael" w:date="2026-05-17T17:24:00Z" w16du:dateUtc="2026-05-17T15:24:00Z">
        <w:r w:rsidRPr="00A32AD6" w:rsidDel="00A32AD6">
          <w:rPr>
            <w:b/>
            <w:bCs/>
            <w:color w:val="000000" w:themeColor="text1"/>
            <w:sz w:val="28"/>
            <w:szCs w:val="28"/>
            <w:lang w:val="en-US" w:eastAsia="en-US"/>
            <w:rPrChange w:id="388" w:author="ESKINAZI Mickael" w:date="2026-05-17T17:24:00Z" w16du:dateUtc="2026-05-17T15:24:00Z">
              <w:rPr>
                <w:color w:val="000000" w:themeColor="text1"/>
                <w:lang w:val="en-US"/>
              </w:rPr>
            </w:rPrChange>
          </w:rPr>
          <w:delText>Finally, because included trials enrolled highly screened participants, real-world AE incidence may be underestimated, highlighting the need for longer-term and post-trial surveillance to better characterize rare or delayed adverse outcomes.</w:delText>
        </w:r>
        <w:bookmarkStart w:id="389" w:name="_yzbantab6026" w:colFirst="0" w:colLast="0"/>
        <w:bookmarkEnd w:id="389"/>
      </w:del>
    </w:p>
    <w:p w14:paraId="345F3040" w14:textId="77777777" w:rsidR="005C0EA6" w:rsidRPr="00A32AD6" w:rsidRDefault="005C0EA6" w:rsidP="006E710C">
      <w:pPr>
        <w:spacing w:line="360" w:lineRule="auto"/>
        <w:rPr>
          <w:b/>
          <w:bCs/>
          <w:color w:val="000000" w:themeColor="text1"/>
          <w:sz w:val="28"/>
          <w:szCs w:val="28"/>
          <w:lang w:val="en-US" w:eastAsia="en-US"/>
          <w:rPrChange w:id="390" w:author="ESKINAZI Mickael" w:date="2026-05-17T17:24:00Z" w16du:dateUtc="2026-05-17T15:24:00Z">
            <w:rPr>
              <w:color w:val="000000" w:themeColor="text1"/>
              <w:lang w:val="en-US"/>
            </w:rPr>
          </w:rPrChange>
        </w:rPr>
      </w:pPr>
    </w:p>
    <w:p w14:paraId="6451DA39" w14:textId="3C00FDDE" w:rsidR="000829E4" w:rsidRPr="00132AA4" w:rsidRDefault="00542108" w:rsidP="00CD0DB3">
      <w:pPr>
        <w:pStyle w:val="Titre2"/>
        <w:spacing w:before="0" w:after="0" w:line="480" w:lineRule="auto"/>
        <w:rPr>
          <w:color w:val="000000" w:themeColor="text1"/>
          <w:lang w:val="en-US"/>
        </w:rPr>
      </w:pPr>
      <w:r w:rsidRPr="00132AA4">
        <w:rPr>
          <w:color w:val="000000" w:themeColor="text1"/>
          <w:lang w:val="en-US"/>
        </w:rPr>
        <w:lastRenderedPageBreak/>
        <w:t>5. Declarations</w:t>
      </w:r>
    </w:p>
    <w:p w14:paraId="332D9E7D" w14:textId="77777777" w:rsidR="000829E4" w:rsidRPr="00132AA4" w:rsidRDefault="00542108" w:rsidP="00CD0DB3">
      <w:pPr>
        <w:pStyle w:val="Titre3"/>
        <w:spacing w:before="0" w:after="0" w:line="480" w:lineRule="auto"/>
        <w:rPr>
          <w:color w:val="000000" w:themeColor="text1"/>
          <w:lang w:val="en-US"/>
        </w:rPr>
      </w:pPr>
      <w:bookmarkStart w:id="391" w:name="_gq70ek6qqr1e" w:colFirst="0" w:colLast="0"/>
      <w:bookmarkEnd w:id="391"/>
      <w:r w:rsidRPr="00132AA4">
        <w:rPr>
          <w:color w:val="000000" w:themeColor="text1"/>
          <w:lang w:val="en-US"/>
        </w:rPr>
        <w:t>5.1. Funding</w:t>
      </w:r>
    </w:p>
    <w:p w14:paraId="146B6D1E" w14:textId="6380C81D" w:rsidR="003037B4" w:rsidRDefault="003037B4" w:rsidP="00CD0DB3">
      <w:pPr>
        <w:spacing w:line="480" w:lineRule="auto"/>
        <w:rPr>
          <w:ins w:id="392" w:author="ESKINAZI Mickael" w:date="2026-05-16T14:55:00Z" w16du:dateUtc="2026-05-16T12:55:00Z"/>
          <w:color w:val="000000" w:themeColor="text1"/>
          <w:lang w:val="en-US"/>
        </w:rPr>
      </w:pPr>
      <w:r w:rsidRPr="00132AA4">
        <w:rPr>
          <w:color w:val="000000" w:themeColor="text1"/>
          <w:lang w:val="en-US"/>
        </w:rPr>
        <w:t xml:space="preserve">MS is supported by Clinical Research Chair in Evidence-Based Mental Health, from the Faculty of Medicine, University of Ottawa, Canada. </w:t>
      </w:r>
    </w:p>
    <w:p w14:paraId="346065DB" w14:textId="3953BDDD" w:rsidR="00A32AD6" w:rsidRDefault="00A32AD6" w:rsidP="00A32AD6">
      <w:pPr>
        <w:spacing w:line="480" w:lineRule="auto"/>
        <w:rPr>
          <w:ins w:id="393" w:author="ESKINAZI Mickael" w:date="2026-05-16T15:00:00Z" w16du:dateUtc="2026-05-16T13:00:00Z"/>
          <w:color w:val="000000" w:themeColor="text1"/>
          <w:lang w:val="en-US"/>
        </w:rPr>
      </w:pPr>
      <w:proofErr w:type="spellStart"/>
      <w:ins w:id="394" w:author="ESKINAZI Mickael" w:date="2026-05-16T14:55:00Z">
        <w:r w:rsidRPr="00A32AD6">
          <w:rPr>
            <w:color w:val="000000" w:themeColor="text1"/>
            <w:lang w:val="en-US"/>
            <w:rPrChange w:id="395" w:author="ESKINAZI Mickael" w:date="2026-05-16T14:55:00Z" w16du:dateUtc="2026-05-16T12:55:00Z">
              <w:rPr>
                <w:color w:val="000000" w:themeColor="text1"/>
                <w:lang w:val="fr-FR"/>
              </w:rPr>
            </w:rPrChange>
          </w:rPr>
          <w:t>MDP is supported</w:t>
        </w:r>
        <w:proofErr w:type="spellEnd"/>
        <w:r w:rsidRPr="00A32AD6">
          <w:rPr>
            <w:color w:val="000000" w:themeColor="text1"/>
            <w:lang w:val="en-US"/>
            <w:rPrChange w:id="396" w:author="ESKINAZI Mickael" w:date="2026-05-16T14:55:00Z" w16du:dateUtc="2026-05-16T12:55:00Z">
              <w:rPr>
                <w:color w:val="000000" w:themeColor="text1"/>
                <w:lang w:val="fr-FR"/>
              </w:rPr>
            </w:rPrChange>
          </w:rPr>
          <w:t xml:space="preserve"> by the Translational Research </w:t>
        </w:r>
        <w:proofErr w:type="spellStart"/>
        <w:r w:rsidRPr="00A32AD6">
          <w:rPr>
            <w:color w:val="000000" w:themeColor="text1"/>
            <w:lang w:val="en-US"/>
            <w:rPrChange w:id="397" w:author="ESKINAZI Mickael" w:date="2026-05-16T14:55:00Z" w16du:dateUtc="2026-05-16T12:55:00Z">
              <w:rPr>
                <w:color w:val="000000" w:themeColor="text1"/>
                <w:lang w:val="fr-FR"/>
              </w:rPr>
            </w:rPrChange>
          </w:rPr>
          <w:t>Programme</w:t>
        </w:r>
      </w:ins>
      <w:proofErr w:type="spellEnd"/>
      <w:ins w:id="398" w:author="ESKINAZI Mickael" w:date="2026-05-16T14:55:00Z" w16du:dateUtc="2026-05-16T12:55:00Z">
        <w:r>
          <w:rPr>
            <w:color w:val="000000" w:themeColor="text1"/>
            <w:lang w:val="en-US"/>
          </w:rPr>
          <w:t xml:space="preserve"> </w:t>
        </w:r>
      </w:ins>
      <w:ins w:id="399" w:author="ESKINAZI Mickael" w:date="2026-05-16T14:55:00Z">
        <w:r w:rsidRPr="00A32AD6">
          <w:rPr>
            <w:color w:val="000000" w:themeColor="text1"/>
            <w:lang w:val="en-US"/>
            <w:rPrChange w:id="400" w:author="ESKINAZI Mickael" w:date="2026-05-16T14:55:00Z" w16du:dateUtc="2026-05-16T12:55:00Z">
              <w:rPr>
                <w:color w:val="000000" w:themeColor="text1"/>
                <w:lang w:val="fr-FR"/>
              </w:rPr>
            </w:rPrChange>
          </w:rPr>
          <w:t>for Brain Disorders, IDIBAPS.</w:t>
        </w:r>
      </w:ins>
    </w:p>
    <w:p w14:paraId="3E2579AC" w14:textId="11DAFCC3" w:rsidR="00A32AD6" w:rsidRPr="00132AA4" w:rsidRDefault="00A32AD6" w:rsidP="00A32AD6">
      <w:pPr>
        <w:spacing w:line="480" w:lineRule="auto"/>
        <w:rPr>
          <w:ins w:id="401" w:author="ESKINAZI Mickael" w:date="2026-05-16T15:00:00Z" w16du:dateUtc="2026-05-16T13:00:00Z"/>
          <w:color w:val="000000" w:themeColor="text1"/>
          <w:lang w:val="en-US"/>
        </w:rPr>
      </w:pPr>
      <w:ins w:id="402" w:author="ESKINAZI Mickael" w:date="2026-05-16T15:00:00Z" w16du:dateUtc="2026-05-16T13:00:00Z">
        <w:r>
          <w:rPr>
            <w:color w:val="000000"/>
            <w:lang w:val="en-CA"/>
          </w:rPr>
          <w:t>MK</w:t>
        </w:r>
        <w:r w:rsidRPr="0054206E">
          <w:rPr>
            <w:color w:val="000000"/>
            <w:lang w:val="en-CA"/>
          </w:rPr>
          <w:t xml:space="preserve"> acknowledges funding from the Swiss National Science Foundation (P2SKP3_178175 and grant number 32003B_219240).</w:t>
        </w:r>
      </w:ins>
    </w:p>
    <w:p w14:paraId="3159711F" w14:textId="77777777" w:rsidR="00A32AD6" w:rsidRPr="00132AA4" w:rsidRDefault="00A32AD6" w:rsidP="00A32AD6">
      <w:pPr>
        <w:spacing w:line="480" w:lineRule="auto"/>
        <w:rPr>
          <w:color w:val="000000" w:themeColor="text1"/>
          <w:lang w:val="en-US"/>
        </w:rPr>
      </w:pPr>
    </w:p>
    <w:p w14:paraId="12F75439" w14:textId="70D6C004" w:rsidR="003834CA" w:rsidRDefault="007D56C1" w:rsidP="00CD0DB3">
      <w:pPr>
        <w:spacing w:line="480" w:lineRule="auto"/>
        <w:rPr>
          <w:ins w:id="403" w:author="ESKINAZI Mickael" w:date="2026-05-16T14:55:00Z" w16du:dateUtc="2026-05-16T12:55:00Z"/>
          <w:color w:val="000000" w:themeColor="text1"/>
          <w:lang w:val="en-US"/>
        </w:rPr>
      </w:pPr>
      <w:r w:rsidRPr="00132AA4">
        <w:rPr>
          <w:color w:val="000000" w:themeColor="text1"/>
          <w:lang w:val="en-US"/>
        </w:rPr>
        <w:t>Funding for this study was provided by CIHR (Project Grant, PJT – 195881); the CIHR had no further role in study design; in the collection, analysis and interpretation of data; in the writing of the report; and in the decision to submit the paper of publication.</w:t>
      </w:r>
    </w:p>
    <w:p w14:paraId="349C276A" w14:textId="77777777" w:rsidR="00A32AD6" w:rsidRPr="00132AA4" w:rsidRDefault="00A32AD6" w:rsidP="00CD0DB3">
      <w:pPr>
        <w:spacing w:line="480" w:lineRule="auto"/>
        <w:rPr>
          <w:color w:val="000000" w:themeColor="text1"/>
          <w:lang w:val="en-US"/>
        </w:rPr>
      </w:pPr>
    </w:p>
    <w:p w14:paraId="07BC2E8F" w14:textId="77777777" w:rsidR="003037B4" w:rsidRPr="00132AA4" w:rsidRDefault="003037B4" w:rsidP="003037B4">
      <w:pPr>
        <w:rPr>
          <w:color w:val="000000" w:themeColor="text1"/>
          <w:lang w:val="en-US"/>
        </w:rPr>
      </w:pPr>
    </w:p>
    <w:p w14:paraId="2B7C8B37" w14:textId="77777777" w:rsidR="003037B4" w:rsidRPr="00132AA4" w:rsidRDefault="003037B4" w:rsidP="003037B4">
      <w:pPr>
        <w:rPr>
          <w:color w:val="000000" w:themeColor="text1"/>
          <w:lang w:val="en-US"/>
        </w:rPr>
      </w:pPr>
    </w:p>
    <w:p w14:paraId="76ABC1E6" w14:textId="77777777" w:rsidR="000829E4" w:rsidRPr="00132AA4" w:rsidRDefault="00542108" w:rsidP="00CD0DB3">
      <w:pPr>
        <w:pStyle w:val="Titre3"/>
        <w:spacing w:before="0" w:after="0" w:line="480" w:lineRule="auto"/>
        <w:rPr>
          <w:color w:val="000000" w:themeColor="text1"/>
          <w:lang w:val="en-US"/>
        </w:rPr>
      </w:pPr>
      <w:bookmarkStart w:id="404" w:name="_6vym7nb4mv53" w:colFirst="0" w:colLast="0"/>
      <w:bookmarkEnd w:id="404"/>
      <w:r w:rsidRPr="00132AA4">
        <w:rPr>
          <w:color w:val="000000" w:themeColor="text1"/>
          <w:lang w:val="en-US"/>
        </w:rPr>
        <w:t>5.2. Conflicts of Interest / Declaration of Competing Interests</w:t>
      </w:r>
    </w:p>
    <w:p w14:paraId="351EF5A8" w14:textId="69FDD791" w:rsidR="005C0EA6" w:rsidRPr="00132AA4" w:rsidRDefault="005C0EA6" w:rsidP="00CD0DB3">
      <w:pPr>
        <w:spacing w:line="480" w:lineRule="auto"/>
        <w:rPr>
          <w:color w:val="000000" w:themeColor="text1"/>
          <w:lang w:val="en-US"/>
        </w:rPr>
      </w:pPr>
      <w:proofErr w:type="spellStart"/>
      <w:r w:rsidRPr="00132AA4">
        <w:rPr>
          <w:color w:val="000000" w:themeColor="text1"/>
          <w:lang w:val="en-US"/>
        </w:rPr>
        <w:t>M</w:t>
      </w:r>
      <w:ins w:id="405" w:author="ESKINAZI Mickael" w:date="2026-05-16T15:01:00Z" w16du:dateUtc="2026-05-16T13:01:00Z">
        <w:r w:rsidR="00A32AD6">
          <w:rPr>
            <w:color w:val="000000" w:themeColor="text1"/>
            <w:lang w:val="en-US"/>
          </w:rPr>
          <w:t>So</w:t>
        </w:r>
      </w:ins>
      <w:proofErr w:type="spellEnd"/>
      <w:del w:id="406" w:author="ESKINAZI Mickael" w:date="2026-05-16T15:01:00Z" w16du:dateUtc="2026-05-16T13:01:00Z">
        <w:r w:rsidRPr="00132AA4" w:rsidDel="00A32AD6">
          <w:rPr>
            <w:color w:val="000000" w:themeColor="text1"/>
            <w:lang w:val="en-US"/>
          </w:rPr>
          <w:delText>arco Solmi</w:delText>
        </w:r>
      </w:del>
      <w:r w:rsidRPr="00132AA4">
        <w:rPr>
          <w:color w:val="000000" w:themeColor="text1"/>
          <w:lang w:val="en-US"/>
        </w:rPr>
        <w:t xml:space="preserve"> has received honoraria/has been a consultant for AbbVie, Angelini, Bausch Health, Boehringer Ingelheim, </w:t>
      </w:r>
      <w:proofErr w:type="spellStart"/>
      <w:r w:rsidRPr="00132AA4">
        <w:rPr>
          <w:color w:val="000000" w:themeColor="text1"/>
          <w:lang w:val="en-US"/>
        </w:rPr>
        <w:t>Pharmascience</w:t>
      </w:r>
      <w:proofErr w:type="spellEnd"/>
      <w:r w:rsidRPr="00132AA4">
        <w:rPr>
          <w:color w:val="000000" w:themeColor="text1"/>
          <w:lang w:val="en-US"/>
        </w:rPr>
        <w:t>, Lundbeck, Otsuka, Teva. Marco Solmi holds shares of MESAS, S2M.</w:t>
      </w:r>
    </w:p>
    <w:p w14:paraId="363A97FB" w14:textId="48530CCD" w:rsidR="000829E4" w:rsidRDefault="00542108" w:rsidP="00CD0DB3">
      <w:pPr>
        <w:spacing w:line="480" w:lineRule="auto"/>
        <w:rPr>
          <w:ins w:id="407" w:author="ESKINAZI Mickael" w:date="2026-05-16T15:01:00Z" w16du:dateUtc="2026-05-16T13:01:00Z"/>
          <w:color w:val="000000" w:themeColor="text1"/>
          <w:lang w:val="en-US"/>
        </w:rPr>
      </w:pPr>
      <w:r w:rsidRPr="00132AA4">
        <w:rPr>
          <w:color w:val="000000" w:themeColor="text1"/>
          <w:lang w:val="en-US"/>
        </w:rPr>
        <w:t xml:space="preserve">F.S. is co-founder of </w:t>
      </w:r>
      <w:proofErr w:type="spellStart"/>
      <w:r w:rsidRPr="00132AA4">
        <w:rPr>
          <w:color w:val="000000" w:themeColor="text1"/>
          <w:lang w:val="en-US"/>
        </w:rPr>
        <w:t>BeSound</w:t>
      </w:r>
      <w:proofErr w:type="spellEnd"/>
      <w:r w:rsidRPr="00132AA4">
        <w:rPr>
          <w:color w:val="000000" w:themeColor="text1"/>
          <w:lang w:val="en-US"/>
        </w:rPr>
        <w:t xml:space="preserve"> SAS, Nested Minds LTD, and </w:t>
      </w:r>
      <w:proofErr w:type="spellStart"/>
      <w:r w:rsidRPr="00132AA4">
        <w:rPr>
          <w:color w:val="000000" w:themeColor="text1"/>
          <w:lang w:val="en-US"/>
        </w:rPr>
        <w:t>ReWire</w:t>
      </w:r>
      <w:proofErr w:type="spellEnd"/>
      <w:r w:rsidRPr="00132AA4">
        <w:rPr>
          <w:color w:val="000000" w:themeColor="text1"/>
          <w:lang w:val="en-US"/>
        </w:rPr>
        <w:t xml:space="preserve"> </w:t>
      </w:r>
      <w:proofErr w:type="spellStart"/>
      <w:r w:rsidRPr="00132AA4">
        <w:rPr>
          <w:color w:val="000000" w:themeColor="text1"/>
          <w:lang w:val="en-US"/>
        </w:rPr>
        <w:t>Neurotechnologies</w:t>
      </w:r>
      <w:proofErr w:type="spellEnd"/>
      <w:r w:rsidRPr="00132AA4">
        <w:rPr>
          <w:color w:val="000000" w:themeColor="text1"/>
          <w:lang w:val="en-US"/>
        </w:rPr>
        <w:t xml:space="preserve"> Inc., holds ownership shares, and has received compensation from these companies. In the past years, his work has been funded by the European Commission, Joy Ventures, Tiny Blue Dot Foundation, Mordechai Walder Foundation, and the French Ministry of Armed Forces (AID). </w:t>
      </w:r>
    </w:p>
    <w:p w14:paraId="3D394B66" w14:textId="1DC70966" w:rsidR="00A32AD6" w:rsidRPr="00132AA4" w:rsidRDefault="00A32AD6" w:rsidP="00CD0DB3">
      <w:pPr>
        <w:spacing w:line="480" w:lineRule="auto"/>
        <w:rPr>
          <w:color w:val="000000" w:themeColor="text1"/>
          <w:lang w:val="en-US"/>
        </w:rPr>
      </w:pPr>
      <w:ins w:id="408" w:author="ESKINAZI Mickael" w:date="2026-05-16T15:01:00Z" w16du:dateUtc="2026-05-16T13:01:00Z">
        <w:r>
          <w:rPr>
            <w:color w:val="000000"/>
            <w:lang w:val="en-CA"/>
          </w:rPr>
          <w:t>MK</w:t>
        </w:r>
        <w:r w:rsidRPr="0054206E">
          <w:rPr>
            <w:color w:val="000000"/>
            <w:lang w:val="en-CA"/>
          </w:rPr>
          <w:t xml:space="preserve"> has received consulting fees from Otsuka for activities unrelated to the present study</w:t>
        </w:r>
        <w:r>
          <w:rPr>
            <w:color w:val="000000"/>
            <w:lang w:val="en-CA"/>
          </w:rPr>
          <w:t>.</w:t>
        </w:r>
      </w:ins>
    </w:p>
    <w:p w14:paraId="71A1CB6B" w14:textId="77777777" w:rsidR="003037B4" w:rsidRPr="00132AA4" w:rsidRDefault="003037B4" w:rsidP="003037B4">
      <w:pPr>
        <w:rPr>
          <w:color w:val="000000" w:themeColor="text1"/>
          <w:lang w:val="en-US" w:eastAsia="en-US"/>
        </w:rPr>
      </w:pPr>
    </w:p>
    <w:p w14:paraId="763E1C3B" w14:textId="77777777" w:rsidR="000829E4" w:rsidRPr="00132AA4" w:rsidRDefault="00542108" w:rsidP="00CD0DB3">
      <w:pPr>
        <w:pStyle w:val="Titre3"/>
        <w:spacing w:before="0" w:after="0" w:line="480" w:lineRule="auto"/>
        <w:rPr>
          <w:color w:val="000000" w:themeColor="text1"/>
          <w:lang w:val="en-US"/>
        </w:rPr>
      </w:pPr>
      <w:bookmarkStart w:id="409" w:name="_sku5ssk2njjb" w:colFirst="0" w:colLast="0"/>
      <w:bookmarkEnd w:id="409"/>
      <w:r w:rsidRPr="00132AA4">
        <w:rPr>
          <w:color w:val="000000" w:themeColor="text1"/>
          <w:lang w:val="en-US"/>
        </w:rPr>
        <w:lastRenderedPageBreak/>
        <w:t>5.3. Ethics Approval</w:t>
      </w:r>
    </w:p>
    <w:p w14:paraId="5E56AA7D" w14:textId="28AD9F13" w:rsidR="005C0EA6" w:rsidRPr="00132AA4" w:rsidRDefault="005C0EA6" w:rsidP="005C0EA6">
      <w:pPr>
        <w:spacing w:line="360" w:lineRule="auto"/>
        <w:rPr>
          <w:color w:val="000000" w:themeColor="text1"/>
          <w:lang w:val="en-US" w:eastAsia="en-US"/>
        </w:rPr>
      </w:pPr>
      <w:r w:rsidRPr="00132AA4">
        <w:rPr>
          <w:color w:val="000000" w:themeColor="text1"/>
          <w:lang w:val="en-US"/>
        </w:rPr>
        <w:t>Ethical approval was not required because this study is a meta-analysis based exclusively on previously published data and does not involve new data collection from human participants.</w:t>
      </w:r>
    </w:p>
    <w:p w14:paraId="44DEA7F8" w14:textId="77777777" w:rsidR="000829E4" w:rsidRPr="00132AA4" w:rsidRDefault="00542108" w:rsidP="00CD0DB3">
      <w:pPr>
        <w:pStyle w:val="Titre3"/>
        <w:spacing w:before="0" w:after="0" w:line="480" w:lineRule="auto"/>
        <w:rPr>
          <w:color w:val="000000" w:themeColor="text1"/>
          <w:lang w:val="en-US"/>
        </w:rPr>
      </w:pPr>
      <w:bookmarkStart w:id="410" w:name="_hq444kjn02n1" w:colFirst="0" w:colLast="0"/>
      <w:bookmarkEnd w:id="410"/>
      <w:r w:rsidRPr="00132AA4">
        <w:rPr>
          <w:color w:val="000000" w:themeColor="text1"/>
          <w:lang w:val="en-US"/>
        </w:rPr>
        <w:t>5.4. Data Availability Statement</w:t>
      </w:r>
    </w:p>
    <w:p w14:paraId="2CDE9C47" w14:textId="77777777" w:rsidR="000829E4" w:rsidRPr="00132AA4" w:rsidRDefault="00542108" w:rsidP="00CD0DB3">
      <w:pPr>
        <w:spacing w:line="480" w:lineRule="auto"/>
        <w:rPr>
          <w:color w:val="000000" w:themeColor="text1"/>
          <w:lang w:val="en-US"/>
        </w:rPr>
      </w:pPr>
      <w:r w:rsidRPr="00132AA4">
        <w:rPr>
          <w:color w:val="000000" w:themeColor="text1"/>
          <w:lang w:val="en-US"/>
        </w:rPr>
        <w:t xml:space="preserve">All analysis code, data extraction templates, and figure-generation scripts used in this study are openly available at the project’s GitHub repository: \url{https://github.com/mickaeleskinazi/metaanalysis-psychedelics}. The repository includes harmonized datasets, preprocessing pipelines, statistical models (meta-analysis, dose–response modeling), and LaTeX export utilities. Raw trial-level data were derived from publicly available clinical publications and supplementary </w:t>
      </w:r>
      <w:proofErr w:type="gramStart"/>
      <w:r w:rsidRPr="00132AA4">
        <w:rPr>
          <w:color w:val="000000" w:themeColor="text1"/>
          <w:lang w:val="en-US"/>
        </w:rPr>
        <w:t>materials, and</w:t>
      </w:r>
      <w:proofErr w:type="gramEnd"/>
      <w:r w:rsidRPr="00132AA4">
        <w:rPr>
          <w:color w:val="000000" w:themeColor="text1"/>
          <w:lang w:val="en-US"/>
        </w:rPr>
        <w:t xml:space="preserve"> are available in structured format (CSV/XLSX) in the repository's \</w:t>
      </w:r>
      <w:proofErr w:type="spellStart"/>
      <w:r w:rsidRPr="00132AA4">
        <w:rPr>
          <w:color w:val="000000" w:themeColor="text1"/>
          <w:lang w:val="en-US"/>
        </w:rPr>
        <w:t>texttt</w:t>
      </w:r>
      <w:proofErr w:type="spellEnd"/>
      <w:r w:rsidRPr="00132AA4">
        <w:rPr>
          <w:color w:val="000000" w:themeColor="text1"/>
          <w:lang w:val="en-US"/>
        </w:rPr>
        <w:t>{data/} directory.</w:t>
      </w:r>
    </w:p>
    <w:p w14:paraId="731E18B2" w14:textId="77777777" w:rsidR="000829E4" w:rsidRPr="00132AA4" w:rsidRDefault="00542108" w:rsidP="00CD0DB3">
      <w:pPr>
        <w:spacing w:line="480" w:lineRule="auto"/>
        <w:rPr>
          <w:color w:val="000000" w:themeColor="text1"/>
          <w:lang w:val="en-US"/>
        </w:rPr>
      </w:pPr>
      <w:r w:rsidRPr="00132AA4">
        <w:rPr>
          <w:color w:val="000000" w:themeColor="text1"/>
          <w:lang w:val="en-US"/>
        </w:rPr>
        <w:t>Researchers and clinicians are encouraged to consult or reuse the codebase to replicate, extend, or adapt the methodology for related applications. All scripts are written in R (v4.3+) and use standard open-source packages. For transparency and reproducibility, each figure and table in the manuscript can be traced to a corresponding R script in the \</w:t>
      </w:r>
      <w:proofErr w:type="spellStart"/>
      <w:r w:rsidRPr="00132AA4">
        <w:rPr>
          <w:color w:val="000000" w:themeColor="text1"/>
          <w:lang w:val="en-US"/>
        </w:rPr>
        <w:t>texttt</w:t>
      </w:r>
      <w:proofErr w:type="spellEnd"/>
      <w:r w:rsidRPr="00132AA4">
        <w:rPr>
          <w:color w:val="000000" w:themeColor="text1"/>
          <w:lang w:val="en-US"/>
        </w:rPr>
        <w:t>{scripts/} or \</w:t>
      </w:r>
      <w:proofErr w:type="spellStart"/>
      <w:r w:rsidRPr="00132AA4">
        <w:rPr>
          <w:color w:val="000000" w:themeColor="text1"/>
          <w:lang w:val="en-US"/>
        </w:rPr>
        <w:t>texttt</w:t>
      </w:r>
      <w:proofErr w:type="spellEnd"/>
      <w:r w:rsidRPr="00132AA4">
        <w:rPr>
          <w:color w:val="000000" w:themeColor="text1"/>
          <w:lang w:val="en-US"/>
        </w:rPr>
        <w:t>{results/} directories.</w:t>
      </w:r>
    </w:p>
    <w:p w14:paraId="64A65AC0" w14:textId="77777777" w:rsidR="000829E4" w:rsidRPr="00132AA4" w:rsidRDefault="00542108">
      <w:pPr>
        <w:rPr>
          <w:color w:val="000000" w:themeColor="text1"/>
          <w:lang w:val="en-US"/>
        </w:rPr>
      </w:pPr>
      <w:r w:rsidRPr="00132AA4">
        <w:rPr>
          <w:color w:val="000000" w:themeColor="text1"/>
          <w:lang w:val="en-US"/>
        </w:rPr>
        <w:t>The repository is maintained under a CC-BY 4.0 license.</w:t>
      </w:r>
    </w:p>
    <w:p w14:paraId="5CF45BC7" w14:textId="77777777" w:rsidR="000829E4" w:rsidRPr="00132AA4" w:rsidRDefault="00542108">
      <w:pPr>
        <w:pStyle w:val="Titre3"/>
        <w:rPr>
          <w:color w:val="000000" w:themeColor="text1"/>
          <w:lang w:val="en-US"/>
        </w:rPr>
      </w:pPr>
      <w:bookmarkStart w:id="411" w:name="_g6sby5s8m278" w:colFirst="0" w:colLast="0"/>
      <w:bookmarkEnd w:id="411"/>
      <w:r w:rsidRPr="00132AA4">
        <w:rPr>
          <w:color w:val="000000" w:themeColor="text1"/>
          <w:lang w:val="en-US"/>
        </w:rPr>
        <w:t>5.5. Author Contributions</w:t>
      </w:r>
    </w:p>
    <w:p w14:paraId="3EE529EF" w14:textId="631A5AE1" w:rsidR="005C0EA6" w:rsidRPr="00132AA4" w:rsidRDefault="00B6190C" w:rsidP="005C0EA6">
      <w:pPr>
        <w:pStyle w:val="Titre3"/>
        <w:rPr>
          <w:b w:val="0"/>
          <w:bCs w:val="0"/>
          <w:color w:val="000000" w:themeColor="text1"/>
          <w:lang w:val="en-US"/>
        </w:rPr>
      </w:pPr>
      <w:r w:rsidRPr="00132AA4">
        <w:rPr>
          <w:b w:val="0"/>
          <w:bCs w:val="0"/>
          <w:color w:val="000000" w:themeColor="text1"/>
          <w:lang w:val="en-US"/>
        </w:rPr>
        <w:t xml:space="preserve">A.V., </w:t>
      </w:r>
      <w:r w:rsidR="005C0EA6" w:rsidRPr="00132AA4">
        <w:rPr>
          <w:b w:val="0"/>
          <w:bCs w:val="0"/>
          <w:color w:val="000000" w:themeColor="text1"/>
          <w:lang w:val="en-US"/>
        </w:rPr>
        <w:t>M.E.</w:t>
      </w:r>
      <w:r w:rsidRPr="00132AA4">
        <w:rPr>
          <w:b w:val="0"/>
          <w:bCs w:val="0"/>
          <w:color w:val="000000" w:themeColor="text1"/>
          <w:lang w:val="en-US"/>
        </w:rPr>
        <w:t>, M.S. and</w:t>
      </w:r>
      <w:r w:rsidR="005C0EA6" w:rsidRPr="00132AA4">
        <w:rPr>
          <w:b w:val="0"/>
          <w:bCs w:val="0"/>
          <w:color w:val="000000" w:themeColor="text1"/>
          <w:lang w:val="en-US"/>
        </w:rPr>
        <w:t xml:space="preserve"> </w:t>
      </w:r>
      <w:proofErr w:type="spellStart"/>
      <w:r w:rsidR="005C0EA6" w:rsidRPr="00132AA4">
        <w:rPr>
          <w:b w:val="0"/>
          <w:bCs w:val="0"/>
          <w:color w:val="000000" w:themeColor="text1"/>
          <w:lang w:val="en-US"/>
        </w:rPr>
        <w:t>M.Sa</w:t>
      </w:r>
      <w:proofErr w:type="spellEnd"/>
      <w:r w:rsidR="005C0EA6" w:rsidRPr="00132AA4">
        <w:rPr>
          <w:b w:val="0"/>
          <w:bCs w:val="0"/>
          <w:color w:val="000000" w:themeColor="text1"/>
          <w:lang w:val="en-US"/>
        </w:rPr>
        <w:t>.: Conceptualization, Methodology, Formal analysis, Data curation, Visualization, Writing – Original draft.</w:t>
      </w:r>
    </w:p>
    <w:p w14:paraId="7886980D" w14:textId="77777777" w:rsidR="005C0EA6" w:rsidRPr="00132AA4" w:rsidRDefault="005C0EA6" w:rsidP="005C0EA6">
      <w:pPr>
        <w:pStyle w:val="Titre3"/>
        <w:rPr>
          <w:b w:val="0"/>
          <w:bCs w:val="0"/>
          <w:color w:val="000000" w:themeColor="text1"/>
          <w:lang w:val="en-CA"/>
        </w:rPr>
      </w:pPr>
      <w:r w:rsidRPr="00132AA4">
        <w:rPr>
          <w:b w:val="0"/>
          <w:bCs w:val="0"/>
          <w:color w:val="000000" w:themeColor="text1"/>
          <w:lang w:val="en-CA"/>
        </w:rPr>
        <w:t>F.S.: Writing – Review &amp; Editing.</w:t>
      </w:r>
    </w:p>
    <w:p w14:paraId="5E842FF2" w14:textId="77777777" w:rsidR="005C0EA6" w:rsidRPr="00132AA4" w:rsidRDefault="005C0EA6" w:rsidP="005C0EA6">
      <w:pPr>
        <w:pStyle w:val="Titre3"/>
        <w:rPr>
          <w:b w:val="0"/>
          <w:bCs w:val="0"/>
          <w:color w:val="000000" w:themeColor="text1"/>
          <w:lang w:val="de-CH"/>
        </w:rPr>
      </w:pPr>
      <w:r w:rsidRPr="00132AA4">
        <w:rPr>
          <w:b w:val="0"/>
          <w:bCs w:val="0"/>
          <w:color w:val="000000" w:themeColor="text1"/>
          <w:lang w:val="de-CH"/>
        </w:rPr>
        <w:t xml:space="preserve">All </w:t>
      </w:r>
      <w:proofErr w:type="spellStart"/>
      <w:r w:rsidRPr="00132AA4">
        <w:rPr>
          <w:b w:val="0"/>
          <w:bCs w:val="0"/>
          <w:color w:val="000000" w:themeColor="text1"/>
          <w:lang w:val="de-CH"/>
        </w:rPr>
        <w:t>other</w:t>
      </w:r>
      <w:proofErr w:type="spellEnd"/>
      <w:r w:rsidRPr="00132AA4">
        <w:rPr>
          <w:b w:val="0"/>
          <w:bCs w:val="0"/>
          <w:color w:val="000000" w:themeColor="text1"/>
          <w:lang w:val="de-CH"/>
        </w:rPr>
        <w:t xml:space="preserve"> </w:t>
      </w:r>
      <w:proofErr w:type="spellStart"/>
      <w:r w:rsidRPr="00132AA4">
        <w:rPr>
          <w:b w:val="0"/>
          <w:bCs w:val="0"/>
          <w:color w:val="000000" w:themeColor="text1"/>
          <w:lang w:val="de-CH"/>
        </w:rPr>
        <w:t>authors</w:t>
      </w:r>
      <w:proofErr w:type="spellEnd"/>
      <w:r w:rsidRPr="00132AA4">
        <w:rPr>
          <w:b w:val="0"/>
          <w:bCs w:val="0"/>
          <w:color w:val="000000" w:themeColor="text1"/>
          <w:lang w:val="de-CH"/>
        </w:rPr>
        <w:t xml:space="preserve">: Writing – Review &amp; </w:t>
      </w:r>
      <w:proofErr w:type="spellStart"/>
      <w:r w:rsidRPr="00132AA4">
        <w:rPr>
          <w:b w:val="0"/>
          <w:bCs w:val="0"/>
          <w:color w:val="000000" w:themeColor="text1"/>
          <w:lang w:val="de-CH"/>
        </w:rPr>
        <w:t>Editing</w:t>
      </w:r>
      <w:proofErr w:type="spellEnd"/>
      <w:r w:rsidRPr="00132AA4">
        <w:rPr>
          <w:b w:val="0"/>
          <w:bCs w:val="0"/>
          <w:color w:val="000000" w:themeColor="text1"/>
          <w:lang w:val="de-CH"/>
        </w:rPr>
        <w:t>.</w:t>
      </w:r>
    </w:p>
    <w:p w14:paraId="08744073" w14:textId="77777777" w:rsidR="0058730F" w:rsidRPr="00132AA4" w:rsidRDefault="0058730F">
      <w:pPr>
        <w:rPr>
          <w:color w:val="000000" w:themeColor="text1"/>
          <w:lang w:val="en-US"/>
        </w:rPr>
      </w:pPr>
    </w:p>
    <w:p w14:paraId="1AB06721" w14:textId="77777777" w:rsidR="000829E4" w:rsidRPr="00132AA4" w:rsidRDefault="00542108" w:rsidP="0058730F">
      <w:pPr>
        <w:rPr>
          <w:b/>
          <w:bCs/>
          <w:color w:val="000000" w:themeColor="text1"/>
          <w:lang w:val="en-US"/>
        </w:rPr>
      </w:pPr>
      <w:bookmarkStart w:id="412" w:name="_y8ivilllshji" w:colFirst="0" w:colLast="0"/>
      <w:bookmarkEnd w:id="412"/>
      <w:r w:rsidRPr="00132AA4">
        <w:rPr>
          <w:b/>
          <w:bCs/>
          <w:color w:val="000000" w:themeColor="text1"/>
          <w:lang w:val="en-US"/>
        </w:rPr>
        <w:lastRenderedPageBreak/>
        <w:t>5.6. Acknowledgments</w:t>
      </w:r>
    </w:p>
    <w:p w14:paraId="09942AB1" w14:textId="63487041" w:rsidR="00AD0300" w:rsidRPr="00132AA4" w:rsidRDefault="00AD0300" w:rsidP="0058730F">
      <w:pPr>
        <w:rPr>
          <w:color w:val="000000" w:themeColor="text1"/>
          <w:lang w:val="en-US"/>
        </w:rPr>
      </w:pPr>
      <w:r w:rsidRPr="00132AA4">
        <w:rPr>
          <w:color w:val="000000" w:themeColor="text1"/>
          <w:lang w:val="en-US"/>
        </w:rPr>
        <w:t>None</w:t>
      </w:r>
    </w:p>
    <w:p w14:paraId="5676FF07" w14:textId="77777777" w:rsidR="00AD0300" w:rsidRPr="00132AA4" w:rsidRDefault="00AD0300" w:rsidP="0058730F">
      <w:pPr>
        <w:rPr>
          <w:color w:val="000000" w:themeColor="text1"/>
          <w:lang w:val="en-US"/>
        </w:rPr>
      </w:pPr>
    </w:p>
    <w:p w14:paraId="37BB6BFB" w14:textId="06500CDF" w:rsidR="00E42CCF" w:rsidRPr="00132AA4" w:rsidRDefault="00E42CCF" w:rsidP="00E42CCF">
      <w:pPr>
        <w:rPr>
          <w:b/>
          <w:bCs/>
          <w:color w:val="000000" w:themeColor="text1"/>
          <w:lang w:val="en-US"/>
        </w:rPr>
      </w:pPr>
      <w:bookmarkStart w:id="413" w:name="_ywj8guxxhdx6" w:colFirst="0" w:colLast="0"/>
      <w:bookmarkEnd w:id="413"/>
      <w:r w:rsidRPr="00132AA4">
        <w:rPr>
          <w:b/>
          <w:bCs/>
          <w:color w:val="000000" w:themeColor="text1"/>
          <w:lang w:val="en-US"/>
        </w:rPr>
        <w:t>5.7. References</w:t>
      </w:r>
    </w:p>
    <w:p w14:paraId="256BCE1D" w14:textId="77777777" w:rsidR="00A32AD6" w:rsidRPr="00A32AD6" w:rsidRDefault="00E42CCF" w:rsidP="00A32AD6">
      <w:pPr>
        <w:pStyle w:val="Bibliographie"/>
        <w:rPr>
          <w:lang w:val="en-US" w:eastAsia="en-US"/>
          <w:rPrChange w:id="414" w:author="ESKINAZI Mickael" w:date="2026-05-15T15:51:00Z" w16du:dateUtc="2026-05-15T13:51:00Z">
            <w:rPr>
              <w:lang w:val="fr-FR" w:eastAsia="en-US"/>
            </w:rPr>
          </w:rPrChange>
        </w:rPr>
      </w:pPr>
      <w:r w:rsidRPr="00132AA4">
        <w:rPr>
          <w:b/>
          <w:bCs/>
          <w:color w:val="000000" w:themeColor="text1"/>
          <w:sz w:val="28"/>
          <w:szCs w:val="28"/>
          <w:lang w:val="en-US"/>
        </w:rPr>
        <w:fldChar w:fldCharType="begin"/>
      </w:r>
      <w:r w:rsidR="004B3794" w:rsidRPr="00132AA4">
        <w:rPr>
          <w:b/>
          <w:bCs/>
          <w:color w:val="000000" w:themeColor="text1"/>
          <w:sz w:val="28"/>
          <w:szCs w:val="28"/>
          <w:lang w:val="en-US"/>
        </w:rPr>
        <w:instrText xml:space="preserve"> ADDIN ZOTERO_BIBL {"uncited":[],"omitted":[],"custom":[]} CSL_BIBLIOGRAPHY </w:instrText>
      </w:r>
      <w:r w:rsidRPr="00132AA4">
        <w:rPr>
          <w:b/>
          <w:bCs/>
          <w:color w:val="000000" w:themeColor="text1"/>
          <w:sz w:val="28"/>
          <w:szCs w:val="28"/>
          <w:lang w:val="en-US"/>
        </w:rPr>
        <w:fldChar w:fldCharType="separate"/>
      </w:r>
      <w:r w:rsidR="00A32AD6" w:rsidRPr="00A32AD6">
        <w:rPr>
          <w:lang w:val="en-US" w:eastAsia="en-US"/>
          <w:rPrChange w:id="415" w:author="ESKINAZI Mickael" w:date="2026-05-15T15:51:00Z" w16du:dateUtc="2026-05-15T13:51:00Z">
            <w:rPr>
              <w:lang w:val="fr-FR" w:eastAsia="en-US"/>
            </w:rPr>
          </w:rPrChange>
        </w:rPr>
        <w:t xml:space="preserve">Back, A. L., Freeman-Young, T. K., Morgan, L., Sethi, T., Baker, K. K., Myers, S., McGregor, B. A., Harvey, K., Tai, M., </w:t>
      </w:r>
      <w:proofErr w:type="spellStart"/>
      <w:r w:rsidR="00A32AD6" w:rsidRPr="00A32AD6">
        <w:rPr>
          <w:lang w:val="en-US" w:eastAsia="en-US"/>
          <w:rPrChange w:id="416" w:author="ESKINAZI Mickael" w:date="2026-05-15T15:51:00Z" w16du:dateUtc="2026-05-15T13:51:00Z">
            <w:rPr>
              <w:lang w:val="fr-FR" w:eastAsia="en-US"/>
            </w:rPr>
          </w:rPrChange>
        </w:rPr>
        <w:t>Kollefrath</w:t>
      </w:r>
      <w:proofErr w:type="spellEnd"/>
      <w:r w:rsidR="00A32AD6" w:rsidRPr="00A32AD6">
        <w:rPr>
          <w:lang w:val="en-US" w:eastAsia="en-US"/>
          <w:rPrChange w:id="417" w:author="ESKINAZI Mickael" w:date="2026-05-15T15:51:00Z" w16du:dateUtc="2026-05-15T13:51:00Z">
            <w:rPr>
              <w:lang w:val="fr-FR" w:eastAsia="en-US"/>
            </w:rPr>
          </w:rPrChange>
        </w:rPr>
        <w:t xml:space="preserve">, A., Thomas, B. J., Sorta, D., Kaelen, M., Kelmendi, B., &amp; Gooley, T. A. (2024). Psilocybin Therapy for Clinicians </w:t>
      </w:r>
      <w:proofErr w:type="gramStart"/>
      <w:r w:rsidR="00A32AD6" w:rsidRPr="00A32AD6">
        <w:rPr>
          <w:lang w:val="en-US" w:eastAsia="en-US"/>
          <w:rPrChange w:id="418" w:author="ESKINAZI Mickael" w:date="2026-05-15T15:51:00Z" w16du:dateUtc="2026-05-15T13:51:00Z">
            <w:rPr>
              <w:lang w:val="fr-FR" w:eastAsia="en-US"/>
            </w:rPr>
          </w:rPrChange>
        </w:rPr>
        <w:t>With</w:t>
      </w:r>
      <w:proofErr w:type="gramEnd"/>
      <w:r w:rsidR="00A32AD6" w:rsidRPr="00A32AD6">
        <w:rPr>
          <w:lang w:val="en-US" w:eastAsia="en-US"/>
          <w:rPrChange w:id="419" w:author="ESKINAZI Mickael" w:date="2026-05-15T15:51:00Z" w16du:dateUtc="2026-05-15T13:51:00Z">
            <w:rPr>
              <w:lang w:val="fr-FR" w:eastAsia="en-US"/>
            </w:rPr>
          </w:rPrChange>
        </w:rPr>
        <w:t xml:space="preserve"> Symptoms of Depression </w:t>
      </w:r>
      <w:proofErr w:type="gramStart"/>
      <w:r w:rsidR="00A32AD6" w:rsidRPr="00A32AD6">
        <w:rPr>
          <w:lang w:val="en-US" w:eastAsia="en-US"/>
          <w:rPrChange w:id="420" w:author="ESKINAZI Mickael" w:date="2026-05-15T15:51:00Z" w16du:dateUtc="2026-05-15T13:51:00Z">
            <w:rPr>
              <w:lang w:val="fr-FR" w:eastAsia="en-US"/>
            </w:rPr>
          </w:rPrChange>
        </w:rPr>
        <w:t>From</w:t>
      </w:r>
      <w:proofErr w:type="gramEnd"/>
      <w:r w:rsidR="00A32AD6" w:rsidRPr="00A32AD6">
        <w:rPr>
          <w:lang w:val="en-US" w:eastAsia="en-US"/>
          <w:rPrChange w:id="421" w:author="ESKINAZI Mickael" w:date="2026-05-15T15:51:00Z" w16du:dateUtc="2026-05-15T13:51:00Z">
            <w:rPr>
              <w:lang w:val="fr-FR" w:eastAsia="en-US"/>
            </w:rPr>
          </w:rPrChange>
        </w:rPr>
        <w:t xml:space="preserve"> Frontline Care During the COVID-19 </w:t>
      </w:r>
      <w:proofErr w:type="gramStart"/>
      <w:r w:rsidR="00A32AD6" w:rsidRPr="00A32AD6">
        <w:rPr>
          <w:lang w:val="en-US" w:eastAsia="en-US"/>
          <w:rPrChange w:id="422" w:author="ESKINAZI Mickael" w:date="2026-05-15T15:51:00Z" w16du:dateUtc="2026-05-15T13:51:00Z">
            <w:rPr>
              <w:lang w:val="fr-FR" w:eastAsia="en-US"/>
            </w:rPr>
          </w:rPrChange>
        </w:rPr>
        <w:t>Pandemic :</w:t>
      </w:r>
      <w:proofErr w:type="gramEnd"/>
      <w:r w:rsidR="00A32AD6" w:rsidRPr="00A32AD6">
        <w:rPr>
          <w:lang w:val="en-US" w:eastAsia="en-US"/>
          <w:rPrChange w:id="423" w:author="ESKINAZI Mickael" w:date="2026-05-15T15:51:00Z" w16du:dateUtc="2026-05-15T13:51:00Z">
            <w:rPr>
              <w:lang w:val="fr-FR" w:eastAsia="en-US"/>
            </w:rPr>
          </w:rPrChange>
        </w:rPr>
        <w:t xml:space="preserve"> A Randomized Clinical Trial. </w:t>
      </w:r>
      <w:r w:rsidR="00A32AD6" w:rsidRPr="00A32AD6">
        <w:rPr>
          <w:i/>
          <w:iCs/>
          <w:lang w:val="en-US" w:eastAsia="en-US"/>
          <w:rPrChange w:id="424" w:author="ESKINAZI Mickael" w:date="2026-05-15T15:51:00Z" w16du:dateUtc="2026-05-15T13:51:00Z">
            <w:rPr>
              <w:i/>
              <w:iCs/>
              <w:lang w:val="fr-FR" w:eastAsia="en-US"/>
            </w:rPr>
          </w:rPrChange>
        </w:rPr>
        <w:t>JAMA Network Open</w:t>
      </w:r>
      <w:r w:rsidR="00A32AD6" w:rsidRPr="00A32AD6">
        <w:rPr>
          <w:lang w:val="en-US" w:eastAsia="en-US"/>
          <w:rPrChange w:id="425" w:author="ESKINAZI Mickael" w:date="2026-05-15T15:51:00Z" w16du:dateUtc="2026-05-15T13:51:00Z">
            <w:rPr>
              <w:lang w:val="fr-FR" w:eastAsia="en-US"/>
            </w:rPr>
          </w:rPrChange>
        </w:rPr>
        <w:t xml:space="preserve">, </w:t>
      </w:r>
      <w:r w:rsidR="00A32AD6" w:rsidRPr="00A32AD6">
        <w:rPr>
          <w:i/>
          <w:iCs/>
          <w:lang w:val="en-US" w:eastAsia="en-US"/>
          <w:rPrChange w:id="426" w:author="ESKINAZI Mickael" w:date="2026-05-15T15:51:00Z" w16du:dateUtc="2026-05-15T13:51:00Z">
            <w:rPr>
              <w:i/>
              <w:iCs/>
              <w:lang w:val="fr-FR" w:eastAsia="en-US"/>
            </w:rPr>
          </w:rPrChange>
        </w:rPr>
        <w:t>7</w:t>
      </w:r>
      <w:r w:rsidR="00A32AD6" w:rsidRPr="00A32AD6">
        <w:rPr>
          <w:lang w:val="en-US" w:eastAsia="en-US"/>
          <w:rPrChange w:id="427" w:author="ESKINAZI Mickael" w:date="2026-05-15T15:51:00Z" w16du:dateUtc="2026-05-15T13:51:00Z">
            <w:rPr>
              <w:lang w:val="fr-FR" w:eastAsia="en-US"/>
            </w:rPr>
          </w:rPrChange>
        </w:rPr>
        <w:t>(12), e2449026. https://doi.org/10.1001/jamanetworkopen.2024.49026</w:t>
      </w:r>
    </w:p>
    <w:p w14:paraId="33CEF352" w14:textId="77777777" w:rsidR="00A32AD6" w:rsidRPr="00A32AD6" w:rsidRDefault="00A32AD6" w:rsidP="00A32AD6">
      <w:pPr>
        <w:pStyle w:val="Bibliographie"/>
        <w:rPr>
          <w:lang w:val="en-US" w:eastAsia="en-US"/>
          <w:rPrChange w:id="428" w:author="ESKINAZI Mickael" w:date="2026-05-15T15:51:00Z" w16du:dateUtc="2026-05-15T13:51:00Z">
            <w:rPr>
              <w:lang w:val="fr-FR" w:eastAsia="en-US"/>
            </w:rPr>
          </w:rPrChange>
        </w:rPr>
      </w:pPr>
      <w:r w:rsidRPr="00A32AD6">
        <w:rPr>
          <w:lang w:val="en-US" w:eastAsia="en-US"/>
          <w:rPrChange w:id="429" w:author="ESKINAZI Mickael" w:date="2026-05-15T15:51:00Z" w16du:dateUtc="2026-05-15T13:51:00Z">
            <w:rPr>
              <w:lang w:val="fr-FR" w:eastAsia="en-US"/>
            </w:rPr>
          </w:rPrChange>
        </w:rPr>
        <w:t xml:space="preserve">Bogenschutz, M. P., Ross, S., Bhatt, S., Baron, T., </w:t>
      </w:r>
      <w:proofErr w:type="spellStart"/>
      <w:r w:rsidRPr="00A32AD6">
        <w:rPr>
          <w:lang w:val="en-US" w:eastAsia="en-US"/>
          <w:rPrChange w:id="430" w:author="ESKINAZI Mickael" w:date="2026-05-15T15:51:00Z" w16du:dateUtc="2026-05-15T13:51:00Z">
            <w:rPr>
              <w:lang w:val="fr-FR" w:eastAsia="en-US"/>
            </w:rPr>
          </w:rPrChange>
        </w:rPr>
        <w:t>Forcehimes</w:t>
      </w:r>
      <w:proofErr w:type="spellEnd"/>
      <w:r w:rsidRPr="00A32AD6">
        <w:rPr>
          <w:lang w:val="en-US" w:eastAsia="en-US"/>
          <w:rPrChange w:id="431" w:author="ESKINAZI Mickael" w:date="2026-05-15T15:51:00Z" w16du:dateUtc="2026-05-15T13:51:00Z">
            <w:rPr>
              <w:lang w:val="fr-FR" w:eastAsia="en-US"/>
            </w:rPr>
          </w:rPrChange>
        </w:rPr>
        <w:t xml:space="preserve">, A. A., Laska, E., Mennenga, S. E., O’Donnell, K., Owens, L. T., Podrebarac, S., </w:t>
      </w:r>
      <w:proofErr w:type="spellStart"/>
      <w:r w:rsidRPr="00A32AD6">
        <w:rPr>
          <w:lang w:val="en-US" w:eastAsia="en-US"/>
          <w:rPrChange w:id="432" w:author="ESKINAZI Mickael" w:date="2026-05-15T15:51:00Z" w16du:dateUtc="2026-05-15T13:51:00Z">
            <w:rPr>
              <w:lang w:val="fr-FR" w:eastAsia="en-US"/>
            </w:rPr>
          </w:rPrChange>
        </w:rPr>
        <w:t>Rotrosen</w:t>
      </w:r>
      <w:proofErr w:type="spellEnd"/>
      <w:r w:rsidRPr="00A32AD6">
        <w:rPr>
          <w:lang w:val="en-US" w:eastAsia="en-US"/>
          <w:rPrChange w:id="433" w:author="ESKINAZI Mickael" w:date="2026-05-15T15:51:00Z" w16du:dateUtc="2026-05-15T13:51:00Z">
            <w:rPr>
              <w:lang w:val="fr-FR" w:eastAsia="en-US"/>
            </w:rPr>
          </w:rPrChange>
        </w:rPr>
        <w:t xml:space="preserve">, J., </w:t>
      </w:r>
      <w:proofErr w:type="spellStart"/>
      <w:r w:rsidRPr="00A32AD6">
        <w:rPr>
          <w:lang w:val="en-US" w:eastAsia="en-US"/>
          <w:rPrChange w:id="434" w:author="ESKINAZI Mickael" w:date="2026-05-15T15:51:00Z" w16du:dateUtc="2026-05-15T13:51:00Z">
            <w:rPr>
              <w:lang w:val="fr-FR" w:eastAsia="en-US"/>
            </w:rPr>
          </w:rPrChange>
        </w:rPr>
        <w:t>Tonigan</w:t>
      </w:r>
      <w:proofErr w:type="spellEnd"/>
      <w:r w:rsidRPr="00A32AD6">
        <w:rPr>
          <w:lang w:val="en-US" w:eastAsia="en-US"/>
          <w:rPrChange w:id="435" w:author="ESKINAZI Mickael" w:date="2026-05-15T15:51:00Z" w16du:dateUtc="2026-05-15T13:51:00Z">
            <w:rPr>
              <w:lang w:val="fr-FR" w:eastAsia="en-US"/>
            </w:rPr>
          </w:rPrChange>
        </w:rPr>
        <w:t xml:space="preserve">, J. S., &amp; Worth, L. (2022). Percentage of Heavy Drinking Days Following Psilocybin-Assisted Psychotherapy vs Placebo in the Treatment of Adult Patients </w:t>
      </w:r>
      <w:proofErr w:type="gramStart"/>
      <w:r w:rsidRPr="00A32AD6">
        <w:rPr>
          <w:lang w:val="en-US" w:eastAsia="en-US"/>
          <w:rPrChange w:id="436" w:author="ESKINAZI Mickael" w:date="2026-05-15T15:51:00Z" w16du:dateUtc="2026-05-15T13:51:00Z">
            <w:rPr>
              <w:lang w:val="fr-FR" w:eastAsia="en-US"/>
            </w:rPr>
          </w:rPrChange>
        </w:rPr>
        <w:t>With</w:t>
      </w:r>
      <w:proofErr w:type="gramEnd"/>
      <w:r w:rsidRPr="00A32AD6">
        <w:rPr>
          <w:lang w:val="en-US" w:eastAsia="en-US"/>
          <w:rPrChange w:id="437" w:author="ESKINAZI Mickael" w:date="2026-05-15T15:51:00Z" w16du:dateUtc="2026-05-15T13:51:00Z">
            <w:rPr>
              <w:lang w:val="fr-FR" w:eastAsia="en-US"/>
            </w:rPr>
          </w:rPrChange>
        </w:rPr>
        <w:t xml:space="preserve"> Alcohol Use </w:t>
      </w:r>
      <w:proofErr w:type="gramStart"/>
      <w:r w:rsidRPr="00A32AD6">
        <w:rPr>
          <w:lang w:val="en-US" w:eastAsia="en-US"/>
          <w:rPrChange w:id="438" w:author="ESKINAZI Mickael" w:date="2026-05-15T15:51:00Z" w16du:dateUtc="2026-05-15T13:51:00Z">
            <w:rPr>
              <w:lang w:val="fr-FR" w:eastAsia="en-US"/>
            </w:rPr>
          </w:rPrChange>
        </w:rPr>
        <w:t>Disorder :</w:t>
      </w:r>
      <w:proofErr w:type="gramEnd"/>
      <w:r w:rsidRPr="00A32AD6">
        <w:rPr>
          <w:lang w:val="en-US" w:eastAsia="en-US"/>
          <w:rPrChange w:id="439" w:author="ESKINAZI Mickael" w:date="2026-05-15T15:51:00Z" w16du:dateUtc="2026-05-15T13:51:00Z">
            <w:rPr>
              <w:lang w:val="fr-FR" w:eastAsia="en-US"/>
            </w:rPr>
          </w:rPrChange>
        </w:rPr>
        <w:t xml:space="preserve"> A Randomized Clinical Trial. </w:t>
      </w:r>
      <w:r w:rsidRPr="00A32AD6">
        <w:rPr>
          <w:i/>
          <w:iCs/>
          <w:lang w:val="en-US" w:eastAsia="en-US"/>
          <w:rPrChange w:id="440" w:author="ESKINAZI Mickael" w:date="2026-05-15T15:51:00Z" w16du:dateUtc="2026-05-15T13:51:00Z">
            <w:rPr>
              <w:i/>
              <w:iCs/>
              <w:lang w:val="fr-FR" w:eastAsia="en-US"/>
            </w:rPr>
          </w:rPrChange>
        </w:rPr>
        <w:t>JAMA Psychiatry</w:t>
      </w:r>
      <w:r w:rsidRPr="00A32AD6">
        <w:rPr>
          <w:lang w:val="en-US" w:eastAsia="en-US"/>
          <w:rPrChange w:id="441" w:author="ESKINAZI Mickael" w:date="2026-05-15T15:51:00Z" w16du:dateUtc="2026-05-15T13:51:00Z">
            <w:rPr>
              <w:lang w:val="fr-FR" w:eastAsia="en-US"/>
            </w:rPr>
          </w:rPrChange>
        </w:rPr>
        <w:t xml:space="preserve">, </w:t>
      </w:r>
      <w:r w:rsidRPr="00A32AD6">
        <w:rPr>
          <w:i/>
          <w:iCs/>
          <w:lang w:val="en-US" w:eastAsia="en-US"/>
          <w:rPrChange w:id="442" w:author="ESKINAZI Mickael" w:date="2026-05-15T15:51:00Z" w16du:dateUtc="2026-05-15T13:51:00Z">
            <w:rPr>
              <w:i/>
              <w:iCs/>
              <w:lang w:val="fr-FR" w:eastAsia="en-US"/>
            </w:rPr>
          </w:rPrChange>
        </w:rPr>
        <w:t>79</w:t>
      </w:r>
      <w:r w:rsidRPr="00A32AD6">
        <w:rPr>
          <w:lang w:val="en-US" w:eastAsia="en-US"/>
          <w:rPrChange w:id="443" w:author="ESKINAZI Mickael" w:date="2026-05-15T15:51:00Z" w16du:dateUtc="2026-05-15T13:51:00Z">
            <w:rPr>
              <w:lang w:val="fr-FR" w:eastAsia="en-US"/>
            </w:rPr>
          </w:rPrChange>
        </w:rPr>
        <w:t>(10), 953. https://doi.org/10.1001/jamapsychiatry.2022.2096</w:t>
      </w:r>
    </w:p>
    <w:p w14:paraId="255960E4" w14:textId="77777777" w:rsidR="00A32AD6" w:rsidRPr="00A32AD6" w:rsidRDefault="00A32AD6" w:rsidP="00A32AD6">
      <w:pPr>
        <w:pStyle w:val="Bibliographie"/>
        <w:rPr>
          <w:lang w:val="de-CH" w:eastAsia="en-US"/>
          <w:rPrChange w:id="444" w:author="ESKINAZI Mickael" w:date="2026-05-15T15:51:00Z" w16du:dateUtc="2026-05-15T13:51:00Z">
            <w:rPr>
              <w:lang w:val="fr-FR" w:eastAsia="en-US"/>
            </w:rPr>
          </w:rPrChange>
        </w:rPr>
      </w:pPr>
      <w:r w:rsidRPr="00A32AD6">
        <w:rPr>
          <w:lang w:val="en-US" w:eastAsia="en-US"/>
          <w:rPrChange w:id="445" w:author="ESKINAZI Mickael" w:date="2026-05-15T15:51:00Z" w16du:dateUtc="2026-05-15T13:51:00Z">
            <w:rPr>
              <w:lang w:val="fr-FR" w:eastAsia="en-US"/>
            </w:rPr>
          </w:rPrChange>
        </w:rPr>
        <w:t xml:space="preserve">Bouso, J. C., Doblin, R., </w:t>
      </w:r>
      <w:proofErr w:type="spellStart"/>
      <w:r w:rsidRPr="00A32AD6">
        <w:rPr>
          <w:lang w:val="en-US" w:eastAsia="en-US"/>
          <w:rPrChange w:id="446" w:author="ESKINAZI Mickael" w:date="2026-05-15T15:51:00Z" w16du:dateUtc="2026-05-15T13:51:00Z">
            <w:rPr>
              <w:lang w:val="fr-FR" w:eastAsia="en-US"/>
            </w:rPr>
          </w:rPrChange>
        </w:rPr>
        <w:t>Farré</w:t>
      </w:r>
      <w:proofErr w:type="spellEnd"/>
      <w:r w:rsidRPr="00A32AD6">
        <w:rPr>
          <w:lang w:val="en-US" w:eastAsia="en-US"/>
          <w:rPrChange w:id="447" w:author="ESKINAZI Mickael" w:date="2026-05-15T15:51:00Z" w16du:dateUtc="2026-05-15T13:51:00Z">
            <w:rPr>
              <w:lang w:val="fr-FR" w:eastAsia="en-US"/>
            </w:rPr>
          </w:rPrChange>
        </w:rPr>
        <w:t xml:space="preserve">, M., </w:t>
      </w:r>
      <w:proofErr w:type="spellStart"/>
      <w:r w:rsidRPr="00A32AD6">
        <w:rPr>
          <w:lang w:val="en-US" w:eastAsia="en-US"/>
          <w:rPrChange w:id="448" w:author="ESKINAZI Mickael" w:date="2026-05-15T15:51:00Z" w16du:dateUtc="2026-05-15T13:51:00Z">
            <w:rPr>
              <w:lang w:val="fr-FR" w:eastAsia="en-US"/>
            </w:rPr>
          </w:rPrChange>
        </w:rPr>
        <w:t>Alcázar</w:t>
      </w:r>
      <w:proofErr w:type="spellEnd"/>
      <w:r w:rsidRPr="00A32AD6">
        <w:rPr>
          <w:lang w:val="en-US" w:eastAsia="en-US"/>
          <w:rPrChange w:id="449" w:author="ESKINAZI Mickael" w:date="2026-05-15T15:51:00Z" w16du:dateUtc="2026-05-15T13:51:00Z">
            <w:rPr>
              <w:lang w:val="fr-FR" w:eastAsia="en-US"/>
            </w:rPr>
          </w:rPrChange>
        </w:rPr>
        <w:t>, M. Á., &amp; Gómez-</w:t>
      </w:r>
      <w:proofErr w:type="spellStart"/>
      <w:r w:rsidRPr="00A32AD6">
        <w:rPr>
          <w:lang w:val="en-US" w:eastAsia="en-US"/>
          <w:rPrChange w:id="450" w:author="ESKINAZI Mickael" w:date="2026-05-15T15:51:00Z" w16du:dateUtc="2026-05-15T13:51:00Z">
            <w:rPr>
              <w:lang w:val="fr-FR" w:eastAsia="en-US"/>
            </w:rPr>
          </w:rPrChange>
        </w:rPr>
        <w:t>Jarabo</w:t>
      </w:r>
      <w:proofErr w:type="spellEnd"/>
      <w:r w:rsidRPr="00A32AD6">
        <w:rPr>
          <w:lang w:val="en-US" w:eastAsia="en-US"/>
          <w:rPrChange w:id="451" w:author="ESKINAZI Mickael" w:date="2026-05-15T15:51:00Z" w16du:dateUtc="2026-05-15T13:51:00Z">
            <w:rPr>
              <w:lang w:val="fr-FR" w:eastAsia="en-US"/>
            </w:rPr>
          </w:rPrChange>
        </w:rPr>
        <w:t xml:space="preserve">, G. (2008). MDMA-Assisted Psychotherapy Using Low Doses in a Small Sample of Women with Chronic Posttraumatic Stress Disorder. </w:t>
      </w:r>
      <w:r w:rsidRPr="00A32AD6">
        <w:rPr>
          <w:i/>
          <w:iCs/>
          <w:lang w:val="de-CH" w:eastAsia="en-US"/>
          <w:rPrChange w:id="452" w:author="ESKINAZI Mickael" w:date="2026-05-15T15:51:00Z" w16du:dateUtc="2026-05-15T13:51:00Z">
            <w:rPr>
              <w:i/>
              <w:iCs/>
              <w:lang w:val="fr-FR" w:eastAsia="en-US"/>
            </w:rPr>
          </w:rPrChange>
        </w:rPr>
        <w:t xml:space="preserve">Journal </w:t>
      </w:r>
      <w:proofErr w:type="spellStart"/>
      <w:r w:rsidRPr="00A32AD6">
        <w:rPr>
          <w:i/>
          <w:iCs/>
          <w:lang w:val="de-CH" w:eastAsia="en-US"/>
          <w:rPrChange w:id="453" w:author="ESKINAZI Mickael" w:date="2026-05-15T15:51:00Z" w16du:dateUtc="2026-05-15T13:51:00Z">
            <w:rPr>
              <w:i/>
              <w:iCs/>
              <w:lang w:val="fr-FR" w:eastAsia="en-US"/>
            </w:rPr>
          </w:rPrChange>
        </w:rPr>
        <w:t>of</w:t>
      </w:r>
      <w:proofErr w:type="spellEnd"/>
      <w:r w:rsidRPr="00A32AD6">
        <w:rPr>
          <w:i/>
          <w:iCs/>
          <w:lang w:val="de-CH" w:eastAsia="en-US"/>
          <w:rPrChange w:id="454" w:author="ESKINAZI Mickael" w:date="2026-05-15T15:51:00Z" w16du:dateUtc="2026-05-15T13:51:00Z">
            <w:rPr>
              <w:i/>
              <w:iCs/>
              <w:lang w:val="fr-FR" w:eastAsia="en-US"/>
            </w:rPr>
          </w:rPrChange>
        </w:rPr>
        <w:t xml:space="preserve"> </w:t>
      </w:r>
      <w:proofErr w:type="spellStart"/>
      <w:r w:rsidRPr="00A32AD6">
        <w:rPr>
          <w:i/>
          <w:iCs/>
          <w:lang w:val="de-CH" w:eastAsia="en-US"/>
          <w:rPrChange w:id="455" w:author="ESKINAZI Mickael" w:date="2026-05-15T15:51:00Z" w16du:dateUtc="2026-05-15T13:51:00Z">
            <w:rPr>
              <w:i/>
              <w:iCs/>
              <w:lang w:val="fr-FR" w:eastAsia="en-US"/>
            </w:rPr>
          </w:rPrChange>
        </w:rPr>
        <w:t>Psychoactive</w:t>
      </w:r>
      <w:proofErr w:type="spellEnd"/>
      <w:r w:rsidRPr="00A32AD6">
        <w:rPr>
          <w:i/>
          <w:iCs/>
          <w:lang w:val="de-CH" w:eastAsia="en-US"/>
          <w:rPrChange w:id="456" w:author="ESKINAZI Mickael" w:date="2026-05-15T15:51:00Z" w16du:dateUtc="2026-05-15T13:51:00Z">
            <w:rPr>
              <w:i/>
              <w:iCs/>
              <w:lang w:val="fr-FR" w:eastAsia="en-US"/>
            </w:rPr>
          </w:rPrChange>
        </w:rPr>
        <w:t xml:space="preserve"> Drugs</w:t>
      </w:r>
      <w:r w:rsidRPr="00A32AD6">
        <w:rPr>
          <w:lang w:val="de-CH" w:eastAsia="en-US"/>
          <w:rPrChange w:id="457" w:author="ESKINAZI Mickael" w:date="2026-05-15T15:51:00Z" w16du:dateUtc="2026-05-15T13:51:00Z">
            <w:rPr>
              <w:lang w:val="fr-FR" w:eastAsia="en-US"/>
            </w:rPr>
          </w:rPrChange>
        </w:rPr>
        <w:t xml:space="preserve">, </w:t>
      </w:r>
      <w:r w:rsidRPr="00A32AD6">
        <w:rPr>
          <w:i/>
          <w:iCs/>
          <w:lang w:val="de-CH" w:eastAsia="en-US"/>
          <w:rPrChange w:id="458" w:author="ESKINAZI Mickael" w:date="2026-05-15T15:51:00Z" w16du:dateUtc="2026-05-15T13:51:00Z">
            <w:rPr>
              <w:i/>
              <w:iCs/>
              <w:lang w:val="fr-FR" w:eastAsia="en-US"/>
            </w:rPr>
          </w:rPrChange>
        </w:rPr>
        <w:t>40</w:t>
      </w:r>
      <w:r w:rsidRPr="00A32AD6">
        <w:rPr>
          <w:lang w:val="de-CH" w:eastAsia="en-US"/>
          <w:rPrChange w:id="459" w:author="ESKINAZI Mickael" w:date="2026-05-15T15:51:00Z" w16du:dateUtc="2026-05-15T13:51:00Z">
            <w:rPr>
              <w:lang w:val="fr-FR" w:eastAsia="en-US"/>
            </w:rPr>
          </w:rPrChange>
        </w:rPr>
        <w:t>(3), 225‑236. https://doi.org/10.1080/02791072.2008.10400637</w:t>
      </w:r>
    </w:p>
    <w:p w14:paraId="70E6C4F8" w14:textId="77777777" w:rsidR="00A32AD6" w:rsidRPr="00A32AD6" w:rsidRDefault="00A32AD6" w:rsidP="00A32AD6">
      <w:pPr>
        <w:pStyle w:val="Bibliographie"/>
        <w:rPr>
          <w:lang w:val="de-CH" w:eastAsia="en-US"/>
          <w:rPrChange w:id="460" w:author="ESKINAZI Mickael" w:date="2026-05-15T15:51:00Z" w16du:dateUtc="2026-05-15T13:51:00Z">
            <w:rPr>
              <w:lang w:val="fr-FR" w:eastAsia="en-US"/>
            </w:rPr>
          </w:rPrChange>
        </w:rPr>
      </w:pPr>
      <w:proofErr w:type="spellStart"/>
      <w:r w:rsidRPr="00A32AD6">
        <w:rPr>
          <w:lang w:val="de-CH" w:eastAsia="en-US"/>
          <w:rPrChange w:id="461" w:author="ESKINAZI Mickael" w:date="2026-05-15T15:51:00Z" w16du:dateUtc="2026-05-15T13:51:00Z">
            <w:rPr>
              <w:lang w:val="fr-FR" w:eastAsia="en-US"/>
            </w:rPr>
          </w:rPrChange>
        </w:rPr>
        <w:t>Breeksema</w:t>
      </w:r>
      <w:proofErr w:type="spellEnd"/>
      <w:r w:rsidRPr="00A32AD6">
        <w:rPr>
          <w:lang w:val="de-CH" w:eastAsia="en-US"/>
          <w:rPrChange w:id="462" w:author="ESKINAZI Mickael" w:date="2026-05-15T15:51:00Z" w16du:dateUtc="2026-05-15T13:51:00Z">
            <w:rPr>
              <w:lang w:val="fr-FR" w:eastAsia="en-US"/>
            </w:rPr>
          </w:rPrChange>
        </w:rPr>
        <w:t xml:space="preserve">, J. J., </w:t>
      </w:r>
      <w:proofErr w:type="spellStart"/>
      <w:r w:rsidRPr="00A32AD6">
        <w:rPr>
          <w:lang w:val="de-CH" w:eastAsia="en-US"/>
          <w:rPrChange w:id="463" w:author="ESKINAZI Mickael" w:date="2026-05-15T15:51:00Z" w16du:dateUtc="2026-05-15T13:51:00Z">
            <w:rPr>
              <w:lang w:val="fr-FR" w:eastAsia="en-US"/>
            </w:rPr>
          </w:rPrChange>
        </w:rPr>
        <w:t>Kuin</w:t>
      </w:r>
      <w:proofErr w:type="spellEnd"/>
      <w:r w:rsidRPr="00A32AD6">
        <w:rPr>
          <w:lang w:val="de-CH" w:eastAsia="en-US"/>
          <w:rPrChange w:id="464" w:author="ESKINAZI Mickael" w:date="2026-05-15T15:51:00Z" w16du:dateUtc="2026-05-15T13:51:00Z">
            <w:rPr>
              <w:lang w:val="fr-FR" w:eastAsia="en-US"/>
            </w:rPr>
          </w:rPrChange>
        </w:rPr>
        <w:t xml:space="preserve">, B. W., Kamphuis, J., van den Brink, W., </w:t>
      </w:r>
      <w:proofErr w:type="spellStart"/>
      <w:r w:rsidRPr="00A32AD6">
        <w:rPr>
          <w:lang w:val="de-CH" w:eastAsia="en-US"/>
          <w:rPrChange w:id="465" w:author="ESKINAZI Mickael" w:date="2026-05-15T15:51:00Z" w16du:dateUtc="2026-05-15T13:51:00Z">
            <w:rPr>
              <w:lang w:val="fr-FR" w:eastAsia="en-US"/>
            </w:rPr>
          </w:rPrChange>
        </w:rPr>
        <w:t>Vermetten</w:t>
      </w:r>
      <w:proofErr w:type="spellEnd"/>
      <w:r w:rsidRPr="00A32AD6">
        <w:rPr>
          <w:lang w:val="de-CH" w:eastAsia="en-US"/>
          <w:rPrChange w:id="466" w:author="ESKINAZI Mickael" w:date="2026-05-15T15:51:00Z" w16du:dateUtc="2026-05-15T13:51:00Z">
            <w:rPr>
              <w:lang w:val="fr-FR" w:eastAsia="en-US"/>
            </w:rPr>
          </w:rPrChange>
        </w:rPr>
        <w:t xml:space="preserve">, E., &amp; </w:t>
      </w:r>
      <w:proofErr w:type="spellStart"/>
      <w:r w:rsidRPr="00A32AD6">
        <w:rPr>
          <w:lang w:val="de-CH" w:eastAsia="en-US"/>
          <w:rPrChange w:id="467" w:author="ESKINAZI Mickael" w:date="2026-05-15T15:51:00Z" w16du:dateUtc="2026-05-15T13:51:00Z">
            <w:rPr>
              <w:lang w:val="fr-FR" w:eastAsia="en-US"/>
            </w:rPr>
          </w:rPrChange>
        </w:rPr>
        <w:t>Schoevers</w:t>
      </w:r>
      <w:proofErr w:type="spellEnd"/>
      <w:r w:rsidRPr="00A32AD6">
        <w:rPr>
          <w:lang w:val="de-CH" w:eastAsia="en-US"/>
          <w:rPrChange w:id="468" w:author="ESKINAZI Mickael" w:date="2026-05-15T15:51:00Z" w16du:dateUtc="2026-05-15T13:51:00Z">
            <w:rPr>
              <w:lang w:val="fr-FR" w:eastAsia="en-US"/>
            </w:rPr>
          </w:rPrChange>
        </w:rPr>
        <w:t xml:space="preserve">, R. A. (2022). Adverse </w:t>
      </w:r>
      <w:proofErr w:type="spellStart"/>
      <w:r w:rsidRPr="00A32AD6">
        <w:rPr>
          <w:lang w:val="de-CH" w:eastAsia="en-US"/>
          <w:rPrChange w:id="469" w:author="ESKINAZI Mickael" w:date="2026-05-15T15:51:00Z" w16du:dateUtc="2026-05-15T13:51:00Z">
            <w:rPr>
              <w:lang w:val="fr-FR" w:eastAsia="en-US"/>
            </w:rPr>
          </w:rPrChange>
        </w:rPr>
        <w:t>events</w:t>
      </w:r>
      <w:proofErr w:type="spellEnd"/>
      <w:r w:rsidRPr="00A32AD6">
        <w:rPr>
          <w:lang w:val="de-CH" w:eastAsia="en-US"/>
          <w:rPrChange w:id="470" w:author="ESKINAZI Mickael" w:date="2026-05-15T15:51:00Z" w16du:dateUtc="2026-05-15T13:51:00Z">
            <w:rPr>
              <w:lang w:val="fr-FR" w:eastAsia="en-US"/>
            </w:rPr>
          </w:rPrChange>
        </w:rPr>
        <w:t xml:space="preserve"> in </w:t>
      </w:r>
      <w:proofErr w:type="spellStart"/>
      <w:r w:rsidRPr="00A32AD6">
        <w:rPr>
          <w:lang w:val="de-CH" w:eastAsia="en-US"/>
          <w:rPrChange w:id="471" w:author="ESKINAZI Mickael" w:date="2026-05-15T15:51:00Z" w16du:dateUtc="2026-05-15T13:51:00Z">
            <w:rPr>
              <w:lang w:val="fr-FR" w:eastAsia="en-US"/>
            </w:rPr>
          </w:rPrChange>
        </w:rPr>
        <w:t>clinical</w:t>
      </w:r>
      <w:proofErr w:type="spellEnd"/>
      <w:r w:rsidRPr="00A32AD6">
        <w:rPr>
          <w:lang w:val="de-CH" w:eastAsia="en-US"/>
          <w:rPrChange w:id="472" w:author="ESKINAZI Mickael" w:date="2026-05-15T15:51:00Z" w16du:dateUtc="2026-05-15T13:51:00Z">
            <w:rPr>
              <w:lang w:val="fr-FR" w:eastAsia="en-US"/>
            </w:rPr>
          </w:rPrChange>
        </w:rPr>
        <w:t xml:space="preserve"> </w:t>
      </w:r>
      <w:proofErr w:type="spellStart"/>
      <w:r w:rsidRPr="00A32AD6">
        <w:rPr>
          <w:lang w:val="de-CH" w:eastAsia="en-US"/>
          <w:rPrChange w:id="473" w:author="ESKINAZI Mickael" w:date="2026-05-15T15:51:00Z" w16du:dateUtc="2026-05-15T13:51:00Z">
            <w:rPr>
              <w:lang w:val="fr-FR" w:eastAsia="en-US"/>
            </w:rPr>
          </w:rPrChange>
        </w:rPr>
        <w:t>treatments</w:t>
      </w:r>
      <w:proofErr w:type="spellEnd"/>
      <w:r w:rsidRPr="00A32AD6">
        <w:rPr>
          <w:lang w:val="de-CH" w:eastAsia="en-US"/>
          <w:rPrChange w:id="474" w:author="ESKINAZI Mickael" w:date="2026-05-15T15:51:00Z" w16du:dateUtc="2026-05-15T13:51:00Z">
            <w:rPr>
              <w:lang w:val="fr-FR" w:eastAsia="en-US"/>
            </w:rPr>
          </w:rPrChange>
        </w:rPr>
        <w:t xml:space="preserve"> </w:t>
      </w:r>
      <w:proofErr w:type="spellStart"/>
      <w:r w:rsidRPr="00A32AD6">
        <w:rPr>
          <w:lang w:val="de-CH" w:eastAsia="en-US"/>
          <w:rPrChange w:id="475" w:author="ESKINAZI Mickael" w:date="2026-05-15T15:51:00Z" w16du:dateUtc="2026-05-15T13:51:00Z">
            <w:rPr>
              <w:lang w:val="fr-FR" w:eastAsia="en-US"/>
            </w:rPr>
          </w:rPrChange>
        </w:rPr>
        <w:t>with</w:t>
      </w:r>
      <w:proofErr w:type="spellEnd"/>
      <w:r w:rsidRPr="00A32AD6">
        <w:rPr>
          <w:lang w:val="de-CH" w:eastAsia="en-US"/>
          <w:rPrChange w:id="476" w:author="ESKINAZI Mickael" w:date="2026-05-15T15:51:00Z" w16du:dateUtc="2026-05-15T13:51:00Z">
            <w:rPr>
              <w:lang w:val="fr-FR" w:eastAsia="en-US"/>
            </w:rPr>
          </w:rPrChange>
        </w:rPr>
        <w:t xml:space="preserve"> </w:t>
      </w:r>
      <w:proofErr w:type="spellStart"/>
      <w:r w:rsidRPr="00A32AD6">
        <w:rPr>
          <w:lang w:val="de-CH" w:eastAsia="en-US"/>
          <w:rPrChange w:id="477" w:author="ESKINAZI Mickael" w:date="2026-05-15T15:51:00Z" w16du:dateUtc="2026-05-15T13:51:00Z">
            <w:rPr>
              <w:lang w:val="fr-FR" w:eastAsia="en-US"/>
            </w:rPr>
          </w:rPrChange>
        </w:rPr>
        <w:t>serotonergic</w:t>
      </w:r>
      <w:proofErr w:type="spellEnd"/>
      <w:r w:rsidRPr="00A32AD6">
        <w:rPr>
          <w:lang w:val="de-CH" w:eastAsia="en-US"/>
          <w:rPrChange w:id="478" w:author="ESKINAZI Mickael" w:date="2026-05-15T15:51:00Z" w16du:dateUtc="2026-05-15T13:51:00Z">
            <w:rPr>
              <w:lang w:val="fr-FR" w:eastAsia="en-US"/>
            </w:rPr>
          </w:rPrChange>
        </w:rPr>
        <w:t xml:space="preserve"> </w:t>
      </w:r>
      <w:proofErr w:type="spellStart"/>
      <w:r w:rsidRPr="00A32AD6">
        <w:rPr>
          <w:lang w:val="de-CH" w:eastAsia="en-US"/>
          <w:rPrChange w:id="479" w:author="ESKINAZI Mickael" w:date="2026-05-15T15:51:00Z" w16du:dateUtc="2026-05-15T13:51:00Z">
            <w:rPr>
              <w:lang w:val="fr-FR" w:eastAsia="en-US"/>
            </w:rPr>
          </w:rPrChange>
        </w:rPr>
        <w:t>psychedelics</w:t>
      </w:r>
      <w:proofErr w:type="spellEnd"/>
      <w:r w:rsidRPr="00A32AD6">
        <w:rPr>
          <w:lang w:val="de-CH" w:eastAsia="en-US"/>
          <w:rPrChange w:id="480" w:author="ESKINAZI Mickael" w:date="2026-05-15T15:51:00Z" w16du:dateUtc="2026-05-15T13:51:00Z">
            <w:rPr>
              <w:lang w:val="fr-FR" w:eastAsia="en-US"/>
            </w:rPr>
          </w:rPrChange>
        </w:rPr>
        <w:t xml:space="preserve"> and MDMA: A </w:t>
      </w:r>
      <w:proofErr w:type="spellStart"/>
      <w:r w:rsidRPr="00A32AD6">
        <w:rPr>
          <w:lang w:val="de-CH" w:eastAsia="en-US"/>
          <w:rPrChange w:id="481" w:author="ESKINAZI Mickael" w:date="2026-05-15T15:51:00Z" w16du:dateUtc="2026-05-15T13:51:00Z">
            <w:rPr>
              <w:lang w:val="fr-FR" w:eastAsia="en-US"/>
            </w:rPr>
          </w:rPrChange>
        </w:rPr>
        <w:t>mixed-methods</w:t>
      </w:r>
      <w:proofErr w:type="spellEnd"/>
      <w:r w:rsidRPr="00A32AD6">
        <w:rPr>
          <w:lang w:val="de-CH" w:eastAsia="en-US"/>
          <w:rPrChange w:id="482" w:author="ESKINAZI Mickael" w:date="2026-05-15T15:51:00Z" w16du:dateUtc="2026-05-15T13:51:00Z">
            <w:rPr>
              <w:lang w:val="fr-FR" w:eastAsia="en-US"/>
            </w:rPr>
          </w:rPrChange>
        </w:rPr>
        <w:t xml:space="preserve"> </w:t>
      </w:r>
      <w:proofErr w:type="spellStart"/>
      <w:r w:rsidRPr="00A32AD6">
        <w:rPr>
          <w:lang w:val="de-CH" w:eastAsia="en-US"/>
          <w:rPrChange w:id="483" w:author="ESKINAZI Mickael" w:date="2026-05-15T15:51:00Z" w16du:dateUtc="2026-05-15T13:51:00Z">
            <w:rPr>
              <w:lang w:val="fr-FR" w:eastAsia="en-US"/>
            </w:rPr>
          </w:rPrChange>
        </w:rPr>
        <w:t>systematic</w:t>
      </w:r>
      <w:proofErr w:type="spellEnd"/>
      <w:r w:rsidRPr="00A32AD6">
        <w:rPr>
          <w:lang w:val="de-CH" w:eastAsia="en-US"/>
          <w:rPrChange w:id="484" w:author="ESKINAZI Mickael" w:date="2026-05-15T15:51:00Z" w16du:dateUtc="2026-05-15T13:51:00Z">
            <w:rPr>
              <w:lang w:val="fr-FR" w:eastAsia="en-US"/>
            </w:rPr>
          </w:rPrChange>
        </w:rPr>
        <w:t xml:space="preserve"> review. </w:t>
      </w:r>
      <w:r w:rsidRPr="00A32AD6">
        <w:rPr>
          <w:i/>
          <w:iCs/>
          <w:lang w:val="de-CH" w:eastAsia="en-US"/>
          <w:rPrChange w:id="485" w:author="ESKINAZI Mickael" w:date="2026-05-15T15:51:00Z" w16du:dateUtc="2026-05-15T13:51:00Z">
            <w:rPr>
              <w:i/>
              <w:iCs/>
              <w:lang w:val="fr-FR" w:eastAsia="en-US"/>
            </w:rPr>
          </w:rPrChange>
        </w:rPr>
        <w:t xml:space="preserve">Journal </w:t>
      </w:r>
      <w:proofErr w:type="spellStart"/>
      <w:r w:rsidRPr="00A32AD6">
        <w:rPr>
          <w:i/>
          <w:iCs/>
          <w:lang w:val="de-CH" w:eastAsia="en-US"/>
          <w:rPrChange w:id="486" w:author="ESKINAZI Mickael" w:date="2026-05-15T15:51:00Z" w16du:dateUtc="2026-05-15T13:51:00Z">
            <w:rPr>
              <w:i/>
              <w:iCs/>
              <w:lang w:val="fr-FR" w:eastAsia="en-US"/>
            </w:rPr>
          </w:rPrChange>
        </w:rPr>
        <w:t>of</w:t>
      </w:r>
      <w:proofErr w:type="spellEnd"/>
      <w:r w:rsidRPr="00A32AD6">
        <w:rPr>
          <w:i/>
          <w:iCs/>
          <w:lang w:val="de-CH" w:eastAsia="en-US"/>
          <w:rPrChange w:id="487" w:author="ESKINAZI Mickael" w:date="2026-05-15T15:51:00Z" w16du:dateUtc="2026-05-15T13:51:00Z">
            <w:rPr>
              <w:i/>
              <w:iCs/>
              <w:lang w:val="fr-FR" w:eastAsia="en-US"/>
            </w:rPr>
          </w:rPrChange>
        </w:rPr>
        <w:t xml:space="preserve"> </w:t>
      </w:r>
      <w:proofErr w:type="spellStart"/>
      <w:r w:rsidRPr="00A32AD6">
        <w:rPr>
          <w:i/>
          <w:iCs/>
          <w:lang w:val="de-CH" w:eastAsia="en-US"/>
          <w:rPrChange w:id="488" w:author="ESKINAZI Mickael" w:date="2026-05-15T15:51:00Z" w16du:dateUtc="2026-05-15T13:51:00Z">
            <w:rPr>
              <w:i/>
              <w:iCs/>
              <w:lang w:val="fr-FR" w:eastAsia="en-US"/>
            </w:rPr>
          </w:rPrChange>
        </w:rPr>
        <w:t>Psychopharmacology</w:t>
      </w:r>
      <w:proofErr w:type="spellEnd"/>
      <w:r w:rsidRPr="00A32AD6">
        <w:rPr>
          <w:i/>
          <w:iCs/>
          <w:lang w:val="de-CH" w:eastAsia="en-US"/>
          <w:rPrChange w:id="489" w:author="ESKINAZI Mickael" w:date="2026-05-15T15:51:00Z" w16du:dateUtc="2026-05-15T13:51:00Z">
            <w:rPr>
              <w:i/>
              <w:iCs/>
              <w:lang w:val="fr-FR" w:eastAsia="en-US"/>
            </w:rPr>
          </w:rPrChange>
        </w:rPr>
        <w:t xml:space="preserve"> (Oxford, England)</w:t>
      </w:r>
      <w:r w:rsidRPr="00A32AD6">
        <w:rPr>
          <w:lang w:val="de-CH" w:eastAsia="en-US"/>
          <w:rPrChange w:id="490" w:author="ESKINAZI Mickael" w:date="2026-05-15T15:51:00Z" w16du:dateUtc="2026-05-15T13:51:00Z">
            <w:rPr>
              <w:lang w:val="fr-FR" w:eastAsia="en-US"/>
            </w:rPr>
          </w:rPrChange>
        </w:rPr>
        <w:t xml:space="preserve">, </w:t>
      </w:r>
      <w:r w:rsidRPr="00A32AD6">
        <w:rPr>
          <w:i/>
          <w:iCs/>
          <w:lang w:val="de-CH" w:eastAsia="en-US"/>
          <w:rPrChange w:id="491" w:author="ESKINAZI Mickael" w:date="2026-05-15T15:51:00Z" w16du:dateUtc="2026-05-15T13:51:00Z">
            <w:rPr>
              <w:i/>
              <w:iCs/>
              <w:lang w:val="fr-FR" w:eastAsia="en-US"/>
            </w:rPr>
          </w:rPrChange>
        </w:rPr>
        <w:t>36</w:t>
      </w:r>
      <w:r w:rsidRPr="00A32AD6">
        <w:rPr>
          <w:lang w:val="de-CH" w:eastAsia="en-US"/>
          <w:rPrChange w:id="492" w:author="ESKINAZI Mickael" w:date="2026-05-15T15:51:00Z" w16du:dateUtc="2026-05-15T13:51:00Z">
            <w:rPr>
              <w:lang w:val="fr-FR" w:eastAsia="en-US"/>
            </w:rPr>
          </w:rPrChange>
        </w:rPr>
        <w:t>(10), 1100‑1117. https://doi.org/10.1177/02698811221116926</w:t>
      </w:r>
    </w:p>
    <w:p w14:paraId="601F5C7F" w14:textId="77777777" w:rsidR="00A32AD6" w:rsidRPr="00A32AD6" w:rsidRDefault="00A32AD6" w:rsidP="00A32AD6">
      <w:pPr>
        <w:pStyle w:val="Bibliographie"/>
        <w:rPr>
          <w:lang w:val="de-CH" w:eastAsia="en-US"/>
          <w:rPrChange w:id="493" w:author="ESKINAZI Mickael" w:date="2026-05-15T15:51:00Z" w16du:dateUtc="2026-05-15T13:51:00Z">
            <w:rPr>
              <w:lang w:val="fr-FR" w:eastAsia="en-US"/>
            </w:rPr>
          </w:rPrChange>
        </w:rPr>
      </w:pPr>
      <w:r w:rsidRPr="00A32AD6">
        <w:rPr>
          <w:lang w:val="de-CH" w:eastAsia="en-US"/>
          <w:rPrChange w:id="494" w:author="ESKINAZI Mickael" w:date="2026-05-15T15:51:00Z" w16du:dateUtc="2026-05-15T13:51:00Z">
            <w:rPr>
              <w:lang w:val="fr-FR" w:eastAsia="en-US"/>
            </w:rPr>
          </w:rPrChange>
        </w:rPr>
        <w:lastRenderedPageBreak/>
        <w:t xml:space="preserve">Carhart-Harris, R., </w:t>
      </w:r>
      <w:proofErr w:type="spellStart"/>
      <w:r w:rsidRPr="00A32AD6">
        <w:rPr>
          <w:lang w:val="de-CH" w:eastAsia="en-US"/>
          <w:rPrChange w:id="495" w:author="ESKINAZI Mickael" w:date="2026-05-15T15:51:00Z" w16du:dateUtc="2026-05-15T13:51:00Z">
            <w:rPr>
              <w:lang w:val="fr-FR" w:eastAsia="en-US"/>
            </w:rPr>
          </w:rPrChange>
        </w:rPr>
        <w:t>Giribaldi</w:t>
      </w:r>
      <w:proofErr w:type="spellEnd"/>
      <w:r w:rsidRPr="00A32AD6">
        <w:rPr>
          <w:lang w:val="de-CH" w:eastAsia="en-US"/>
          <w:rPrChange w:id="496" w:author="ESKINAZI Mickael" w:date="2026-05-15T15:51:00Z" w16du:dateUtc="2026-05-15T13:51:00Z">
            <w:rPr>
              <w:lang w:val="fr-FR" w:eastAsia="en-US"/>
            </w:rPr>
          </w:rPrChange>
        </w:rPr>
        <w:t xml:space="preserve">, B., Watts, R., Baker-Jones, M., Murphy-Beiner, A., Murphy, R., Martell, J., </w:t>
      </w:r>
      <w:proofErr w:type="spellStart"/>
      <w:r w:rsidRPr="00A32AD6">
        <w:rPr>
          <w:lang w:val="de-CH" w:eastAsia="en-US"/>
          <w:rPrChange w:id="497" w:author="ESKINAZI Mickael" w:date="2026-05-15T15:51:00Z" w16du:dateUtc="2026-05-15T13:51:00Z">
            <w:rPr>
              <w:lang w:val="fr-FR" w:eastAsia="en-US"/>
            </w:rPr>
          </w:rPrChange>
        </w:rPr>
        <w:t>Blemings</w:t>
      </w:r>
      <w:proofErr w:type="spellEnd"/>
      <w:r w:rsidRPr="00A32AD6">
        <w:rPr>
          <w:lang w:val="de-CH" w:eastAsia="en-US"/>
          <w:rPrChange w:id="498" w:author="ESKINAZI Mickael" w:date="2026-05-15T15:51:00Z" w16du:dateUtc="2026-05-15T13:51:00Z">
            <w:rPr>
              <w:lang w:val="fr-FR" w:eastAsia="en-US"/>
            </w:rPr>
          </w:rPrChange>
        </w:rPr>
        <w:t xml:space="preserve">, A., </w:t>
      </w:r>
      <w:proofErr w:type="spellStart"/>
      <w:r w:rsidRPr="00A32AD6">
        <w:rPr>
          <w:lang w:val="de-CH" w:eastAsia="en-US"/>
          <w:rPrChange w:id="499" w:author="ESKINAZI Mickael" w:date="2026-05-15T15:51:00Z" w16du:dateUtc="2026-05-15T13:51:00Z">
            <w:rPr>
              <w:lang w:val="fr-FR" w:eastAsia="en-US"/>
            </w:rPr>
          </w:rPrChange>
        </w:rPr>
        <w:t>Erritzoe</w:t>
      </w:r>
      <w:proofErr w:type="spellEnd"/>
      <w:r w:rsidRPr="00A32AD6">
        <w:rPr>
          <w:lang w:val="de-CH" w:eastAsia="en-US"/>
          <w:rPrChange w:id="500" w:author="ESKINAZI Mickael" w:date="2026-05-15T15:51:00Z" w16du:dateUtc="2026-05-15T13:51:00Z">
            <w:rPr>
              <w:lang w:val="fr-FR" w:eastAsia="en-US"/>
            </w:rPr>
          </w:rPrChange>
        </w:rPr>
        <w:t xml:space="preserve">, D., &amp; Nutt, D. J. (2021). Trial </w:t>
      </w:r>
      <w:proofErr w:type="spellStart"/>
      <w:r w:rsidRPr="00A32AD6">
        <w:rPr>
          <w:lang w:val="de-CH" w:eastAsia="en-US"/>
          <w:rPrChange w:id="501" w:author="ESKINAZI Mickael" w:date="2026-05-15T15:51:00Z" w16du:dateUtc="2026-05-15T13:51:00Z">
            <w:rPr>
              <w:lang w:val="fr-FR" w:eastAsia="en-US"/>
            </w:rPr>
          </w:rPrChange>
        </w:rPr>
        <w:t>of</w:t>
      </w:r>
      <w:proofErr w:type="spellEnd"/>
      <w:r w:rsidRPr="00A32AD6">
        <w:rPr>
          <w:lang w:val="de-CH" w:eastAsia="en-US"/>
          <w:rPrChange w:id="502" w:author="ESKINAZI Mickael" w:date="2026-05-15T15:51:00Z" w16du:dateUtc="2026-05-15T13:51:00Z">
            <w:rPr>
              <w:lang w:val="fr-FR" w:eastAsia="en-US"/>
            </w:rPr>
          </w:rPrChange>
        </w:rPr>
        <w:t xml:space="preserve"> Psilocybin versus Escitalopram </w:t>
      </w:r>
      <w:proofErr w:type="spellStart"/>
      <w:r w:rsidRPr="00A32AD6">
        <w:rPr>
          <w:lang w:val="de-CH" w:eastAsia="en-US"/>
          <w:rPrChange w:id="503" w:author="ESKINAZI Mickael" w:date="2026-05-15T15:51:00Z" w16du:dateUtc="2026-05-15T13:51:00Z">
            <w:rPr>
              <w:lang w:val="fr-FR" w:eastAsia="en-US"/>
            </w:rPr>
          </w:rPrChange>
        </w:rPr>
        <w:t>for</w:t>
      </w:r>
      <w:proofErr w:type="spellEnd"/>
      <w:r w:rsidRPr="00A32AD6">
        <w:rPr>
          <w:lang w:val="de-CH" w:eastAsia="en-US"/>
          <w:rPrChange w:id="504" w:author="ESKINAZI Mickael" w:date="2026-05-15T15:51:00Z" w16du:dateUtc="2026-05-15T13:51:00Z">
            <w:rPr>
              <w:lang w:val="fr-FR" w:eastAsia="en-US"/>
            </w:rPr>
          </w:rPrChange>
        </w:rPr>
        <w:t xml:space="preserve"> Depression. </w:t>
      </w:r>
      <w:r w:rsidRPr="00A32AD6">
        <w:rPr>
          <w:i/>
          <w:iCs/>
          <w:lang w:val="de-CH" w:eastAsia="en-US"/>
          <w:rPrChange w:id="505" w:author="ESKINAZI Mickael" w:date="2026-05-15T15:51:00Z" w16du:dateUtc="2026-05-15T13:51:00Z">
            <w:rPr>
              <w:i/>
              <w:iCs/>
              <w:lang w:val="fr-FR" w:eastAsia="en-US"/>
            </w:rPr>
          </w:rPrChange>
        </w:rPr>
        <w:t xml:space="preserve">The New England Journal </w:t>
      </w:r>
      <w:proofErr w:type="spellStart"/>
      <w:r w:rsidRPr="00A32AD6">
        <w:rPr>
          <w:i/>
          <w:iCs/>
          <w:lang w:val="de-CH" w:eastAsia="en-US"/>
          <w:rPrChange w:id="506" w:author="ESKINAZI Mickael" w:date="2026-05-15T15:51:00Z" w16du:dateUtc="2026-05-15T13:51:00Z">
            <w:rPr>
              <w:i/>
              <w:iCs/>
              <w:lang w:val="fr-FR" w:eastAsia="en-US"/>
            </w:rPr>
          </w:rPrChange>
        </w:rPr>
        <w:t>of</w:t>
      </w:r>
      <w:proofErr w:type="spellEnd"/>
      <w:r w:rsidRPr="00A32AD6">
        <w:rPr>
          <w:i/>
          <w:iCs/>
          <w:lang w:val="de-CH" w:eastAsia="en-US"/>
          <w:rPrChange w:id="507" w:author="ESKINAZI Mickael" w:date="2026-05-15T15:51:00Z" w16du:dateUtc="2026-05-15T13:51:00Z">
            <w:rPr>
              <w:i/>
              <w:iCs/>
              <w:lang w:val="fr-FR" w:eastAsia="en-US"/>
            </w:rPr>
          </w:rPrChange>
        </w:rPr>
        <w:t xml:space="preserve"> Medicine</w:t>
      </w:r>
      <w:r w:rsidRPr="00A32AD6">
        <w:rPr>
          <w:lang w:val="de-CH" w:eastAsia="en-US"/>
          <w:rPrChange w:id="508" w:author="ESKINAZI Mickael" w:date="2026-05-15T15:51:00Z" w16du:dateUtc="2026-05-15T13:51:00Z">
            <w:rPr>
              <w:lang w:val="fr-FR" w:eastAsia="en-US"/>
            </w:rPr>
          </w:rPrChange>
        </w:rPr>
        <w:t xml:space="preserve">, </w:t>
      </w:r>
      <w:r w:rsidRPr="00A32AD6">
        <w:rPr>
          <w:i/>
          <w:iCs/>
          <w:lang w:val="de-CH" w:eastAsia="en-US"/>
          <w:rPrChange w:id="509" w:author="ESKINAZI Mickael" w:date="2026-05-15T15:51:00Z" w16du:dateUtc="2026-05-15T13:51:00Z">
            <w:rPr>
              <w:i/>
              <w:iCs/>
              <w:lang w:val="fr-FR" w:eastAsia="en-US"/>
            </w:rPr>
          </w:rPrChange>
        </w:rPr>
        <w:t>384</w:t>
      </w:r>
      <w:r w:rsidRPr="00A32AD6">
        <w:rPr>
          <w:lang w:val="de-CH" w:eastAsia="en-US"/>
          <w:rPrChange w:id="510" w:author="ESKINAZI Mickael" w:date="2026-05-15T15:51:00Z" w16du:dateUtc="2026-05-15T13:51:00Z">
            <w:rPr>
              <w:lang w:val="fr-FR" w:eastAsia="en-US"/>
            </w:rPr>
          </w:rPrChange>
        </w:rPr>
        <w:t>(15), 1402‑1411. https://doi.org/10.1056/NEJMoa2032994</w:t>
      </w:r>
    </w:p>
    <w:p w14:paraId="2E2C5E76" w14:textId="77777777" w:rsidR="00A32AD6" w:rsidRPr="00A32AD6" w:rsidRDefault="00A32AD6" w:rsidP="00A32AD6">
      <w:pPr>
        <w:pStyle w:val="Bibliographie"/>
        <w:rPr>
          <w:lang w:val="de-CH" w:eastAsia="en-US"/>
          <w:rPrChange w:id="511" w:author="ESKINAZI Mickael" w:date="2026-05-15T15:51:00Z" w16du:dateUtc="2026-05-15T13:51:00Z">
            <w:rPr>
              <w:lang w:val="fr-FR" w:eastAsia="en-US"/>
            </w:rPr>
          </w:rPrChange>
        </w:rPr>
      </w:pPr>
      <w:r w:rsidRPr="00A32AD6">
        <w:rPr>
          <w:lang w:val="de-CH" w:eastAsia="en-US"/>
          <w:rPrChange w:id="512" w:author="ESKINAZI Mickael" w:date="2026-05-15T15:51:00Z" w16du:dateUtc="2026-05-15T13:51:00Z">
            <w:rPr>
              <w:lang w:val="fr-FR" w:eastAsia="en-US"/>
            </w:rPr>
          </w:rPrChange>
        </w:rPr>
        <w:t xml:space="preserve">Carhart-Harris, R. L., </w:t>
      </w:r>
      <w:proofErr w:type="spellStart"/>
      <w:r w:rsidRPr="00A32AD6">
        <w:rPr>
          <w:lang w:val="de-CH" w:eastAsia="en-US"/>
          <w:rPrChange w:id="513" w:author="ESKINAZI Mickael" w:date="2026-05-15T15:51:00Z" w16du:dateUtc="2026-05-15T13:51:00Z">
            <w:rPr>
              <w:lang w:val="fr-FR" w:eastAsia="en-US"/>
            </w:rPr>
          </w:rPrChange>
        </w:rPr>
        <w:t>Bolstridge</w:t>
      </w:r>
      <w:proofErr w:type="spellEnd"/>
      <w:r w:rsidRPr="00A32AD6">
        <w:rPr>
          <w:lang w:val="de-CH" w:eastAsia="en-US"/>
          <w:rPrChange w:id="514" w:author="ESKINAZI Mickael" w:date="2026-05-15T15:51:00Z" w16du:dateUtc="2026-05-15T13:51:00Z">
            <w:rPr>
              <w:lang w:val="fr-FR" w:eastAsia="en-US"/>
            </w:rPr>
          </w:rPrChange>
        </w:rPr>
        <w:t xml:space="preserve">, M., Rucker, J., Day, C. M. J., </w:t>
      </w:r>
      <w:proofErr w:type="spellStart"/>
      <w:r w:rsidRPr="00A32AD6">
        <w:rPr>
          <w:lang w:val="de-CH" w:eastAsia="en-US"/>
          <w:rPrChange w:id="515" w:author="ESKINAZI Mickael" w:date="2026-05-15T15:51:00Z" w16du:dateUtc="2026-05-15T13:51:00Z">
            <w:rPr>
              <w:lang w:val="fr-FR" w:eastAsia="en-US"/>
            </w:rPr>
          </w:rPrChange>
        </w:rPr>
        <w:t>Erritzoe</w:t>
      </w:r>
      <w:proofErr w:type="spellEnd"/>
      <w:r w:rsidRPr="00A32AD6">
        <w:rPr>
          <w:lang w:val="de-CH" w:eastAsia="en-US"/>
          <w:rPrChange w:id="516" w:author="ESKINAZI Mickael" w:date="2026-05-15T15:51:00Z" w16du:dateUtc="2026-05-15T13:51:00Z">
            <w:rPr>
              <w:lang w:val="fr-FR" w:eastAsia="en-US"/>
            </w:rPr>
          </w:rPrChange>
        </w:rPr>
        <w:t xml:space="preserve">, D., </w:t>
      </w:r>
      <w:proofErr w:type="spellStart"/>
      <w:r w:rsidRPr="00A32AD6">
        <w:rPr>
          <w:lang w:val="de-CH" w:eastAsia="en-US"/>
          <w:rPrChange w:id="517" w:author="ESKINAZI Mickael" w:date="2026-05-15T15:51:00Z" w16du:dateUtc="2026-05-15T13:51:00Z">
            <w:rPr>
              <w:lang w:val="fr-FR" w:eastAsia="en-US"/>
            </w:rPr>
          </w:rPrChange>
        </w:rPr>
        <w:t>Kaelen</w:t>
      </w:r>
      <w:proofErr w:type="spellEnd"/>
      <w:r w:rsidRPr="00A32AD6">
        <w:rPr>
          <w:lang w:val="de-CH" w:eastAsia="en-US"/>
          <w:rPrChange w:id="518" w:author="ESKINAZI Mickael" w:date="2026-05-15T15:51:00Z" w16du:dateUtc="2026-05-15T13:51:00Z">
            <w:rPr>
              <w:lang w:val="fr-FR" w:eastAsia="en-US"/>
            </w:rPr>
          </w:rPrChange>
        </w:rPr>
        <w:t xml:space="preserve">, M., Bloomfield, M., Rickard, J. A., Forbes, B., </w:t>
      </w:r>
      <w:proofErr w:type="spellStart"/>
      <w:r w:rsidRPr="00A32AD6">
        <w:rPr>
          <w:lang w:val="de-CH" w:eastAsia="en-US"/>
          <w:rPrChange w:id="519" w:author="ESKINAZI Mickael" w:date="2026-05-15T15:51:00Z" w16du:dateUtc="2026-05-15T13:51:00Z">
            <w:rPr>
              <w:lang w:val="fr-FR" w:eastAsia="en-US"/>
            </w:rPr>
          </w:rPrChange>
        </w:rPr>
        <w:t>Feilding</w:t>
      </w:r>
      <w:proofErr w:type="spellEnd"/>
      <w:r w:rsidRPr="00A32AD6">
        <w:rPr>
          <w:lang w:val="de-CH" w:eastAsia="en-US"/>
          <w:rPrChange w:id="520" w:author="ESKINAZI Mickael" w:date="2026-05-15T15:51:00Z" w16du:dateUtc="2026-05-15T13:51:00Z">
            <w:rPr>
              <w:lang w:val="fr-FR" w:eastAsia="en-US"/>
            </w:rPr>
          </w:rPrChange>
        </w:rPr>
        <w:t xml:space="preserve">, A., Taylor, D., Pilling, S., Curran, V. H., &amp; Nutt, D. J. (2016). Psilocybin </w:t>
      </w:r>
      <w:proofErr w:type="spellStart"/>
      <w:r w:rsidRPr="00A32AD6">
        <w:rPr>
          <w:lang w:val="de-CH" w:eastAsia="en-US"/>
          <w:rPrChange w:id="521" w:author="ESKINAZI Mickael" w:date="2026-05-15T15:51:00Z" w16du:dateUtc="2026-05-15T13:51:00Z">
            <w:rPr>
              <w:lang w:val="fr-FR" w:eastAsia="en-US"/>
            </w:rPr>
          </w:rPrChange>
        </w:rPr>
        <w:t>with</w:t>
      </w:r>
      <w:proofErr w:type="spellEnd"/>
      <w:r w:rsidRPr="00A32AD6">
        <w:rPr>
          <w:lang w:val="de-CH" w:eastAsia="en-US"/>
          <w:rPrChange w:id="522" w:author="ESKINAZI Mickael" w:date="2026-05-15T15:51:00Z" w16du:dateUtc="2026-05-15T13:51:00Z">
            <w:rPr>
              <w:lang w:val="fr-FR" w:eastAsia="en-US"/>
            </w:rPr>
          </w:rPrChange>
        </w:rPr>
        <w:t xml:space="preserve"> </w:t>
      </w:r>
      <w:proofErr w:type="spellStart"/>
      <w:r w:rsidRPr="00A32AD6">
        <w:rPr>
          <w:lang w:val="de-CH" w:eastAsia="en-US"/>
          <w:rPrChange w:id="523" w:author="ESKINAZI Mickael" w:date="2026-05-15T15:51:00Z" w16du:dateUtc="2026-05-15T13:51:00Z">
            <w:rPr>
              <w:lang w:val="fr-FR" w:eastAsia="en-US"/>
            </w:rPr>
          </w:rPrChange>
        </w:rPr>
        <w:t>psychological</w:t>
      </w:r>
      <w:proofErr w:type="spellEnd"/>
      <w:r w:rsidRPr="00A32AD6">
        <w:rPr>
          <w:lang w:val="de-CH" w:eastAsia="en-US"/>
          <w:rPrChange w:id="524" w:author="ESKINAZI Mickael" w:date="2026-05-15T15:51:00Z" w16du:dateUtc="2026-05-15T13:51:00Z">
            <w:rPr>
              <w:lang w:val="fr-FR" w:eastAsia="en-US"/>
            </w:rPr>
          </w:rPrChange>
        </w:rPr>
        <w:t xml:space="preserve"> support </w:t>
      </w:r>
      <w:proofErr w:type="spellStart"/>
      <w:r w:rsidRPr="00A32AD6">
        <w:rPr>
          <w:lang w:val="de-CH" w:eastAsia="en-US"/>
          <w:rPrChange w:id="525" w:author="ESKINAZI Mickael" w:date="2026-05-15T15:51:00Z" w16du:dateUtc="2026-05-15T13:51:00Z">
            <w:rPr>
              <w:lang w:val="fr-FR" w:eastAsia="en-US"/>
            </w:rPr>
          </w:rPrChange>
        </w:rPr>
        <w:t>for</w:t>
      </w:r>
      <w:proofErr w:type="spellEnd"/>
      <w:r w:rsidRPr="00A32AD6">
        <w:rPr>
          <w:lang w:val="de-CH" w:eastAsia="en-US"/>
          <w:rPrChange w:id="526" w:author="ESKINAZI Mickael" w:date="2026-05-15T15:51:00Z" w16du:dateUtc="2026-05-15T13:51:00Z">
            <w:rPr>
              <w:lang w:val="fr-FR" w:eastAsia="en-US"/>
            </w:rPr>
          </w:rPrChange>
        </w:rPr>
        <w:t xml:space="preserve"> </w:t>
      </w:r>
      <w:proofErr w:type="spellStart"/>
      <w:r w:rsidRPr="00A32AD6">
        <w:rPr>
          <w:lang w:val="de-CH" w:eastAsia="en-US"/>
          <w:rPrChange w:id="527" w:author="ESKINAZI Mickael" w:date="2026-05-15T15:51:00Z" w16du:dateUtc="2026-05-15T13:51:00Z">
            <w:rPr>
              <w:lang w:val="fr-FR" w:eastAsia="en-US"/>
            </w:rPr>
          </w:rPrChange>
        </w:rPr>
        <w:t>treatment-resistant</w:t>
      </w:r>
      <w:proofErr w:type="spellEnd"/>
      <w:r w:rsidRPr="00A32AD6">
        <w:rPr>
          <w:lang w:val="de-CH" w:eastAsia="en-US"/>
          <w:rPrChange w:id="528" w:author="ESKINAZI Mickael" w:date="2026-05-15T15:51:00Z" w16du:dateUtc="2026-05-15T13:51:00Z">
            <w:rPr>
              <w:lang w:val="fr-FR" w:eastAsia="en-US"/>
            </w:rPr>
          </w:rPrChange>
        </w:rPr>
        <w:t xml:space="preserve"> </w:t>
      </w:r>
      <w:proofErr w:type="spellStart"/>
      <w:proofErr w:type="gramStart"/>
      <w:r w:rsidRPr="00A32AD6">
        <w:rPr>
          <w:lang w:val="de-CH" w:eastAsia="en-US"/>
          <w:rPrChange w:id="529" w:author="ESKINAZI Mickael" w:date="2026-05-15T15:51:00Z" w16du:dateUtc="2026-05-15T13:51:00Z">
            <w:rPr>
              <w:lang w:val="fr-FR" w:eastAsia="en-US"/>
            </w:rPr>
          </w:rPrChange>
        </w:rPr>
        <w:t>depression</w:t>
      </w:r>
      <w:proofErr w:type="spellEnd"/>
      <w:r w:rsidRPr="00A32AD6">
        <w:rPr>
          <w:lang w:val="de-CH" w:eastAsia="en-US"/>
          <w:rPrChange w:id="530" w:author="ESKINAZI Mickael" w:date="2026-05-15T15:51:00Z" w16du:dateUtc="2026-05-15T13:51:00Z">
            <w:rPr>
              <w:lang w:val="fr-FR" w:eastAsia="en-US"/>
            </w:rPr>
          </w:rPrChange>
        </w:rPr>
        <w:t> :</w:t>
      </w:r>
      <w:proofErr w:type="gramEnd"/>
      <w:r w:rsidRPr="00A32AD6">
        <w:rPr>
          <w:lang w:val="de-CH" w:eastAsia="en-US"/>
          <w:rPrChange w:id="531" w:author="ESKINAZI Mickael" w:date="2026-05-15T15:51:00Z" w16du:dateUtc="2026-05-15T13:51:00Z">
            <w:rPr>
              <w:lang w:val="fr-FR" w:eastAsia="en-US"/>
            </w:rPr>
          </w:rPrChange>
        </w:rPr>
        <w:t xml:space="preserve"> An open-label </w:t>
      </w:r>
      <w:proofErr w:type="spellStart"/>
      <w:r w:rsidRPr="00A32AD6">
        <w:rPr>
          <w:lang w:val="de-CH" w:eastAsia="en-US"/>
          <w:rPrChange w:id="532" w:author="ESKINAZI Mickael" w:date="2026-05-15T15:51:00Z" w16du:dateUtc="2026-05-15T13:51:00Z">
            <w:rPr>
              <w:lang w:val="fr-FR" w:eastAsia="en-US"/>
            </w:rPr>
          </w:rPrChange>
        </w:rPr>
        <w:t>feasibility</w:t>
      </w:r>
      <w:proofErr w:type="spellEnd"/>
      <w:r w:rsidRPr="00A32AD6">
        <w:rPr>
          <w:lang w:val="de-CH" w:eastAsia="en-US"/>
          <w:rPrChange w:id="533" w:author="ESKINAZI Mickael" w:date="2026-05-15T15:51:00Z" w16du:dateUtc="2026-05-15T13:51:00Z">
            <w:rPr>
              <w:lang w:val="fr-FR" w:eastAsia="en-US"/>
            </w:rPr>
          </w:rPrChange>
        </w:rPr>
        <w:t xml:space="preserve"> </w:t>
      </w:r>
      <w:proofErr w:type="spellStart"/>
      <w:r w:rsidRPr="00A32AD6">
        <w:rPr>
          <w:lang w:val="de-CH" w:eastAsia="en-US"/>
          <w:rPrChange w:id="534" w:author="ESKINAZI Mickael" w:date="2026-05-15T15:51:00Z" w16du:dateUtc="2026-05-15T13:51:00Z">
            <w:rPr>
              <w:lang w:val="fr-FR" w:eastAsia="en-US"/>
            </w:rPr>
          </w:rPrChange>
        </w:rPr>
        <w:t>study</w:t>
      </w:r>
      <w:proofErr w:type="spellEnd"/>
      <w:r w:rsidRPr="00A32AD6">
        <w:rPr>
          <w:lang w:val="de-CH" w:eastAsia="en-US"/>
          <w:rPrChange w:id="535" w:author="ESKINAZI Mickael" w:date="2026-05-15T15:51:00Z" w16du:dateUtc="2026-05-15T13:51:00Z">
            <w:rPr>
              <w:lang w:val="fr-FR" w:eastAsia="en-US"/>
            </w:rPr>
          </w:rPrChange>
        </w:rPr>
        <w:t xml:space="preserve">. </w:t>
      </w:r>
      <w:r w:rsidRPr="00A32AD6">
        <w:rPr>
          <w:i/>
          <w:iCs/>
          <w:lang w:val="de-CH" w:eastAsia="en-US"/>
          <w:rPrChange w:id="536" w:author="ESKINAZI Mickael" w:date="2026-05-15T15:51:00Z" w16du:dateUtc="2026-05-15T13:51:00Z">
            <w:rPr>
              <w:i/>
              <w:iCs/>
              <w:lang w:val="fr-FR" w:eastAsia="en-US"/>
            </w:rPr>
          </w:rPrChange>
        </w:rPr>
        <w:t xml:space="preserve">The Lancet. </w:t>
      </w:r>
      <w:proofErr w:type="spellStart"/>
      <w:r w:rsidRPr="00A32AD6">
        <w:rPr>
          <w:i/>
          <w:iCs/>
          <w:lang w:val="de-CH" w:eastAsia="en-US"/>
          <w:rPrChange w:id="537" w:author="ESKINAZI Mickael" w:date="2026-05-15T15:51:00Z" w16du:dateUtc="2026-05-15T13:51:00Z">
            <w:rPr>
              <w:i/>
              <w:iCs/>
              <w:lang w:val="fr-FR" w:eastAsia="en-US"/>
            </w:rPr>
          </w:rPrChange>
        </w:rPr>
        <w:t>Psychiatry</w:t>
      </w:r>
      <w:proofErr w:type="spellEnd"/>
      <w:r w:rsidRPr="00A32AD6">
        <w:rPr>
          <w:lang w:val="de-CH" w:eastAsia="en-US"/>
          <w:rPrChange w:id="538" w:author="ESKINAZI Mickael" w:date="2026-05-15T15:51:00Z" w16du:dateUtc="2026-05-15T13:51:00Z">
            <w:rPr>
              <w:lang w:val="fr-FR" w:eastAsia="en-US"/>
            </w:rPr>
          </w:rPrChange>
        </w:rPr>
        <w:t xml:space="preserve">, </w:t>
      </w:r>
      <w:r w:rsidRPr="00A32AD6">
        <w:rPr>
          <w:i/>
          <w:iCs/>
          <w:lang w:val="de-CH" w:eastAsia="en-US"/>
          <w:rPrChange w:id="539" w:author="ESKINAZI Mickael" w:date="2026-05-15T15:51:00Z" w16du:dateUtc="2026-05-15T13:51:00Z">
            <w:rPr>
              <w:i/>
              <w:iCs/>
              <w:lang w:val="fr-FR" w:eastAsia="en-US"/>
            </w:rPr>
          </w:rPrChange>
        </w:rPr>
        <w:t>3</w:t>
      </w:r>
      <w:r w:rsidRPr="00A32AD6">
        <w:rPr>
          <w:lang w:val="de-CH" w:eastAsia="en-US"/>
          <w:rPrChange w:id="540" w:author="ESKINAZI Mickael" w:date="2026-05-15T15:51:00Z" w16du:dateUtc="2026-05-15T13:51:00Z">
            <w:rPr>
              <w:lang w:val="fr-FR" w:eastAsia="en-US"/>
            </w:rPr>
          </w:rPrChange>
        </w:rPr>
        <w:t>(7), 619‑627. https://doi.org/10.1016/S2215-0366(16)30065-7</w:t>
      </w:r>
    </w:p>
    <w:p w14:paraId="7730A50A" w14:textId="77777777" w:rsidR="00A32AD6" w:rsidRPr="00A32AD6" w:rsidRDefault="00A32AD6" w:rsidP="00A32AD6">
      <w:pPr>
        <w:pStyle w:val="Bibliographie"/>
        <w:rPr>
          <w:lang w:val="fr-FR" w:eastAsia="en-US"/>
        </w:rPr>
      </w:pPr>
      <w:proofErr w:type="spellStart"/>
      <w:r w:rsidRPr="00A32AD6">
        <w:rPr>
          <w:lang w:val="de-CH" w:eastAsia="en-US"/>
          <w:rPrChange w:id="541" w:author="ESKINAZI Mickael" w:date="2026-05-15T15:51:00Z" w16du:dateUtc="2026-05-15T13:51:00Z">
            <w:rPr>
              <w:lang w:val="fr-FR" w:eastAsia="en-US"/>
            </w:rPr>
          </w:rPrChange>
        </w:rPr>
        <w:t>Colcott</w:t>
      </w:r>
      <w:proofErr w:type="spellEnd"/>
      <w:r w:rsidRPr="00A32AD6">
        <w:rPr>
          <w:lang w:val="de-CH" w:eastAsia="en-US"/>
          <w:rPrChange w:id="542" w:author="ESKINAZI Mickael" w:date="2026-05-15T15:51:00Z" w16du:dateUtc="2026-05-15T13:51:00Z">
            <w:rPr>
              <w:lang w:val="fr-FR" w:eastAsia="en-US"/>
            </w:rPr>
          </w:rPrChange>
        </w:rPr>
        <w:t>, J., Guerin, A. A., Carter, O., Meikle, S., &amp; Bedi, G. (2024). Side-</w:t>
      </w:r>
      <w:proofErr w:type="spellStart"/>
      <w:r w:rsidRPr="00A32AD6">
        <w:rPr>
          <w:lang w:val="de-CH" w:eastAsia="en-US"/>
          <w:rPrChange w:id="543" w:author="ESKINAZI Mickael" w:date="2026-05-15T15:51:00Z" w16du:dateUtc="2026-05-15T13:51:00Z">
            <w:rPr>
              <w:lang w:val="fr-FR" w:eastAsia="en-US"/>
            </w:rPr>
          </w:rPrChange>
        </w:rPr>
        <w:t>effects</w:t>
      </w:r>
      <w:proofErr w:type="spellEnd"/>
      <w:r w:rsidRPr="00A32AD6">
        <w:rPr>
          <w:lang w:val="de-CH" w:eastAsia="en-US"/>
          <w:rPrChange w:id="544" w:author="ESKINAZI Mickael" w:date="2026-05-15T15:51:00Z" w16du:dateUtc="2026-05-15T13:51:00Z">
            <w:rPr>
              <w:lang w:val="fr-FR" w:eastAsia="en-US"/>
            </w:rPr>
          </w:rPrChange>
        </w:rPr>
        <w:t xml:space="preserve"> </w:t>
      </w:r>
      <w:proofErr w:type="spellStart"/>
      <w:r w:rsidRPr="00A32AD6">
        <w:rPr>
          <w:lang w:val="de-CH" w:eastAsia="en-US"/>
          <w:rPrChange w:id="545" w:author="ESKINAZI Mickael" w:date="2026-05-15T15:51:00Z" w16du:dateUtc="2026-05-15T13:51:00Z">
            <w:rPr>
              <w:lang w:val="fr-FR" w:eastAsia="en-US"/>
            </w:rPr>
          </w:rPrChange>
        </w:rPr>
        <w:t>of</w:t>
      </w:r>
      <w:proofErr w:type="spellEnd"/>
      <w:r w:rsidRPr="00A32AD6">
        <w:rPr>
          <w:lang w:val="de-CH" w:eastAsia="en-US"/>
          <w:rPrChange w:id="546" w:author="ESKINAZI Mickael" w:date="2026-05-15T15:51:00Z" w16du:dateUtc="2026-05-15T13:51:00Z">
            <w:rPr>
              <w:lang w:val="fr-FR" w:eastAsia="en-US"/>
            </w:rPr>
          </w:rPrChange>
        </w:rPr>
        <w:t xml:space="preserve"> </w:t>
      </w:r>
      <w:proofErr w:type="spellStart"/>
      <w:r w:rsidRPr="00A32AD6">
        <w:rPr>
          <w:lang w:val="de-CH" w:eastAsia="en-US"/>
          <w:rPrChange w:id="547" w:author="ESKINAZI Mickael" w:date="2026-05-15T15:51:00Z" w16du:dateUtc="2026-05-15T13:51:00Z">
            <w:rPr>
              <w:lang w:val="fr-FR" w:eastAsia="en-US"/>
            </w:rPr>
          </w:rPrChange>
        </w:rPr>
        <w:t>mdma-assisted</w:t>
      </w:r>
      <w:proofErr w:type="spellEnd"/>
      <w:r w:rsidRPr="00A32AD6">
        <w:rPr>
          <w:lang w:val="de-CH" w:eastAsia="en-US"/>
          <w:rPrChange w:id="548" w:author="ESKINAZI Mickael" w:date="2026-05-15T15:51:00Z" w16du:dateUtc="2026-05-15T13:51:00Z">
            <w:rPr>
              <w:lang w:val="fr-FR" w:eastAsia="en-US"/>
            </w:rPr>
          </w:rPrChange>
        </w:rPr>
        <w:t xml:space="preserve"> </w:t>
      </w:r>
      <w:proofErr w:type="spellStart"/>
      <w:proofErr w:type="gramStart"/>
      <w:r w:rsidRPr="00A32AD6">
        <w:rPr>
          <w:lang w:val="de-CH" w:eastAsia="en-US"/>
          <w:rPrChange w:id="549" w:author="ESKINAZI Mickael" w:date="2026-05-15T15:51:00Z" w16du:dateUtc="2026-05-15T13:51:00Z">
            <w:rPr>
              <w:lang w:val="fr-FR" w:eastAsia="en-US"/>
            </w:rPr>
          </w:rPrChange>
        </w:rPr>
        <w:t>psychotherapy</w:t>
      </w:r>
      <w:proofErr w:type="spellEnd"/>
      <w:r w:rsidRPr="00A32AD6">
        <w:rPr>
          <w:lang w:val="de-CH" w:eastAsia="en-US"/>
          <w:rPrChange w:id="550" w:author="ESKINAZI Mickael" w:date="2026-05-15T15:51:00Z" w16du:dateUtc="2026-05-15T13:51:00Z">
            <w:rPr>
              <w:lang w:val="fr-FR" w:eastAsia="en-US"/>
            </w:rPr>
          </w:rPrChange>
        </w:rPr>
        <w:t> :</w:t>
      </w:r>
      <w:proofErr w:type="gramEnd"/>
      <w:r w:rsidRPr="00A32AD6">
        <w:rPr>
          <w:lang w:val="de-CH" w:eastAsia="en-US"/>
          <w:rPrChange w:id="551" w:author="ESKINAZI Mickael" w:date="2026-05-15T15:51:00Z" w16du:dateUtc="2026-05-15T13:51:00Z">
            <w:rPr>
              <w:lang w:val="fr-FR" w:eastAsia="en-US"/>
            </w:rPr>
          </w:rPrChange>
        </w:rPr>
        <w:t xml:space="preserve"> A </w:t>
      </w:r>
      <w:proofErr w:type="spellStart"/>
      <w:r w:rsidRPr="00A32AD6">
        <w:rPr>
          <w:lang w:val="de-CH" w:eastAsia="en-US"/>
          <w:rPrChange w:id="552" w:author="ESKINAZI Mickael" w:date="2026-05-15T15:51:00Z" w16du:dateUtc="2026-05-15T13:51:00Z">
            <w:rPr>
              <w:lang w:val="fr-FR" w:eastAsia="en-US"/>
            </w:rPr>
          </w:rPrChange>
        </w:rPr>
        <w:t>systematic</w:t>
      </w:r>
      <w:proofErr w:type="spellEnd"/>
      <w:r w:rsidRPr="00A32AD6">
        <w:rPr>
          <w:lang w:val="de-CH" w:eastAsia="en-US"/>
          <w:rPrChange w:id="553" w:author="ESKINAZI Mickael" w:date="2026-05-15T15:51:00Z" w16du:dateUtc="2026-05-15T13:51:00Z">
            <w:rPr>
              <w:lang w:val="fr-FR" w:eastAsia="en-US"/>
            </w:rPr>
          </w:rPrChange>
        </w:rPr>
        <w:t xml:space="preserve"> review and meta-analysis. </w:t>
      </w:r>
      <w:proofErr w:type="spellStart"/>
      <w:r w:rsidRPr="00A32AD6">
        <w:rPr>
          <w:i/>
          <w:iCs/>
          <w:lang w:val="fr-FR" w:eastAsia="en-US"/>
        </w:rPr>
        <w:t>Neuropsychopharmacology</w:t>
      </w:r>
      <w:proofErr w:type="spellEnd"/>
      <w:r w:rsidRPr="00A32AD6">
        <w:rPr>
          <w:i/>
          <w:iCs/>
          <w:lang w:val="fr-FR" w:eastAsia="en-US"/>
        </w:rPr>
        <w:t xml:space="preserve"> : Official Publication of the American </w:t>
      </w:r>
      <w:proofErr w:type="spellStart"/>
      <w:r w:rsidRPr="00A32AD6">
        <w:rPr>
          <w:i/>
          <w:iCs/>
          <w:lang w:val="fr-FR" w:eastAsia="en-US"/>
        </w:rPr>
        <w:t>College</w:t>
      </w:r>
      <w:proofErr w:type="spellEnd"/>
      <w:r w:rsidRPr="00A32AD6">
        <w:rPr>
          <w:i/>
          <w:iCs/>
          <w:lang w:val="fr-FR" w:eastAsia="en-US"/>
        </w:rPr>
        <w:t xml:space="preserve"> of </w:t>
      </w:r>
      <w:proofErr w:type="spellStart"/>
      <w:r w:rsidRPr="00A32AD6">
        <w:rPr>
          <w:i/>
          <w:iCs/>
          <w:lang w:val="fr-FR" w:eastAsia="en-US"/>
        </w:rPr>
        <w:t>Neuropsychopharmacology</w:t>
      </w:r>
      <w:proofErr w:type="spellEnd"/>
      <w:r w:rsidRPr="00A32AD6">
        <w:rPr>
          <w:lang w:val="fr-FR" w:eastAsia="en-US"/>
        </w:rPr>
        <w:t xml:space="preserve">, </w:t>
      </w:r>
      <w:r w:rsidRPr="00A32AD6">
        <w:rPr>
          <w:i/>
          <w:iCs/>
          <w:lang w:val="fr-FR" w:eastAsia="en-US"/>
        </w:rPr>
        <w:t>49</w:t>
      </w:r>
      <w:r w:rsidRPr="00A32AD6">
        <w:rPr>
          <w:lang w:val="fr-FR" w:eastAsia="en-US"/>
        </w:rPr>
        <w:t>(8), 1208‑1226. https://doi.org/10.1038/s41386-024-01865-8</w:t>
      </w:r>
    </w:p>
    <w:p w14:paraId="2038581C" w14:textId="77777777" w:rsidR="00A32AD6" w:rsidRPr="00A32AD6" w:rsidRDefault="00A32AD6" w:rsidP="00A32AD6">
      <w:pPr>
        <w:pStyle w:val="Bibliographie"/>
        <w:rPr>
          <w:lang w:val="fr-FR" w:eastAsia="en-US"/>
        </w:rPr>
      </w:pPr>
      <w:proofErr w:type="spellStart"/>
      <w:r w:rsidRPr="00A32AD6">
        <w:rPr>
          <w:lang w:val="fr-FR" w:eastAsia="en-US"/>
        </w:rPr>
        <w:t>Crippa</w:t>
      </w:r>
      <w:proofErr w:type="spellEnd"/>
      <w:r w:rsidRPr="00A32AD6">
        <w:rPr>
          <w:lang w:val="fr-FR" w:eastAsia="en-US"/>
        </w:rPr>
        <w:t>, A., &amp; Orsini, N. (2016). Dose-</w:t>
      </w:r>
      <w:proofErr w:type="spellStart"/>
      <w:r w:rsidRPr="00A32AD6">
        <w:rPr>
          <w:lang w:val="fr-FR" w:eastAsia="en-US"/>
        </w:rPr>
        <w:t>response</w:t>
      </w:r>
      <w:proofErr w:type="spellEnd"/>
      <w:r w:rsidRPr="00A32AD6">
        <w:rPr>
          <w:lang w:val="fr-FR" w:eastAsia="en-US"/>
        </w:rPr>
        <w:t xml:space="preserve"> </w:t>
      </w:r>
      <w:proofErr w:type="spellStart"/>
      <w:r w:rsidRPr="00A32AD6">
        <w:rPr>
          <w:lang w:val="fr-FR" w:eastAsia="en-US"/>
        </w:rPr>
        <w:t>meta-analysis</w:t>
      </w:r>
      <w:proofErr w:type="spellEnd"/>
      <w:r w:rsidRPr="00A32AD6">
        <w:rPr>
          <w:lang w:val="fr-FR" w:eastAsia="en-US"/>
        </w:rPr>
        <w:t xml:space="preserve"> of </w:t>
      </w:r>
      <w:proofErr w:type="spellStart"/>
      <w:r w:rsidRPr="00A32AD6">
        <w:rPr>
          <w:lang w:val="fr-FR" w:eastAsia="en-US"/>
        </w:rPr>
        <w:t>differences</w:t>
      </w:r>
      <w:proofErr w:type="spellEnd"/>
      <w:r w:rsidRPr="00A32AD6">
        <w:rPr>
          <w:lang w:val="fr-FR" w:eastAsia="en-US"/>
        </w:rPr>
        <w:t xml:space="preserve"> in </w:t>
      </w:r>
      <w:proofErr w:type="spellStart"/>
      <w:r w:rsidRPr="00A32AD6">
        <w:rPr>
          <w:lang w:val="fr-FR" w:eastAsia="en-US"/>
        </w:rPr>
        <w:t>means</w:t>
      </w:r>
      <w:proofErr w:type="spellEnd"/>
      <w:r w:rsidRPr="00A32AD6">
        <w:rPr>
          <w:lang w:val="fr-FR" w:eastAsia="en-US"/>
        </w:rPr>
        <w:t xml:space="preserve">. </w:t>
      </w:r>
      <w:r w:rsidRPr="00A32AD6">
        <w:rPr>
          <w:i/>
          <w:iCs/>
          <w:lang w:val="fr-FR" w:eastAsia="en-US"/>
        </w:rPr>
        <w:t xml:space="preserve">BMC </w:t>
      </w:r>
      <w:proofErr w:type="spellStart"/>
      <w:r w:rsidRPr="00A32AD6">
        <w:rPr>
          <w:i/>
          <w:iCs/>
          <w:lang w:val="fr-FR" w:eastAsia="en-US"/>
        </w:rPr>
        <w:t>Medical</w:t>
      </w:r>
      <w:proofErr w:type="spellEnd"/>
      <w:r w:rsidRPr="00A32AD6">
        <w:rPr>
          <w:i/>
          <w:iCs/>
          <w:lang w:val="fr-FR" w:eastAsia="en-US"/>
        </w:rPr>
        <w:t xml:space="preserve"> </w:t>
      </w:r>
      <w:proofErr w:type="spellStart"/>
      <w:r w:rsidRPr="00A32AD6">
        <w:rPr>
          <w:i/>
          <w:iCs/>
          <w:lang w:val="fr-FR" w:eastAsia="en-US"/>
        </w:rPr>
        <w:t>Research</w:t>
      </w:r>
      <w:proofErr w:type="spellEnd"/>
      <w:r w:rsidRPr="00A32AD6">
        <w:rPr>
          <w:i/>
          <w:iCs/>
          <w:lang w:val="fr-FR" w:eastAsia="en-US"/>
        </w:rPr>
        <w:t xml:space="preserve"> </w:t>
      </w:r>
      <w:proofErr w:type="spellStart"/>
      <w:r w:rsidRPr="00A32AD6">
        <w:rPr>
          <w:i/>
          <w:iCs/>
          <w:lang w:val="fr-FR" w:eastAsia="en-US"/>
        </w:rPr>
        <w:t>Methodology</w:t>
      </w:r>
      <w:proofErr w:type="spellEnd"/>
      <w:r w:rsidRPr="00A32AD6">
        <w:rPr>
          <w:lang w:val="fr-FR" w:eastAsia="en-US"/>
        </w:rPr>
        <w:t xml:space="preserve">, </w:t>
      </w:r>
      <w:r w:rsidRPr="00A32AD6">
        <w:rPr>
          <w:i/>
          <w:iCs/>
          <w:lang w:val="fr-FR" w:eastAsia="en-US"/>
        </w:rPr>
        <w:t>16</w:t>
      </w:r>
      <w:r w:rsidRPr="00A32AD6">
        <w:rPr>
          <w:lang w:val="fr-FR" w:eastAsia="en-US"/>
        </w:rPr>
        <w:t>, 91. https://doi.org/10.1186/s12874-016-0183-8</w:t>
      </w:r>
    </w:p>
    <w:p w14:paraId="2C98FE2B" w14:textId="77777777" w:rsidR="00A32AD6" w:rsidRPr="00A32AD6" w:rsidRDefault="00A32AD6" w:rsidP="00A32AD6">
      <w:pPr>
        <w:pStyle w:val="Bibliographie"/>
        <w:rPr>
          <w:lang w:val="fr-FR" w:eastAsia="en-US"/>
        </w:rPr>
      </w:pPr>
      <w:proofErr w:type="spellStart"/>
      <w:r w:rsidRPr="00A32AD6">
        <w:rPr>
          <w:lang w:val="fr-FR" w:eastAsia="en-US"/>
        </w:rPr>
        <w:t>Danforth</w:t>
      </w:r>
      <w:proofErr w:type="spellEnd"/>
      <w:r w:rsidRPr="00A32AD6">
        <w:rPr>
          <w:lang w:val="fr-FR" w:eastAsia="en-US"/>
        </w:rPr>
        <w:t xml:space="preserve">, A. L., Grob, C. S., </w:t>
      </w:r>
      <w:proofErr w:type="spellStart"/>
      <w:r w:rsidRPr="00A32AD6">
        <w:rPr>
          <w:lang w:val="fr-FR" w:eastAsia="en-US"/>
        </w:rPr>
        <w:t>Struble</w:t>
      </w:r>
      <w:proofErr w:type="spellEnd"/>
      <w:r w:rsidRPr="00A32AD6">
        <w:rPr>
          <w:lang w:val="fr-FR" w:eastAsia="en-US"/>
        </w:rPr>
        <w:t xml:space="preserve">, C., </w:t>
      </w:r>
      <w:proofErr w:type="spellStart"/>
      <w:r w:rsidRPr="00A32AD6">
        <w:rPr>
          <w:lang w:val="fr-FR" w:eastAsia="en-US"/>
        </w:rPr>
        <w:t>Feduccia</w:t>
      </w:r>
      <w:proofErr w:type="spellEnd"/>
      <w:r w:rsidRPr="00A32AD6">
        <w:rPr>
          <w:lang w:val="fr-FR" w:eastAsia="en-US"/>
        </w:rPr>
        <w:t xml:space="preserve">, A. A., Walker, N., </w:t>
      </w:r>
      <w:proofErr w:type="spellStart"/>
      <w:r w:rsidRPr="00A32AD6">
        <w:rPr>
          <w:lang w:val="fr-FR" w:eastAsia="en-US"/>
        </w:rPr>
        <w:t>Jerome</w:t>
      </w:r>
      <w:proofErr w:type="spellEnd"/>
      <w:r w:rsidRPr="00A32AD6">
        <w:rPr>
          <w:lang w:val="fr-FR" w:eastAsia="en-US"/>
        </w:rPr>
        <w:t xml:space="preserve">, L., </w:t>
      </w:r>
      <w:proofErr w:type="spellStart"/>
      <w:r w:rsidRPr="00A32AD6">
        <w:rPr>
          <w:lang w:val="fr-FR" w:eastAsia="en-US"/>
        </w:rPr>
        <w:t>Yazar-Klosinski</w:t>
      </w:r>
      <w:proofErr w:type="spellEnd"/>
      <w:r w:rsidRPr="00A32AD6">
        <w:rPr>
          <w:lang w:val="fr-FR" w:eastAsia="en-US"/>
        </w:rPr>
        <w:t xml:space="preserve">, B., &amp; Emerson, A. (2018). Reduction in social </w:t>
      </w:r>
      <w:proofErr w:type="spellStart"/>
      <w:r w:rsidRPr="00A32AD6">
        <w:rPr>
          <w:lang w:val="fr-FR" w:eastAsia="en-US"/>
        </w:rPr>
        <w:t>anxiety</w:t>
      </w:r>
      <w:proofErr w:type="spellEnd"/>
      <w:r w:rsidRPr="00A32AD6">
        <w:rPr>
          <w:lang w:val="fr-FR" w:eastAsia="en-US"/>
        </w:rPr>
        <w:t xml:space="preserve"> </w:t>
      </w:r>
      <w:proofErr w:type="spellStart"/>
      <w:r w:rsidRPr="00A32AD6">
        <w:rPr>
          <w:lang w:val="fr-FR" w:eastAsia="en-US"/>
        </w:rPr>
        <w:t>after</w:t>
      </w:r>
      <w:proofErr w:type="spellEnd"/>
      <w:r w:rsidRPr="00A32AD6">
        <w:rPr>
          <w:lang w:val="fr-FR" w:eastAsia="en-US"/>
        </w:rPr>
        <w:t xml:space="preserve"> MDMA-</w:t>
      </w:r>
      <w:proofErr w:type="spellStart"/>
      <w:r w:rsidRPr="00A32AD6">
        <w:rPr>
          <w:lang w:val="fr-FR" w:eastAsia="en-US"/>
        </w:rPr>
        <w:t>assisted</w:t>
      </w:r>
      <w:proofErr w:type="spellEnd"/>
      <w:r w:rsidRPr="00A32AD6">
        <w:rPr>
          <w:lang w:val="fr-FR" w:eastAsia="en-US"/>
        </w:rPr>
        <w:t xml:space="preserve"> </w:t>
      </w:r>
      <w:proofErr w:type="spellStart"/>
      <w:r w:rsidRPr="00A32AD6">
        <w:rPr>
          <w:lang w:val="fr-FR" w:eastAsia="en-US"/>
        </w:rPr>
        <w:t>psychotherapy</w:t>
      </w:r>
      <w:proofErr w:type="spellEnd"/>
      <w:r w:rsidRPr="00A32AD6">
        <w:rPr>
          <w:lang w:val="fr-FR" w:eastAsia="en-US"/>
        </w:rPr>
        <w:t xml:space="preserve"> </w:t>
      </w:r>
      <w:proofErr w:type="spellStart"/>
      <w:r w:rsidRPr="00A32AD6">
        <w:rPr>
          <w:lang w:val="fr-FR" w:eastAsia="en-US"/>
        </w:rPr>
        <w:t>with</w:t>
      </w:r>
      <w:proofErr w:type="spellEnd"/>
      <w:r w:rsidRPr="00A32AD6">
        <w:rPr>
          <w:lang w:val="fr-FR" w:eastAsia="en-US"/>
        </w:rPr>
        <w:t xml:space="preserve"> </w:t>
      </w:r>
      <w:proofErr w:type="spellStart"/>
      <w:r w:rsidRPr="00A32AD6">
        <w:rPr>
          <w:lang w:val="fr-FR" w:eastAsia="en-US"/>
        </w:rPr>
        <w:t>autistic</w:t>
      </w:r>
      <w:proofErr w:type="spellEnd"/>
      <w:r w:rsidRPr="00A32AD6">
        <w:rPr>
          <w:lang w:val="fr-FR" w:eastAsia="en-US"/>
        </w:rPr>
        <w:t xml:space="preserve"> </w:t>
      </w:r>
      <w:proofErr w:type="spellStart"/>
      <w:r w:rsidRPr="00A32AD6">
        <w:rPr>
          <w:lang w:val="fr-FR" w:eastAsia="en-US"/>
        </w:rPr>
        <w:t>adults</w:t>
      </w:r>
      <w:proofErr w:type="spellEnd"/>
      <w:r w:rsidRPr="00A32AD6">
        <w:rPr>
          <w:lang w:val="fr-FR" w:eastAsia="en-US"/>
        </w:rPr>
        <w:t xml:space="preserve"> : A </w:t>
      </w:r>
      <w:proofErr w:type="spellStart"/>
      <w:r w:rsidRPr="00A32AD6">
        <w:rPr>
          <w:lang w:val="fr-FR" w:eastAsia="en-US"/>
        </w:rPr>
        <w:t>randomized</w:t>
      </w:r>
      <w:proofErr w:type="spellEnd"/>
      <w:r w:rsidRPr="00A32AD6">
        <w:rPr>
          <w:lang w:val="fr-FR" w:eastAsia="en-US"/>
        </w:rPr>
        <w:t>, double-blind, placebo-</w:t>
      </w:r>
      <w:proofErr w:type="spellStart"/>
      <w:r w:rsidRPr="00A32AD6">
        <w:rPr>
          <w:lang w:val="fr-FR" w:eastAsia="en-US"/>
        </w:rPr>
        <w:t>controlled</w:t>
      </w:r>
      <w:proofErr w:type="spellEnd"/>
      <w:r w:rsidRPr="00A32AD6">
        <w:rPr>
          <w:lang w:val="fr-FR" w:eastAsia="en-US"/>
        </w:rPr>
        <w:t xml:space="preserve"> pilot </w:t>
      </w:r>
      <w:proofErr w:type="spellStart"/>
      <w:r w:rsidRPr="00A32AD6">
        <w:rPr>
          <w:lang w:val="fr-FR" w:eastAsia="en-US"/>
        </w:rPr>
        <w:t>study</w:t>
      </w:r>
      <w:proofErr w:type="spellEnd"/>
      <w:r w:rsidRPr="00A32AD6">
        <w:rPr>
          <w:lang w:val="fr-FR" w:eastAsia="en-US"/>
        </w:rPr>
        <w:t xml:space="preserve">. </w:t>
      </w:r>
      <w:proofErr w:type="spellStart"/>
      <w:r w:rsidRPr="00A32AD6">
        <w:rPr>
          <w:i/>
          <w:iCs/>
          <w:lang w:val="fr-FR" w:eastAsia="en-US"/>
        </w:rPr>
        <w:t>Psychopharmacology</w:t>
      </w:r>
      <w:proofErr w:type="spellEnd"/>
      <w:r w:rsidRPr="00A32AD6">
        <w:rPr>
          <w:lang w:val="fr-FR" w:eastAsia="en-US"/>
        </w:rPr>
        <w:t xml:space="preserve">, </w:t>
      </w:r>
      <w:r w:rsidRPr="00A32AD6">
        <w:rPr>
          <w:i/>
          <w:iCs/>
          <w:lang w:val="fr-FR" w:eastAsia="en-US"/>
        </w:rPr>
        <w:t>235</w:t>
      </w:r>
      <w:r w:rsidRPr="00A32AD6">
        <w:rPr>
          <w:lang w:val="fr-FR" w:eastAsia="en-US"/>
        </w:rPr>
        <w:t>(11), 3137‑3148. https://doi.org/10.1007/s00213-018-5010-9</w:t>
      </w:r>
    </w:p>
    <w:p w14:paraId="045B82DA" w14:textId="77777777" w:rsidR="00A32AD6" w:rsidRPr="00A32AD6" w:rsidRDefault="00A32AD6" w:rsidP="00A32AD6">
      <w:pPr>
        <w:pStyle w:val="Bibliographie"/>
        <w:rPr>
          <w:lang w:val="fr-FR" w:eastAsia="en-US"/>
        </w:rPr>
      </w:pPr>
      <w:r w:rsidRPr="00A32AD6">
        <w:rPr>
          <w:lang w:val="fr-FR" w:eastAsia="en-US"/>
        </w:rPr>
        <w:t xml:space="preserve">Dos Santos, R. G., </w:t>
      </w:r>
      <w:proofErr w:type="spellStart"/>
      <w:r w:rsidRPr="00A32AD6">
        <w:rPr>
          <w:lang w:val="fr-FR" w:eastAsia="en-US"/>
        </w:rPr>
        <w:t>Osório</w:t>
      </w:r>
      <w:proofErr w:type="spellEnd"/>
      <w:r w:rsidRPr="00A32AD6">
        <w:rPr>
          <w:lang w:val="fr-FR" w:eastAsia="en-US"/>
        </w:rPr>
        <w:t xml:space="preserve">, F. de L., Rocha, J. M., Rossi, G. N., </w:t>
      </w:r>
      <w:proofErr w:type="spellStart"/>
      <w:r w:rsidRPr="00A32AD6">
        <w:rPr>
          <w:lang w:val="fr-FR" w:eastAsia="en-US"/>
        </w:rPr>
        <w:t>Bouso</w:t>
      </w:r>
      <w:proofErr w:type="spellEnd"/>
      <w:r w:rsidRPr="00A32AD6">
        <w:rPr>
          <w:lang w:val="fr-FR" w:eastAsia="en-US"/>
        </w:rPr>
        <w:t xml:space="preserve">, J. C., Rodrigues, L. S., de Oliveira Silveira, G., </w:t>
      </w:r>
      <w:proofErr w:type="spellStart"/>
      <w:r w:rsidRPr="00A32AD6">
        <w:rPr>
          <w:lang w:val="fr-FR" w:eastAsia="en-US"/>
        </w:rPr>
        <w:t>Yonamine</w:t>
      </w:r>
      <w:proofErr w:type="spellEnd"/>
      <w:r w:rsidRPr="00A32AD6">
        <w:rPr>
          <w:lang w:val="fr-FR" w:eastAsia="en-US"/>
        </w:rPr>
        <w:t xml:space="preserve">, M., &amp; </w:t>
      </w:r>
      <w:proofErr w:type="spellStart"/>
      <w:r w:rsidRPr="00A32AD6">
        <w:rPr>
          <w:lang w:val="fr-FR" w:eastAsia="en-US"/>
        </w:rPr>
        <w:t>Hallak</w:t>
      </w:r>
      <w:proofErr w:type="spellEnd"/>
      <w:r w:rsidRPr="00A32AD6">
        <w:rPr>
          <w:lang w:val="fr-FR" w:eastAsia="en-US"/>
        </w:rPr>
        <w:t xml:space="preserve">, J. E. C. (2021). Ayahuasca </w:t>
      </w:r>
      <w:proofErr w:type="spellStart"/>
      <w:r w:rsidRPr="00A32AD6">
        <w:rPr>
          <w:lang w:val="fr-FR" w:eastAsia="en-US"/>
        </w:rPr>
        <w:t>Improves</w:t>
      </w:r>
      <w:proofErr w:type="spellEnd"/>
      <w:r w:rsidRPr="00A32AD6">
        <w:rPr>
          <w:lang w:val="fr-FR" w:eastAsia="en-US"/>
        </w:rPr>
        <w:t xml:space="preserve"> </w:t>
      </w:r>
      <w:r w:rsidRPr="00A32AD6">
        <w:rPr>
          <w:lang w:val="fr-FR" w:eastAsia="en-US"/>
        </w:rPr>
        <w:lastRenderedPageBreak/>
        <w:t xml:space="preserve">Self-perception of Speech Performance in </w:t>
      </w:r>
      <w:proofErr w:type="spellStart"/>
      <w:r w:rsidRPr="00A32AD6">
        <w:rPr>
          <w:lang w:val="fr-FR" w:eastAsia="en-US"/>
        </w:rPr>
        <w:t>Subjects</w:t>
      </w:r>
      <w:proofErr w:type="spellEnd"/>
      <w:r w:rsidRPr="00A32AD6">
        <w:rPr>
          <w:lang w:val="fr-FR" w:eastAsia="en-US"/>
        </w:rPr>
        <w:t xml:space="preserve"> </w:t>
      </w:r>
      <w:proofErr w:type="spellStart"/>
      <w:r w:rsidRPr="00A32AD6">
        <w:rPr>
          <w:lang w:val="fr-FR" w:eastAsia="en-US"/>
        </w:rPr>
        <w:t>With</w:t>
      </w:r>
      <w:proofErr w:type="spellEnd"/>
      <w:r w:rsidRPr="00A32AD6">
        <w:rPr>
          <w:lang w:val="fr-FR" w:eastAsia="en-US"/>
        </w:rPr>
        <w:t xml:space="preserve"> Social </w:t>
      </w:r>
      <w:proofErr w:type="spellStart"/>
      <w:r w:rsidRPr="00A32AD6">
        <w:rPr>
          <w:lang w:val="fr-FR" w:eastAsia="en-US"/>
        </w:rPr>
        <w:t>Anxiety</w:t>
      </w:r>
      <w:proofErr w:type="spellEnd"/>
      <w:r w:rsidRPr="00A32AD6">
        <w:rPr>
          <w:lang w:val="fr-FR" w:eastAsia="en-US"/>
        </w:rPr>
        <w:t xml:space="preserve"> </w:t>
      </w:r>
      <w:proofErr w:type="spellStart"/>
      <w:r w:rsidRPr="00A32AD6">
        <w:rPr>
          <w:lang w:val="fr-FR" w:eastAsia="en-US"/>
        </w:rPr>
        <w:t>Disorder</w:t>
      </w:r>
      <w:proofErr w:type="spellEnd"/>
      <w:r w:rsidRPr="00A32AD6">
        <w:rPr>
          <w:lang w:val="fr-FR" w:eastAsia="en-US"/>
        </w:rPr>
        <w:t xml:space="preserve"> : A Pilot, Proof-of-Concept, </w:t>
      </w:r>
      <w:proofErr w:type="spellStart"/>
      <w:r w:rsidRPr="00A32AD6">
        <w:rPr>
          <w:lang w:val="fr-FR" w:eastAsia="en-US"/>
        </w:rPr>
        <w:t>Randomized</w:t>
      </w:r>
      <w:proofErr w:type="spellEnd"/>
      <w:r w:rsidRPr="00A32AD6">
        <w:rPr>
          <w:lang w:val="fr-FR" w:eastAsia="en-US"/>
        </w:rPr>
        <w:t>, Placebo-</w:t>
      </w:r>
      <w:proofErr w:type="spellStart"/>
      <w:proofErr w:type="gramStart"/>
      <w:r w:rsidRPr="00A32AD6">
        <w:rPr>
          <w:lang w:val="fr-FR" w:eastAsia="en-US"/>
        </w:rPr>
        <w:t>Controlled</w:t>
      </w:r>
      <w:proofErr w:type="spellEnd"/>
      <w:r w:rsidRPr="00A32AD6">
        <w:rPr>
          <w:lang w:val="fr-FR" w:eastAsia="en-US"/>
        </w:rPr>
        <w:t xml:space="preserve">  Trial</w:t>
      </w:r>
      <w:proofErr w:type="gramEnd"/>
      <w:r w:rsidRPr="00A32AD6">
        <w:rPr>
          <w:lang w:val="fr-FR" w:eastAsia="en-US"/>
        </w:rPr>
        <w:t xml:space="preserve">. </w:t>
      </w:r>
      <w:r w:rsidRPr="00A32AD6">
        <w:rPr>
          <w:i/>
          <w:iCs/>
          <w:lang w:val="fr-FR" w:eastAsia="en-US"/>
        </w:rPr>
        <w:t xml:space="preserve">Journal of </w:t>
      </w:r>
      <w:proofErr w:type="spellStart"/>
      <w:r w:rsidRPr="00A32AD6">
        <w:rPr>
          <w:i/>
          <w:iCs/>
          <w:lang w:val="fr-FR" w:eastAsia="en-US"/>
        </w:rPr>
        <w:t>Clinical</w:t>
      </w:r>
      <w:proofErr w:type="spellEnd"/>
      <w:r w:rsidRPr="00A32AD6">
        <w:rPr>
          <w:i/>
          <w:iCs/>
          <w:lang w:val="fr-FR" w:eastAsia="en-US"/>
        </w:rPr>
        <w:t xml:space="preserve"> </w:t>
      </w:r>
      <w:proofErr w:type="spellStart"/>
      <w:r w:rsidRPr="00A32AD6">
        <w:rPr>
          <w:i/>
          <w:iCs/>
          <w:lang w:val="fr-FR" w:eastAsia="en-US"/>
        </w:rPr>
        <w:t>Psychopharmacology</w:t>
      </w:r>
      <w:proofErr w:type="spellEnd"/>
      <w:r w:rsidRPr="00A32AD6">
        <w:rPr>
          <w:lang w:val="fr-FR" w:eastAsia="en-US"/>
        </w:rPr>
        <w:t xml:space="preserve">, </w:t>
      </w:r>
      <w:r w:rsidRPr="00A32AD6">
        <w:rPr>
          <w:i/>
          <w:iCs/>
          <w:lang w:val="fr-FR" w:eastAsia="en-US"/>
        </w:rPr>
        <w:t>41</w:t>
      </w:r>
      <w:r w:rsidRPr="00A32AD6">
        <w:rPr>
          <w:lang w:val="fr-FR" w:eastAsia="en-US"/>
        </w:rPr>
        <w:t>(5), 540‑550. https://doi.org/10.1097/JCP.0000000000001428</w:t>
      </w:r>
    </w:p>
    <w:p w14:paraId="45B7A6C2" w14:textId="77777777" w:rsidR="00A32AD6" w:rsidRPr="00A32AD6" w:rsidRDefault="00A32AD6" w:rsidP="00A32AD6">
      <w:pPr>
        <w:pStyle w:val="Bibliographie"/>
        <w:rPr>
          <w:lang w:val="de-CH" w:eastAsia="en-US"/>
          <w:rPrChange w:id="554" w:author="ESKINAZI Mickael" w:date="2026-05-15T15:51:00Z" w16du:dateUtc="2026-05-15T13:51:00Z">
            <w:rPr>
              <w:lang w:val="fr-FR" w:eastAsia="en-US"/>
            </w:rPr>
          </w:rPrChange>
        </w:rPr>
      </w:pPr>
      <w:proofErr w:type="spellStart"/>
      <w:r w:rsidRPr="00A32AD6">
        <w:rPr>
          <w:lang w:val="fr-FR" w:eastAsia="en-US"/>
        </w:rPr>
        <w:t>Dutton</w:t>
      </w:r>
      <w:proofErr w:type="spellEnd"/>
      <w:r w:rsidRPr="00A32AD6">
        <w:rPr>
          <w:lang w:val="fr-FR" w:eastAsia="en-US"/>
        </w:rPr>
        <w:t xml:space="preserve">, M., </w:t>
      </w:r>
      <w:proofErr w:type="spellStart"/>
      <w:r w:rsidRPr="00A32AD6">
        <w:rPr>
          <w:lang w:val="fr-FR" w:eastAsia="en-US"/>
        </w:rPr>
        <w:t>Schwenn</w:t>
      </w:r>
      <w:proofErr w:type="spellEnd"/>
      <w:r w:rsidRPr="00A32AD6">
        <w:rPr>
          <w:lang w:val="fr-FR" w:eastAsia="en-US"/>
        </w:rPr>
        <w:t xml:space="preserve">, P., Mitchell, J., Hoffmann, P., Bailey, N. W., Fitzgerald, P. B., </w:t>
      </w:r>
      <w:proofErr w:type="spellStart"/>
      <w:r w:rsidRPr="00A32AD6">
        <w:rPr>
          <w:lang w:val="fr-FR" w:eastAsia="en-US"/>
        </w:rPr>
        <w:t>Lagopoulos</w:t>
      </w:r>
      <w:proofErr w:type="spellEnd"/>
      <w:r w:rsidRPr="00A32AD6">
        <w:rPr>
          <w:lang w:val="fr-FR" w:eastAsia="en-US"/>
        </w:rPr>
        <w:t xml:space="preserve">, J., &amp; Can, A. T. (2026). </w:t>
      </w:r>
      <w:r w:rsidRPr="00A32AD6">
        <w:rPr>
          <w:lang w:val="de-CH" w:eastAsia="en-US"/>
          <w:rPrChange w:id="555" w:author="ESKINAZI Mickael" w:date="2026-05-15T15:51:00Z" w16du:dateUtc="2026-05-15T13:51:00Z">
            <w:rPr>
              <w:lang w:val="fr-FR" w:eastAsia="en-US"/>
            </w:rPr>
          </w:rPrChange>
        </w:rPr>
        <w:t xml:space="preserve">Psilocybin in </w:t>
      </w:r>
      <w:proofErr w:type="spellStart"/>
      <w:r w:rsidRPr="00A32AD6">
        <w:rPr>
          <w:lang w:val="de-CH" w:eastAsia="en-US"/>
          <w:rPrChange w:id="556" w:author="ESKINAZI Mickael" w:date="2026-05-15T15:51:00Z" w16du:dateUtc="2026-05-15T13:51:00Z">
            <w:rPr>
              <w:lang w:val="fr-FR" w:eastAsia="en-US"/>
            </w:rPr>
          </w:rPrChange>
        </w:rPr>
        <w:t>the</w:t>
      </w:r>
      <w:proofErr w:type="spellEnd"/>
      <w:r w:rsidRPr="00A32AD6">
        <w:rPr>
          <w:lang w:val="de-CH" w:eastAsia="en-US"/>
          <w:rPrChange w:id="557" w:author="ESKINAZI Mickael" w:date="2026-05-15T15:51:00Z" w16du:dateUtc="2026-05-15T13:51:00Z">
            <w:rPr>
              <w:lang w:val="fr-FR" w:eastAsia="en-US"/>
            </w:rPr>
          </w:rPrChange>
        </w:rPr>
        <w:t xml:space="preserve"> </w:t>
      </w:r>
      <w:proofErr w:type="spellStart"/>
      <w:r w:rsidRPr="00A32AD6">
        <w:rPr>
          <w:lang w:val="de-CH" w:eastAsia="en-US"/>
          <w:rPrChange w:id="558" w:author="ESKINAZI Mickael" w:date="2026-05-15T15:51:00Z" w16du:dateUtc="2026-05-15T13:51:00Z">
            <w:rPr>
              <w:lang w:val="fr-FR" w:eastAsia="en-US"/>
            </w:rPr>
          </w:rPrChange>
        </w:rPr>
        <w:t>real</w:t>
      </w:r>
      <w:proofErr w:type="spellEnd"/>
      <w:r w:rsidRPr="00A32AD6">
        <w:rPr>
          <w:lang w:val="de-CH" w:eastAsia="en-US"/>
          <w:rPrChange w:id="559" w:author="ESKINAZI Mickael" w:date="2026-05-15T15:51:00Z" w16du:dateUtc="2026-05-15T13:51:00Z">
            <w:rPr>
              <w:lang w:val="fr-FR" w:eastAsia="en-US"/>
            </w:rPr>
          </w:rPrChange>
        </w:rPr>
        <w:t xml:space="preserve"> </w:t>
      </w:r>
      <w:proofErr w:type="spellStart"/>
      <w:proofErr w:type="gramStart"/>
      <w:r w:rsidRPr="00A32AD6">
        <w:rPr>
          <w:lang w:val="de-CH" w:eastAsia="en-US"/>
          <w:rPrChange w:id="560" w:author="ESKINAZI Mickael" w:date="2026-05-15T15:51:00Z" w16du:dateUtc="2026-05-15T13:51:00Z">
            <w:rPr>
              <w:lang w:val="fr-FR" w:eastAsia="en-US"/>
            </w:rPr>
          </w:rPrChange>
        </w:rPr>
        <w:t>world</w:t>
      </w:r>
      <w:proofErr w:type="spellEnd"/>
      <w:r w:rsidRPr="00A32AD6">
        <w:rPr>
          <w:lang w:val="de-CH" w:eastAsia="en-US"/>
          <w:rPrChange w:id="561" w:author="ESKINAZI Mickael" w:date="2026-05-15T15:51:00Z" w16du:dateUtc="2026-05-15T13:51:00Z">
            <w:rPr>
              <w:lang w:val="fr-FR" w:eastAsia="en-US"/>
            </w:rPr>
          </w:rPrChange>
        </w:rPr>
        <w:t> :</w:t>
      </w:r>
      <w:proofErr w:type="gramEnd"/>
      <w:r w:rsidRPr="00A32AD6">
        <w:rPr>
          <w:lang w:val="de-CH" w:eastAsia="en-US"/>
          <w:rPrChange w:id="562" w:author="ESKINAZI Mickael" w:date="2026-05-15T15:51:00Z" w16du:dateUtc="2026-05-15T13:51:00Z">
            <w:rPr>
              <w:lang w:val="fr-FR" w:eastAsia="en-US"/>
            </w:rPr>
          </w:rPrChange>
        </w:rPr>
        <w:t xml:space="preserve"> </w:t>
      </w:r>
      <w:proofErr w:type="spellStart"/>
      <w:r w:rsidRPr="00A32AD6">
        <w:rPr>
          <w:lang w:val="de-CH" w:eastAsia="en-US"/>
          <w:rPrChange w:id="563" w:author="ESKINAZI Mickael" w:date="2026-05-15T15:51:00Z" w16du:dateUtc="2026-05-15T13:51:00Z">
            <w:rPr>
              <w:lang w:val="fr-FR" w:eastAsia="en-US"/>
            </w:rPr>
          </w:rPrChange>
        </w:rPr>
        <w:t>Regulatory</w:t>
      </w:r>
      <w:proofErr w:type="spellEnd"/>
      <w:r w:rsidRPr="00A32AD6">
        <w:rPr>
          <w:lang w:val="de-CH" w:eastAsia="en-US"/>
          <w:rPrChange w:id="564" w:author="ESKINAZI Mickael" w:date="2026-05-15T15:51:00Z" w16du:dateUtc="2026-05-15T13:51:00Z">
            <w:rPr>
              <w:lang w:val="fr-FR" w:eastAsia="en-US"/>
            </w:rPr>
          </w:rPrChange>
        </w:rPr>
        <w:t xml:space="preserve">, </w:t>
      </w:r>
      <w:proofErr w:type="spellStart"/>
      <w:r w:rsidRPr="00A32AD6">
        <w:rPr>
          <w:lang w:val="de-CH" w:eastAsia="en-US"/>
          <w:rPrChange w:id="565" w:author="ESKINAZI Mickael" w:date="2026-05-15T15:51:00Z" w16du:dateUtc="2026-05-15T13:51:00Z">
            <w:rPr>
              <w:lang w:val="fr-FR" w:eastAsia="en-US"/>
            </w:rPr>
          </w:rPrChange>
        </w:rPr>
        <w:t>ethical</w:t>
      </w:r>
      <w:proofErr w:type="spellEnd"/>
      <w:r w:rsidRPr="00A32AD6">
        <w:rPr>
          <w:lang w:val="de-CH" w:eastAsia="en-US"/>
          <w:rPrChange w:id="566" w:author="ESKINAZI Mickael" w:date="2026-05-15T15:51:00Z" w16du:dateUtc="2026-05-15T13:51:00Z">
            <w:rPr>
              <w:lang w:val="fr-FR" w:eastAsia="en-US"/>
            </w:rPr>
          </w:rPrChange>
        </w:rPr>
        <w:t xml:space="preserve">, and operational </w:t>
      </w:r>
      <w:proofErr w:type="spellStart"/>
      <w:r w:rsidRPr="00A32AD6">
        <w:rPr>
          <w:lang w:val="de-CH" w:eastAsia="en-US"/>
          <w:rPrChange w:id="567" w:author="ESKINAZI Mickael" w:date="2026-05-15T15:51:00Z" w16du:dateUtc="2026-05-15T13:51:00Z">
            <w:rPr>
              <w:lang w:val="fr-FR" w:eastAsia="en-US"/>
            </w:rPr>
          </w:rPrChange>
        </w:rPr>
        <w:t>challenges</w:t>
      </w:r>
      <w:proofErr w:type="spellEnd"/>
      <w:r w:rsidRPr="00A32AD6">
        <w:rPr>
          <w:lang w:val="de-CH" w:eastAsia="en-US"/>
          <w:rPrChange w:id="568" w:author="ESKINAZI Mickael" w:date="2026-05-15T15:51:00Z" w16du:dateUtc="2026-05-15T13:51:00Z">
            <w:rPr>
              <w:lang w:val="fr-FR" w:eastAsia="en-US"/>
            </w:rPr>
          </w:rPrChange>
        </w:rPr>
        <w:t xml:space="preserve"> in </w:t>
      </w:r>
      <w:proofErr w:type="spellStart"/>
      <w:r w:rsidRPr="00A32AD6">
        <w:rPr>
          <w:lang w:val="de-CH" w:eastAsia="en-US"/>
          <w:rPrChange w:id="569" w:author="ESKINAZI Mickael" w:date="2026-05-15T15:51:00Z" w16du:dateUtc="2026-05-15T13:51:00Z">
            <w:rPr>
              <w:lang w:val="fr-FR" w:eastAsia="en-US"/>
            </w:rPr>
          </w:rPrChange>
        </w:rPr>
        <w:t>Australia’s</w:t>
      </w:r>
      <w:proofErr w:type="spellEnd"/>
      <w:r w:rsidRPr="00A32AD6">
        <w:rPr>
          <w:lang w:val="de-CH" w:eastAsia="en-US"/>
          <w:rPrChange w:id="570" w:author="ESKINAZI Mickael" w:date="2026-05-15T15:51:00Z" w16du:dateUtc="2026-05-15T13:51:00Z">
            <w:rPr>
              <w:lang w:val="fr-FR" w:eastAsia="en-US"/>
            </w:rPr>
          </w:rPrChange>
        </w:rPr>
        <w:t xml:space="preserve"> </w:t>
      </w:r>
      <w:proofErr w:type="spellStart"/>
      <w:r w:rsidRPr="00A32AD6">
        <w:rPr>
          <w:lang w:val="de-CH" w:eastAsia="en-US"/>
          <w:rPrChange w:id="571" w:author="ESKINAZI Mickael" w:date="2026-05-15T15:51:00Z" w16du:dateUtc="2026-05-15T13:51:00Z">
            <w:rPr>
              <w:lang w:val="fr-FR" w:eastAsia="en-US"/>
            </w:rPr>
          </w:rPrChange>
        </w:rPr>
        <w:t>clinical</w:t>
      </w:r>
      <w:proofErr w:type="spellEnd"/>
      <w:r w:rsidRPr="00A32AD6">
        <w:rPr>
          <w:lang w:val="de-CH" w:eastAsia="en-US"/>
          <w:rPrChange w:id="572" w:author="ESKINAZI Mickael" w:date="2026-05-15T15:51:00Z" w16du:dateUtc="2026-05-15T13:51:00Z">
            <w:rPr>
              <w:lang w:val="fr-FR" w:eastAsia="en-US"/>
            </w:rPr>
          </w:rPrChange>
        </w:rPr>
        <w:t xml:space="preserve"> </w:t>
      </w:r>
      <w:proofErr w:type="spellStart"/>
      <w:r w:rsidRPr="00A32AD6">
        <w:rPr>
          <w:lang w:val="de-CH" w:eastAsia="en-US"/>
          <w:rPrChange w:id="573" w:author="ESKINAZI Mickael" w:date="2026-05-15T15:51:00Z" w16du:dateUtc="2026-05-15T13:51:00Z">
            <w:rPr>
              <w:lang w:val="fr-FR" w:eastAsia="en-US"/>
            </w:rPr>
          </w:rPrChange>
        </w:rPr>
        <w:t>landscape</w:t>
      </w:r>
      <w:proofErr w:type="spellEnd"/>
      <w:r w:rsidRPr="00A32AD6">
        <w:rPr>
          <w:lang w:val="de-CH" w:eastAsia="en-US"/>
          <w:rPrChange w:id="574" w:author="ESKINAZI Mickael" w:date="2026-05-15T15:51:00Z" w16du:dateUtc="2026-05-15T13:51:00Z">
            <w:rPr>
              <w:lang w:val="fr-FR" w:eastAsia="en-US"/>
            </w:rPr>
          </w:rPrChange>
        </w:rPr>
        <w:t xml:space="preserve">. </w:t>
      </w:r>
      <w:proofErr w:type="spellStart"/>
      <w:r w:rsidRPr="00A32AD6">
        <w:rPr>
          <w:i/>
          <w:iCs/>
          <w:lang w:val="de-CH" w:eastAsia="en-US"/>
          <w:rPrChange w:id="575" w:author="ESKINAZI Mickael" w:date="2026-05-15T15:51:00Z" w16du:dateUtc="2026-05-15T13:51:00Z">
            <w:rPr>
              <w:i/>
              <w:iCs/>
              <w:lang w:val="fr-FR" w:eastAsia="en-US"/>
            </w:rPr>
          </w:rPrChange>
        </w:rPr>
        <w:t>Australian</w:t>
      </w:r>
      <w:proofErr w:type="spellEnd"/>
      <w:r w:rsidRPr="00A32AD6">
        <w:rPr>
          <w:i/>
          <w:iCs/>
          <w:lang w:val="de-CH" w:eastAsia="en-US"/>
          <w:rPrChange w:id="576" w:author="ESKINAZI Mickael" w:date="2026-05-15T15:51:00Z" w16du:dateUtc="2026-05-15T13:51:00Z">
            <w:rPr>
              <w:i/>
              <w:iCs/>
              <w:lang w:val="fr-FR" w:eastAsia="en-US"/>
            </w:rPr>
          </w:rPrChange>
        </w:rPr>
        <w:t xml:space="preserve"> &amp; New Zealand Journal </w:t>
      </w:r>
      <w:proofErr w:type="spellStart"/>
      <w:r w:rsidRPr="00A32AD6">
        <w:rPr>
          <w:i/>
          <w:iCs/>
          <w:lang w:val="de-CH" w:eastAsia="en-US"/>
          <w:rPrChange w:id="577" w:author="ESKINAZI Mickael" w:date="2026-05-15T15:51:00Z" w16du:dateUtc="2026-05-15T13:51:00Z">
            <w:rPr>
              <w:i/>
              <w:iCs/>
              <w:lang w:val="fr-FR" w:eastAsia="en-US"/>
            </w:rPr>
          </w:rPrChange>
        </w:rPr>
        <w:t>of</w:t>
      </w:r>
      <w:proofErr w:type="spellEnd"/>
      <w:r w:rsidRPr="00A32AD6">
        <w:rPr>
          <w:i/>
          <w:iCs/>
          <w:lang w:val="de-CH" w:eastAsia="en-US"/>
          <w:rPrChange w:id="578" w:author="ESKINAZI Mickael" w:date="2026-05-15T15:51:00Z" w16du:dateUtc="2026-05-15T13:51:00Z">
            <w:rPr>
              <w:i/>
              <w:iCs/>
              <w:lang w:val="fr-FR" w:eastAsia="en-US"/>
            </w:rPr>
          </w:rPrChange>
        </w:rPr>
        <w:t xml:space="preserve"> </w:t>
      </w:r>
      <w:proofErr w:type="spellStart"/>
      <w:r w:rsidRPr="00A32AD6">
        <w:rPr>
          <w:i/>
          <w:iCs/>
          <w:lang w:val="de-CH" w:eastAsia="en-US"/>
          <w:rPrChange w:id="579" w:author="ESKINAZI Mickael" w:date="2026-05-15T15:51:00Z" w16du:dateUtc="2026-05-15T13:51:00Z">
            <w:rPr>
              <w:i/>
              <w:iCs/>
              <w:lang w:val="fr-FR" w:eastAsia="en-US"/>
            </w:rPr>
          </w:rPrChange>
        </w:rPr>
        <w:t>Psychiatry</w:t>
      </w:r>
      <w:proofErr w:type="spellEnd"/>
      <w:r w:rsidRPr="00A32AD6">
        <w:rPr>
          <w:lang w:val="de-CH" w:eastAsia="en-US"/>
          <w:rPrChange w:id="580" w:author="ESKINAZI Mickael" w:date="2026-05-15T15:51:00Z" w16du:dateUtc="2026-05-15T13:51:00Z">
            <w:rPr>
              <w:lang w:val="fr-FR" w:eastAsia="en-US"/>
            </w:rPr>
          </w:rPrChange>
        </w:rPr>
        <w:t xml:space="preserve">, </w:t>
      </w:r>
      <w:r w:rsidRPr="00A32AD6">
        <w:rPr>
          <w:i/>
          <w:iCs/>
          <w:lang w:val="de-CH" w:eastAsia="en-US"/>
          <w:rPrChange w:id="581" w:author="ESKINAZI Mickael" w:date="2026-05-15T15:51:00Z" w16du:dateUtc="2026-05-15T13:51:00Z">
            <w:rPr>
              <w:i/>
              <w:iCs/>
              <w:lang w:val="fr-FR" w:eastAsia="en-US"/>
            </w:rPr>
          </w:rPrChange>
        </w:rPr>
        <w:t>60</w:t>
      </w:r>
      <w:r w:rsidRPr="00A32AD6">
        <w:rPr>
          <w:lang w:val="de-CH" w:eastAsia="en-US"/>
          <w:rPrChange w:id="582" w:author="ESKINAZI Mickael" w:date="2026-05-15T15:51:00Z" w16du:dateUtc="2026-05-15T13:51:00Z">
            <w:rPr>
              <w:lang w:val="fr-FR" w:eastAsia="en-US"/>
            </w:rPr>
          </w:rPrChange>
        </w:rPr>
        <w:t>(2), 115‑122. https://doi.org/10.1177/00048674251398677</w:t>
      </w:r>
    </w:p>
    <w:p w14:paraId="318537D8" w14:textId="77777777" w:rsidR="00A32AD6" w:rsidRPr="00A32AD6" w:rsidRDefault="00A32AD6" w:rsidP="00A32AD6">
      <w:pPr>
        <w:pStyle w:val="Bibliographie"/>
        <w:rPr>
          <w:lang w:val="it-CH" w:eastAsia="en-US"/>
          <w:rPrChange w:id="583" w:author="ESKINAZI Mickael" w:date="2026-05-15T15:51:00Z" w16du:dateUtc="2026-05-15T13:51:00Z">
            <w:rPr>
              <w:lang w:val="fr-FR" w:eastAsia="en-US"/>
            </w:rPr>
          </w:rPrChange>
        </w:rPr>
      </w:pPr>
      <w:r w:rsidRPr="00A32AD6">
        <w:rPr>
          <w:lang w:val="de-CH" w:eastAsia="en-US"/>
          <w:rPrChange w:id="584" w:author="ESKINAZI Mickael" w:date="2026-05-15T15:51:00Z" w16du:dateUtc="2026-05-15T13:51:00Z">
            <w:rPr>
              <w:lang w:val="fr-FR" w:eastAsia="en-US"/>
            </w:rPr>
          </w:rPrChange>
        </w:rPr>
        <w:t xml:space="preserve">Fleiss, J. L. (1994). </w:t>
      </w:r>
      <w:r w:rsidRPr="00A32AD6">
        <w:rPr>
          <w:i/>
          <w:iCs/>
          <w:lang w:val="de-CH" w:eastAsia="en-US"/>
          <w:rPrChange w:id="585" w:author="ESKINAZI Mickael" w:date="2026-05-15T15:51:00Z" w16du:dateUtc="2026-05-15T13:51:00Z">
            <w:rPr>
              <w:i/>
              <w:iCs/>
              <w:lang w:val="fr-FR" w:eastAsia="en-US"/>
            </w:rPr>
          </w:rPrChange>
        </w:rPr>
        <w:t xml:space="preserve">Statistical Methods </w:t>
      </w:r>
      <w:proofErr w:type="spellStart"/>
      <w:r w:rsidRPr="00A32AD6">
        <w:rPr>
          <w:i/>
          <w:iCs/>
          <w:lang w:val="de-CH" w:eastAsia="en-US"/>
          <w:rPrChange w:id="586" w:author="ESKINAZI Mickael" w:date="2026-05-15T15:51:00Z" w16du:dateUtc="2026-05-15T13:51:00Z">
            <w:rPr>
              <w:i/>
              <w:iCs/>
              <w:lang w:val="fr-FR" w:eastAsia="en-US"/>
            </w:rPr>
          </w:rPrChange>
        </w:rPr>
        <w:t>for</w:t>
      </w:r>
      <w:proofErr w:type="spellEnd"/>
      <w:r w:rsidRPr="00A32AD6">
        <w:rPr>
          <w:i/>
          <w:iCs/>
          <w:lang w:val="de-CH" w:eastAsia="en-US"/>
          <w:rPrChange w:id="587" w:author="ESKINAZI Mickael" w:date="2026-05-15T15:51:00Z" w16du:dateUtc="2026-05-15T13:51:00Z">
            <w:rPr>
              <w:i/>
              <w:iCs/>
              <w:lang w:val="fr-FR" w:eastAsia="en-US"/>
            </w:rPr>
          </w:rPrChange>
        </w:rPr>
        <w:t xml:space="preserve"> Rates and </w:t>
      </w:r>
      <w:proofErr w:type="spellStart"/>
      <w:r w:rsidRPr="00A32AD6">
        <w:rPr>
          <w:i/>
          <w:iCs/>
          <w:lang w:val="de-CH" w:eastAsia="en-US"/>
          <w:rPrChange w:id="588" w:author="ESKINAZI Mickael" w:date="2026-05-15T15:51:00Z" w16du:dateUtc="2026-05-15T13:51:00Z">
            <w:rPr>
              <w:i/>
              <w:iCs/>
              <w:lang w:val="fr-FR" w:eastAsia="en-US"/>
            </w:rPr>
          </w:rPrChange>
        </w:rPr>
        <w:t>Proportions</w:t>
      </w:r>
      <w:proofErr w:type="spellEnd"/>
      <w:r w:rsidRPr="00A32AD6">
        <w:rPr>
          <w:lang w:val="de-CH" w:eastAsia="en-US"/>
          <w:rPrChange w:id="589" w:author="ESKINAZI Mickael" w:date="2026-05-15T15:51:00Z" w16du:dateUtc="2026-05-15T13:51:00Z">
            <w:rPr>
              <w:lang w:val="fr-FR" w:eastAsia="en-US"/>
            </w:rPr>
          </w:rPrChange>
        </w:rPr>
        <w:t xml:space="preserve"> (2</w:t>
      </w:r>
      <w:r w:rsidRPr="00A32AD6">
        <w:rPr>
          <w:vertAlign w:val="superscript"/>
          <w:lang w:val="de-CH" w:eastAsia="en-US"/>
          <w:rPrChange w:id="590" w:author="ESKINAZI Mickael" w:date="2026-05-15T15:51:00Z" w16du:dateUtc="2026-05-15T13:51:00Z">
            <w:rPr>
              <w:vertAlign w:val="superscript"/>
              <w:lang w:val="fr-FR" w:eastAsia="en-US"/>
            </w:rPr>
          </w:rPrChange>
        </w:rPr>
        <w:t>e</w:t>
      </w:r>
      <w:r w:rsidRPr="00A32AD6">
        <w:rPr>
          <w:lang w:val="de-CH" w:eastAsia="en-US"/>
          <w:rPrChange w:id="591" w:author="ESKINAZI Mickael" w:date="2026-05-15T15:51:00Z" w16du:dateUtc="2026-05-15T13:51:00Z">
            <w:rPr>
              <w:lang w:val="fr-FR" w:eastAsia="en-US"/>
            </w:rPr>
          </w:rPrChange>
        </w:rPr>
        <w:t xml:space="preserve"> </w:t>
      </w:r>
      <w:proofErr w:type="spellStart"/>
      <w:r w:rsidRPr="00A32AD6">
        <w:rPr>
          <w:lang w:val="de-CH" w:eastAsia="en-US"/>
          <w:rPrChange w:id="592" w:author="ESKINAZI Mickael" w:date="2026-05-15T15:51:00Z" w16du:dateUtc="2026-05-15T13:51:00Z">
            <w:rPr>
              <w:lang w:val="fr-FR" w:eastAsia="en-US"/>
            </w:rPr>
          </w:rPrChange>
        </w:rPr>
        <w:t>éd</w:t>
      </w:r>
      <w:proofErr w:type="spellEnd"/>
      <w:r w:rsidRPr="00A32AD6">
        <w:rPr>
          <w:lang w:val="de-CH" w:eastAsia="en-US"/>
          <w:rPrChange w:id="593" w:author="ESKINAZI Mickael" w:date="2026-05-15T15:51:00Z" w16du:dateUtc="2026-05-15T13:51:00Z">
            <w:rPr>
              <w:lang w:val="fr-FR" w:eastAsia="en-US"/>
            </w:rPr>
          </w:rPrChange>
        </w:rPr>
        <w:t xml:space="preserve">.). </w:t>
      </w:r>
      <w:r w:rsidRPr="00A32AD6">
        <w:rPr>
          <w:lang w:val="it-CH" w:eastAsia="en-US"/>
          <w:rPrChange w:id="594" w:author="ESKINAZI Mickael" w:date="2026-05-15T15:51:00Z" w16du:dateUtc="2026-05-15T13:51:00Z">
            <w:rPr>
              <w:lang w:val="fr-FR" w:eastAsia="en-US"/>
            </w:rPr>
          </w:rPrChange>
        </w:rPr>
        <w:t>Wiley.</w:t>
      </w:r>
    </w:p>
    <w:p w14:paraId="5EBC2B5D" w14:textId="77777777" w:rsidR="00A32AD6" w:rsidRPr="00A32AD6" w:rsidRDefault="00A32AD6" w:rsidP="00A32AD6">
      <w:pPr>
        <w:pStyle w:val="Bibliographie"/>
        <w:rPr>
          <w:lang w:val="de-CH" w:eastAsia="en-US"/>
          <w:rPrChange w:id="595" w:author="ESKINAZI Mickael" w:date="2026-05-15T15:51:00Z" w16du:dateUtc="2026-05-15T13:51:00Z">
            <w:rPr>
              <w:lang w:val="fr-FR" w:eastAsia="en-US"/>
            </w:rPr>
          </w:rPrChange>
        </w:rPr>
      </w:pPr>
      <w:r w:rsidRPr="00A32AD6">
        <w:rPr>
          <w:lang w:val="it-CH" w:eastAsia="en-US"/>
          <w:rPrChange w:id="596" w:author="ESKINAZI Mickael" w:date="2026-05-15T15:51:00Z" w16du:dateUtc="2026-05-15T13:51:00Z">
            <w:rPr>
              <w:lang w:val="fr-FR" w:eastAsia="en-US"/>
            </w:rPr>
          </w:rPrChange>
        </w:rPr>
        <w:t xml:space="preserve">Gasparrini, A., Armstrong, B., &amp; Kenward, M. G. (2012). Multivariate meta-analysis for non-linear and other multi-parameter associations. </w:t>
      </w:r>
      <w:proofErr w:type="spellStart"/>
      <w:r w:rsidRPr="00A32AD6">
        <w:rPr>
          <w:i/>
          <w:iCs/>
          <w:lang w:val="de-CH" w:eastAsia="en-US"/>
          <w:rPrChange w:id="597" w:author="ESKINAZI Mickael" w:date="2026-05-15T15:51:00Z" w16du:dateUtc="2026-05-15T13:51:00Z">
            <w:rPr>
              <w:i/>
              <w:iCs/>
              <w:lang w:val="fr-FR" w:eastAsia="en-US"/>
            </w:rPr>
          </w:rPrChange>
        </w:rPr>
        <w:t>Statistics</w:t>
      </w:r>
      <w:proofErr w:type="spellEnd"/>
      <w:r w:rsidRPr="00A32AD6">
        <w:rPr>
          <w:i/>
          <w:iCs/>
          <w:lang w:val="de-CH" w:eastAsia="en-US"/>
          <w:rPrChange w:id="598" w:author="ESKINAZI Mickael" w:date="2026-05-15T15:51:00Z" w16du:dateUtc="2026-05-15T13:51:00Z">
            <w:rPr>
              <w:i/>
              <w:iCs/>
              <w:lang w:val="fr-FR" w:eastAsia="en-US"/>
            </w:rPr>
          </w:rPrChange>
        </w:rPr>
        <w:t xml:space="preserve"> in Medicine</w:t>
      </w:r>
      <w:r w:rsidRPr="00A32AD6">
        <w:rPr>
          <w:lang w:val="de-CH" w:eastAsia="en-US"/>
          <w:rPrChange w:id="599" w:author="ESKINAZI Mickael" w:date="2026-05-15T15:51:00Z" w16du:dateUtc="2026-05-15T13:51:00Z">
            <w:rPr>
              <w:lang w:val="fr-FR" w:eastAsia="en-US"/>
            </w:rPr>
          </w:rPrChange>
        </w:rPr>
        <w:t xml:space="preserve">, </w:t>
      </w:r>
      <w:r w:rsidRPr="00A32AD6">
        <w:rPr>
          <w:i/>
          <w:iCs/>
          <w:lang w:val="de-CH" w:eastAsia="en-US"/>
          <w:rPrChange w:id="600" w:author="ESKINAZI Mickael" w:date="2026-05-15T15:51:00Z" w16du:dateUtc="2026-05-15T13:51:00Z">
            <w:rPr>
              <w:i/>
              <w:iCs/>
              <w:lang w:val="fr-FR" w:eastAsia="en-US"/>
            </w:rPr>
          </w:rPrChange>
        </w:rPr>
        <w:t>31</w:t>
      </w:r>
      <w:r w:rsidRPr="00A32AD6">
        <w:rPr>
          <w:lang w:val="de-CH" w:eastAsia="en-US"/>
          <w:rPrChange w:id="601" w:author="ESKINAZI Mickael" w:date="2026-05-15T15:51:00Z" w16du:dateUtc="2026-05-15T13:51:00Z">
            <w:rPr>
              <w:lang w:val="fr-FR" w:eastAsia="en-US"/>
            </w:rPr>
          </w:rPrChange>
        </w:rPr>
        <w:t>(29), 3821‑3839. https://doi.org/10.1002/sim.5471</w:t>
      </w:r>
    </w:p>
    <w:p w14:paraId="73D87D14" w14:textId="77777777" w:rsidR="00A32AD6" w:rsidRPr="00A32AD6" w:rsidRDefault="00A32AD6" w:rsidP="00A32AD6">
      <w:pPr>
        <w:pStyle w:val="Bibliographie"/>
        <w:rPr>
          <w:lang w:val="fr-FR" w:eastAsia="en-US"/>
        </w:rPr>
      </w:pPr>
      <w:r w:rsidRPr="00A32AD6">
        <w:rPr>
          <w:lang w:val="de-CH" w:eastAsia="en-US"/>
          <w:rPrChange w:id="602" w:author="ESKINAZI Mickael" w:date="2026-05-15T15:51:00Z" w16du:dateUtc="2026-05-15T13:51:00Z">
            <w:rPr>
              <w:lang w:val="fr-FR" w:eastAsia="en-US"/>
            </w:rPr>
          </w:rPrChange>
        </w:rPr>
        <w:t xml:space="preserve">Gasser, P., Holstein, D., Michel, Y., Doblin, R., </w:t>
      </w:r>
      <w:proofErr w:type="spellStart"/>
      <w:r w:rsidRPr="00A32AD6">
        <w:rPr>
          <w:lang w:val="de-CH" w:eastAsia="en-US"/>
          <w:rPrChange w:id="603" w:author="ESKINAZI Mickael" w:date="2026-05-15T15:51:00Z" w16du:dateUtc="2026-05-15T13:51:00Z">
            <w:rPr>
              <w:lang w:val="fr-FR" w:eastAsia="en-US"/>
            </w:rPr>
          </w:rPrChange>
        </w:rPr>
        <w:t>Yazar-Klosinski</w:t>
      </w:r>
      <w:proofErr w:type="spellEnd"/>
      <w:r w:rsidRPr="00A32AD6">
        <w:rPr>
          <w:lang w:val="de-CH" w:eastAsia="en-US"/>
          <w:rPrChange w:id="604" w:author="ESKINAZI Mickael" w:date="2026-05-15T15:51:00Z" w16du:dateUtc="2026-05-15T13:51:00Z">
            <w:rPr>
              <w:lang w:val="fr-FR" w:eastAsia="en-US"/>
            </w:rPr>
          </w:rPrChange>
        </w:rPr>
        <w:t xml:space="preserve">, B., </w:t>
      </w:r>
      <w:proofErr w:type="spellStart"/>
      <w:r w:rsidRPr="00A32AD6">
        <w:rPr>
          <w:lang w:val="de-CH" w:eastAsia="en-US"/>
          <w:rPrChange w:id="605" w:author="ESKINAZI Mickael" w:date="2026-05-15T15:51:00Z" w16du:dateUtc="2026-05-15T13:51:00Z">
            <w:rPr>
              <w:lang w:val="fr-FR" w:eastAsia="en-US"/>
            </w:rPr>
          </w:rPrChange>
        </w:rPr>
        <w:t>Passie</w:t>
      </w:r>
      <w:proofErr w:type="spellEnd"/>
      <w:r w:rsidRPr="00A32AD6">
        <w:rPr>
          <w:lang w:val="de-CH" w:eastAsia="en-US"/>
          <w:rPrChange w:id="606" w:author="ESKINAZI Mickael" w:date="2026-05-15T15:51:00Z" w16du:dateUtc="2026-05-15T13:51:00Z">
            <w:rPr>
              <w:lang w:val="fr-FR" w:eastAsia="en-US"/>
            </w:rPr>
          </w:rPrChange>
        </w:rPr>
        <w:t xml:space="preserve">, T., &amp; Brenneisen, R. (2014). </w:t>
      </w:r>
      <w:proofErr w:type="spellStart"/>
      <w:r w:rsidRPr="00A32AD6">
        <w:rPr>
          <w:lang w:val="de-CH" w:eastAsia="en-US"/>
          <w:rPrChange w:id="607" w:author="ESKINAZI Mickael" w:date="2026-05-15T15:51:00Z" w16du:dateUtc="2026-05-15T13:51:00Z">
            <w:rPr>
              <w:lang w:val="fr-FR" w:eastAsia="en-US"/>
            </w:rPr>
          </w:rPrChange>
        </w:rPr>
        <w:t>Safety</w:t>
      </w:r>
      <w:proofErr w:type="spellEnd"/>
      <w:r w:rsidRPr="00A32AD6">
        <w:rPr>
          <w:lang w:val="de-CH" w:eastAsia="en-US"/>
          <w:rPrChange w:id="608" w:author="ESKINAZI Mickael" w:date="2026-05-15T15:51:00Z" w16du:dateUtc="2026-05-15T13:51:00Z">
            <w:rPr>
              <w:lang w:val="fr-FR" w:eastAsia="en-US"/>
            </w:rPr>
          </w:rPrChange>
        </w:rPr>
        <w:t xml:space="preserve"> and </w:t>
      </w:r>
      <w:proofErr w:type="spellStart"/>
      <w:r w:rsidRPr="00A32AD6">
        <w:rPr>
          <w:lang w:val="de-CH" w:eastAsia="en-US"/>
          <w:rPrChange w:id="609" w:author="ESKINAZI Mickael" w:date="2026-05-15T15:51:00Z" w16du:dateUtc="2026-05-15T13:51:00Z">
            <w:rPr>
              <w:lang w:val="fr-FR" w:eastAsia="en-US"/>
            </w:rPr>
          </w:rPrChange>
        </w:rPr>
        <w:t>efficacy</w:t>
      </w:r>
      <w:proofErr w:type="spellEnd"/>
      <w:r w:rsidRPr="00A32AD6">
        <w:rPr>
          <w:lang w:val="de-CH" w:eastAsia="en-US"/>
          <w:rPrChange w:id="610" w:author="ESKINAZI Mickael" w:date="2026-05-15T15:51:00Z" w16du:dateUtc="2026-05-15T13:51:00Z">
            <w:rPr>
              <w:lang w:val="fr-FR" w:eastAsia="en-US"/>
            </w:rPr>
          </w:rPrChange>
        </w:rPr>
        <w:t xml:space="preserve"> </w:t>
      </w:r>
      <w:proofErr w:type="spellStart"/>
      <w:r w:rsidRPr="00A32AD6">
        <w:rPr>
          <w:lang w:val="de-CH" w:eastAsia="en-US"/>
          <w:rPrChange w:id="611" w:author="ESKINAZI Mickael" w:date="2026-05-15T15:51:00Z" w16du:dateUtc="2026-05-15T13:51:00Z">
            <w:rPr>
              <w:lang w:val="fr-FR" w:eastAsia="en-US"/>
            </w:rPr>
          </w:rPrChange>
        </w:rPr>
        <w:t>of</w:t>
      </w:r>
      <w:proofErr w:type="spellEnd"/>
      <w:r w:rsidRPr="00A32AD6">
        <w:rPr>
          <w:lang w:val="de-CH" w:eastAsia="en-US"/>
          <w:rPrChange w:id="612" w:author="ESKINAZI Mickael" w:date="2026-05-15T15:51:00Z" w16du:dateUtc="2026-05-15T13:51:00Z">
            <w:rPr>
              <w:lang w:val="fr-FR" w:eastAsia="en-US"/>
            </w:rPr>
          </w:rPrChange>
        </w:rPr>
        <w:t xml:space="preserve"> </w:t>
      </w:r>
      <w:proofErr w:type="spellStart"/>
      <w:r w:rsidRPr="00A32AD6">
        <w:rPr>
          <w:lang w:val="de-CH" w:eastAsia="en-US"/>
          <w:rPrChange w:id="613" w:author="ESKINAZI Mickael" w:date="2026-05-15T15:51:00Z" w16du:dateUtc="2026-05-15T13:51:00Z">
            <w:rPr>
              <w:lang w:val="fr-FR" w:eastAsia="en-US"/>
            </w:rPr>
          </w:rPrChange>
        </w:rPr>
        <w:t>lysergic</w:t>
      </w:r>
      <w:proofErr w:type="spellEnd"/>
      <w:r w:rsidRPr="00A32AD6">
        <w:rPr>
          <w:lang w:val="de-CH" w:eastAsia="en-US"/>
          <w:rPrChange w:id="614" w:author="ESKINAZI Mickael" w:date="2026-05-15T15:51:00Z" w16du:dateUtc="2026-05-15T13:51:00Z">
            <w:rPr>
              <w:lang w:val="fr-FR" w:eastAsia="en-US"/>
            </w:rPr>
          </w:rPrChange>
        </w:rPr>
        <w:t xml:space="preserve"> </w:t>
      </w:r>
      <w:proofErr w:type="spellStart"/>
      <w:r w:rsidRPr="00A32AD6">
        <w:rPr>
          <w:lang w:val="de-CH" w:eastAsia="en-US"/>
          <w:rPrChange w:id="615" w:author="ESKINAZI Mickael" w:date="2026-05-15T15:51:00Z" w16du:dateUtc="2026-05-15T13:51:00Z">
            <w:rPr>
              <w:lang w:val="fr-FR" w:eastAsia="en-US"/>
            </w:rPr>
          </w:rPrChange>
        </w:rPr>
        <w:t>acid</w:t>
      </w:r>
      <w:proofErr w:type="spellEnd"/>
      <w:r w:rsidRPr="00A32AD6">
        <w:rPr>
          <w:lang w:val="de-CH" w:eastAsia="en-US"/>
          <w:rPrChange w:id="616" w:author="ESKINAZI Mickael" w:date="2026-05-15T15:51:00Z" w16du:dateUtc="2026-05-15T13:51:00Z">
            <w:rPr>
              <w:lang w:val="fr-FR" w:eastAsia="en-US"/>
            </w:rPr>
          </w:rPrChange>
        </w:rPr>
        <w:t xml:space="preserve"> </w:t>
      </w:r>
      <w:proofErr w:type="spellStart"/>
      <w:r w:rsidRPr="00A32AD6">
        <w:rPr>
          <w:lang w:val="de-CH" w:eastAsia="en-US"/>
          <w:rPrChange w:id="617" w:author="ESKINAZI Mickael" w:date="2026-05-15T15:51:00Z" w16du:dateUtc="2026-05-15T13:51:00Z">
            <w:rPr>
              <w:lang w:val="fr-FR" w:eastAsia="en-US"/>
            </w:rPr>
          </w:rPrChange>
        </w:rPr>
        <w:t>diethylamide-assisted</w:t>
      </w:r>
      <w:proofErr w:type="spellEnd"/>
      <w:r w:rsidRPr="00A32AD6">
        <w:rPr>
          <w:lang w:val="de-CH" w:eastAsia="en-US"/>
          <w:rPrChange w:id="618" w:author="ESKINAZI Mickael" w:date="2026-05-15T15:51:00Z" w16du:dateUtc="2026-05-15T13:51:00Z">
            <w:rPr>
              <w:lang w:val="fr-FR" w:eastAsia="en-US"/>
            </w:rPr>
          </w:rPrChange>
        </w:rPr>
        <w:t xml:space="preserve"> </w:t>
      </w:r>
      <w:proofErr w:type="spellStart"/>
      <w:r w:rsidRPr="00A32AD6">
        <w:rPr>
          <w:lang w:val="de-CH" w:eastAsia="en-US"/>
          <w:rPrChange w:id="619" w:author="ESKINAZI Mickael" w:date="2026-05-15T15:51:00Z" w16du:dateUtc="2026-05-15T13:51:00Z">
            <w:rPr>
              <w:lang w:val="fr-FR" w:eastAsia="en-US"/>
            </w:rPr>
          </w:rPrChange>
        </w:rPr>
        <w:t>psychotherapy</w:t>
      </w:r>
      <w:proofErr w:type="spellEnd"/>
      <w:r w:rsidRPr="00A32AD6">
        <w:rPr>
          <w:lang w:val="de-CH" w:eastAsia="en-US"/>
          <w:rPrChange w:id="620" w:author="ESKINAZI Mickael" w:date="2026-05-15T15:51:00Z" w16du:dateUtc="2026-05-15T13:51:00Z">
            <w:rPr>
              <w:lang w:val="fr-FR" w:eastAsia="en-US"/>
            </w:rPr>
          </w:rPrChange>
        </w:rPr>
        <w:t xml:space="preserve"> </w:t>
      </w:r>
      <w:proofErr w:type="spellStart"/>
      <w:r w:rsidRPr="00A32AD6">
        <w:rPr>
          <w:lang w:val="de-CH" w:eastAsia="en-US"/>
          <w:rPrChange w:id="621" w:author="ESKINAZI Mickael" w:date="2026-05-15T15:51:00Z" w16du:dateUtc="2026-05-15T13:51:00Z">
            <w:rPr>
              <w:lang w:val="fr-FR" w:eastAsia="en-US"/>
            </w:rPr>
          </w:rPrChange>
        </w:rPr>
        <w:t>for</w:t>
      </w:r>
      <w:proofErr w:type="spellEnd"/>
      <w:r w:rsidRPr="00A32AD6">
        <w:rPr>
          <w:lang w:val="de-CH" w:eastAsia="en-US"/>
          <w:rPrChange w:id="622" w:author="ESKINAZI Mickael" w:date="2026-05-15T15:51:00Z" w16du:dateUtc="2026-05-15T13:51:00Z">
            <w:rPr>
              <w:lang w:val="fr-FR" w:eastAsia="en-US"/>
            </w:rPr>
          </w:rPrChange>
        </w:rPr>
        <w:t xml:space="preserve"> </w:t>
      </w:r>
      <w:proofErr w:type="spellStart"/>
      <w:r w:rsidRPr="00A32AD6">
        <w:rPr>
          <w:lang w:val="de-CH" w:eastAsia="en-US"/>
          <w:rPrChange w:id="623" w:author="ESKINAZI Mickael" w:date="2026-05-15T15:51:00Z" w16du:dateUtc="2026-05-15T13:51:00Z">
            <w:rPr>
              <w:lang w:val="fr-FR" w:eastAsia="en-US"/>
            </w:rPr>
          </w:rPrChange>
        </w:rPr>
        <w:t>anxiety</w:t>
      </w:r>
      <w:proofErr w:type="spellEnd"/>
      <w:r w:rsidRPr="00A32AD6">
        <w:rPr>
          <w:lang w:val="de-CH" w:eastAsia="en-US"/>
          <w:rPrChange w:id="624" w:author="ESKINAZI Mickael" w:date="2026-05-15T15:51:00Z" w16du:dateUtc="2026-05-15T13:51:00Z">
            <w:rPr>
              <w:lang w:val="fr-FR" w:eastAsia="en-US"/>
            </w:rPr>
          </w:rPrChange>
        </w:rPr>
        <w:t xml:space="preserve"> </w:t>
      </w:r>
      <w:proofErr w:type="spellStart"/>
      <w:r w:rsidRPr="00A32AD6">
        <w:rPr>
          <w:lang w:val="de-CH" w:eastAsia="en-US"/>
          <w:rPrChange w:id="625" w:author="ESKINAZI Mickael" w:date="2026-05-15T15:51:00Z" w16du:dateUtc="2026-05-15T13:51:00Z">
            <w:rPr>
              <w:lang w:val="fr-FR" w:eastAsia="en-US"/>
            </w:rPr>
          </w:rPrChange>
        </w:rPr>
        <w:t>associated</w:t>
      </w:r>
      <w:proofErr w:type="spellEnd"/>
      <w:r w:rsidRPr="00A32AD6">
        <w:rPr>
          <w:lang w:val="de-CH" w:eastAsia="en-US"/>
          <w:rPrChange w:id="626" w:author="ESKINAZI Mickael" w:date="2026-05-15T15:51:00Z" w16du:dateUtc="2026-05-15T13:51:00Z">
            <w:rPr>
              <w:lang w:val="fr-FR" w:eastAsia="en-US"/>
            </w:rPr>
          </w:rPrChange>
        </w:rPr>
        <w:t xml:space="preserve"> </w:t>
      </w:r>
      <w:proofErr w:type="spellStart"/>
      <w:r w:rsidRPr="00A32AD6">
        <w:rPr>
          <w:lang w:val="de-CH" w:eastAsia="en-US"/>
          <w:rPrChange w:id="627" w:author="ESKINAZI Mickael" w:date="2026-05-15T15:51:00Z" w16du:dateUtc="2026-05-15T13:51:00Z">
            <w:rPr>
              <w:lang w:val="fr-FR" w:eastAsia="en-US"/>
            </w:rPr>
          </w:rPrChange>
        </w:rPr>
        <w:t>with</w:t>
      </w:r>
      <w:proofErr w:type="spellEnd"/>
      <w:r w:rsidRPr="00A32AD6">
        <w:rPr>
          <w:lang w:val="de-CH" w:eastAsia="en-US"/>
          <w:rPrChange w:id="628" w:author="ESKINAZI Mickael" w:date="2026-05-15T15:51:00Z" w16du:dateUtc="2026-05-15T13:51:00Z">
            <w:rPr>
              <w:lang w:val="fr-FR" w:eastAsia="en-US"/>
            </w:rPr>
          </w:rPrChange>
        </w:rPr>
        <w:t xml:space="preserve"> </w:t>
      </w:r>
      <w:proofErr w:type="spellStart"/>
      <w:r w:rsidRPr="00A32AD6">
        <w:rPr>
          <w:lang w:val="de-CH" w:eastAsia="en-US"/>
          <w:rPrChange w:id="629" w:author="ESKINAZI Mickael" w:date="2026-05-15T15:51:00Z" w16du:dateUtc="2026-05-15T13:51:00Z">
            <w:rPr>
              <w:lang w:val="fr-FR" w:eastAsia="en-US"/>
            </w:rPr>
          </w:rPrChange>
        </w:rPr>
        <w:t>life-threatening</w:t>
      </w:r>
      <w:proofErr w:type="spellEnd"/>
      <w:r w:rsidRPr="00A32AD6">
        <w:rPr>
          <w:lang w:val="de-CH" w:eastAsia="en-US"/>
          <w:rPrChange w:id="630" w:author="ESKINAZI Mickael" w:date="2026-05-15T15:51:00Z" w16du:dateUtc="2026-05-15T13:51:00Z">
            <w:rPr>
              <w:lang w:val="fr-FR" w:eastAsia="en-US"/>
            </w:rPr>
          </w:rPrChange>
        </w:rPr>
        <w:t xml:space="preserve"> </w:t>
      </w:r>
      <w:proofErr w:type="spellStart"/>
      <w:r w:rsidRPr="00A32AD6">
        <w:rPr>
          <w:lang w:val="de-CH" w:eastAsia="en-US"/>
          <w:rPrChange w:id="631" w:author="ESKINAZI Mickael" w:date="2026-05-15T15:51:00Z" w16du:dateUtc="2026-05-15T13:51:00Z">
            <w:rPr>
              <w:lang w:val="fr-FR" w:eastAsia="en-US"/>
            </w:rPr>
          </w:rPrChange>
        </w:rPr>
        <w:t>diseases</w:t>
      </w:r>
      <w:proofErr w:type="spellEnd"/>
      <w:r w:rsidRPr="00A32AD6">
        <w:rPr>
          <w:lang w:val="de-CH" w:eastAsia="en-US"/>
          <w:rPrChange w:id="632" w:author="ESKINAZI Mickael" w:date="2026-05-15T15:51:00Z" w16du:dateUtc="2026-05-15T13:51:00Z">
            <w:rPr>
              <w:lang w:val="fr-FR" w:eastAsia="en-US"/>
            </w:rPr>
          </w:rPrChange>
        </w:rPr>
        <w:t xml:space="preserve">. </w:t>
      </w:r>
      <w:r w:rsidRPr="00A32AD6">
        <w:rPr>
          <w:i/>
          <w:iCs/>
          <w:lang w:val="fr-FR" w:eastAsia="en-US"/>
        </w:rPr>
        <w:t xml:space="preserve">The Journal of </w:t>
      </w:r>
      <w:proofErr w:type="spellStart"/>
      <w:r w:rsidRPr="00A32AD6">
        <w:rPr>
          <w:i/>
          <w:iCs/>
          <w:lang w:val="fr-FR" w:eastAsia="en-US"/>
        </w:rPr>
        <w:t>Nervous</w:t>
      </w:r>
      <w:proofErr w:type="spellEnd"/>
      <w:r w:rsidRPr="00A32AD6">
        <w:rPr>
          <w:i/>
          <w:iCs/>
          <w:lang w:val="fr-FR" w:eastAsia="en-US"/>
        </w:rPr>
        <w:t xml:space="preserve"> and Mental </w:t>
      </w:r>
      <w:proofErr w:type="spellStart"/>
      <w:r w:rsidRPr="00A32AD6">
        <w:rPr>
          <w:i/>
          <w:iCs/>
          <w:lang w:val="fr-FR" w:eastAsia="en-US"/>
        </w:rPr>
        <w:t>Disease</w:t>
      </w:r>
      <w:proofErr w:type="spellEnd"/>
      <w:r w:rsidRPr="00A32AD6">
        <w:rPr>
          <w:lang w:val="fr-FR" w:eastAsia="en-US"/>
        </w:rPr>
        <w:t xml:space="preserve">, </w:t>
      </w:r>
      <w:r w:rsidRPr="00A32AD6">
        <w:rPr>
          <w:i/>
          <w:iCs/>
          <w:lang w:val="fr-FR" w:eastAsia="en-US"/>
        </w:rPr>
        <w:t>202</w:t>
      </w:r>
      <w:r w:rsidRPr="00A32AD6">
        <w:rPr>
          <w:lang w:val="fr-FR" w:eastAsia="en-US"/>
        </w:rPr>
        <w:t>(7), 513‑520. https://doi.org/10.1097/NMD.0000000000000113</w:t>
      </w:r>
    </w:p>
    <w:p w14:paraId="5343507D" w14:textId="77777777" w:rsidR="00A32AD6" w:rsidRPr="00A32AD6" w:rsidRDefault="00A32AD6" w:rsidP="00A32AD6">
      <w:pPr>
        <w:pStyle w:val="Bibliographie"/>
        <w:rPr>
          <w:lang w:val="de-CH" w:eastAsia="en-US"/>
          <w:rPrChange w:id="633" w:author="ESKINAZI Mickael" w:date="2026-05-15T15:51:00Z" w16du:dateUtc="2026-05-15T13:51:00Z">
            <w:rPr>
              <w:lang w:val="fr-FR" w:eastAsia="en-US"/>
            </w:rPr>
          </w:rPrChange>
        </w:rPr>
      </w:pPr>
      <w:r w:rsidRPr="00A32AD6">
        <w:rPr>
          <w:lang w:val="fr-FR" w:eastAsia="en-US"/>
        </w:rPr>
        <w:t xml:space="preserve">Goodwin, G. M., </w:t>
      </w:r>
      <w:proofErr w:type="spellStart"/>
      <w:r w:rsidRPr="00A32AD6">
        <w:rPr>
          <w:lang w:val="fr-FR" w:eastAsia="en-US"/>
        </w:rPr>
        <w:t>Aaronson</w:t>
      </w:r>
      <w:proofErr w:type="spellEnd"/>
      <w:r w:rsidRPr="00A32AD6">
        <w:rPr>
          <w:lang w:val="fr-FR" w:eastAsia="en-US"/>
        </w:rPr>
        <w:t xml:space="preserve">, S. T., Alvarez, O., Arden, P. C., Baker, A., Bennett, J. C., Bird, C., </w:t>
      </w:r>
      <w:proofErr w:type="spellStart"/>
      <w:r w:rsidRPr="00A32AD6">
        <w:rPr>
          <w:lang w:val="fr-FR" w:eastAsia="en-US"/>
        </w:rPr>
        <w:t>Blom</w:t>
      </w:r>
      <w:proofErr w:type="spellEnd"/>
      <w:r w:rsidRPr="00A32AD6">
        <w:rPr>
          <w:lang w:val="fr-FR" w:eastAsia="en-US"/>
        </w:rPr>
        <w:t xml:space="preserve">, R. E., Brennan, C., </w:t>
      </w:r>
      <w:proofErr w:type="spellStart"/>
      <w:r w:rsidRPr="00A32AD6">
        <w:rPr>
          <w:lang w:val="fr-FR" w:eastAsia="en-US"/>
        </w:rPr>
        <w:t>Brusch</w:t>
      </w:r>
      <w:proofErr w:type="spellEnd"/>
      <w:r w:rsidRPr="00A32AD6">
        <w:rPr>
          <w:lang w:val="fr-FR" w:eastAsia="en-US"/>
        </w:rPr>
        <w:t>, D., Burke, L., Campbell-</w:t>
      </w:r>
      <w:proofErr w:type="spellStart"/>
      <w:r w:rsidRPr="00A32AD6">
        <w:rPr>
          <w:lang w:val="fr-FR" w:eastAsia="en-US"/>
        </w:rPr>
        <w:t>Coker</w:t>
      </w:r>
      <w:proofErr w:type="spellEnd"/>
      <w:r w:rsidRPr="00A32AD6">
        <w:rPr>
          <w:lang w:val="fr-FR" w:eastAsia="en-US"/>
        </w:rPr>
        <w:t xml:space="preserve">, K., </w:t>
      </w:r>
      <w:proofErr w:type="spellStart"/>
      <w:r w:rsidRPr="00A32AD6">
        <w:rPr>
          <w:lang w:val="fr-FR" w:eastAsia="en-US"/>
        </w:rPr>
        <w:t>Carhart</w:t>
      </w:r>
      <w:proofErr w:type="spellEnd"/>
      <w:r w:rsidRPr="00A32AD6">
        <w:rPr>
          <w:lang w:val="fr-FR" w:eastAsia="en-US"/>
        </w:rPr>
        <w:t xml:space="preserve">-Harris, R., Cattell, J., Daniel, A., </w:t>
      </w:r>
      <w:proofErr w:type="spellStart"/>
      <w:r w:rsidRPr="00A32AD6">
        <w:rPr>
          <w:lang w:val="fr-FR" w:eastAsia="en-US"/>
        </w:rPr>
        <w:t>DeBattista</w:t>
      </w:r>
      <w:proofErr w:type="spellEnd"/>
      <w:r w:rsidRPr="00A32AD6">
        <w:rPr>
          <w:lang w:val="fr-FR" w:eastAsia="en-US"/>
        </w:rPr>
        <w:t xml:space="preserve">, C., Dunlop, B. W., Eisen, K., </w:t>
      </w:r>
      <w:proofErr w:type="spellStart"/>
      <w:r w:rsidRPr="00A32AD6">
        <w:rPr>
          <w:lang w:val="fr-FR" w:eastAsia="en-US"/>
        </w:rPr>
        <w:t>Feifel</w:t>
      </w:r>
      <w:proofErr w:type="spellEnd"/>
      <w:r w:rsidRPr="00A32AD6">
        <w:rPr>
          <w:lang w:val="fr-FR" w:eastAsia="en-US"/>
        </w:rPr>
        <w:t xml:space="preserve">, D., … </w:t>
      </w:r>
      <w:r w:rsidRPr="00A32AD6">
        <w:rPr>
          <w:lang w:val="it-CH" w:eastAsia="en-US"/>
          <w:rPrChange w:id="634" w:author="ESKINAZI Mickael" w:date="2026-05-15T15:51:00Z" w16du:dateUtc="2026-05-15T13:51:00Z">
            <w:rPr>
              <w:lang w:val="fr-FR" w:eastAsia="en-US"/>
            </w:rPr>
          </w:rPrChange>
        </w:rPr>
        <w:t xml:space="preserve">Malievskaia, E. (2022). Single-Dose Psilocybin for a Treatment-Resistant Episode of Major Depression. </w:t>
      </w:r>
      <w:r w:rsidRPr="00A32AD6">
        <w:rPr>
          <w:i/>
          <w:iCs/>
          <w:lang w:val="de-CH" w:eastAsia="en-US"/>
          <w:rPrChange w:id="635" w:author="ESKINAZI Mickael" w:date="2026-05-15T15:51:00Z" w16du:dateUtc="2026-05-15T13:51:00Z">
            <w:rPr>
              <w:i/>
              <w:iCs/>
              <w:lang w:val="fr-FR" w:eastAsia="en-US"/>
            </w:rPr>
          </w:rPrChange>
        </w:rPr>
        <w:t xml:space="preserve">The New England Journal </w:t>
      </w:r>
      <w:proofErr w:type="spellStart"/>
      <w:r w:rsidRPr="00A32AD6">
        <w:rPr>
          <w:i/>
          <w:iCs/>
          <w:lang w:val="de-CH" w:eastAsia="en-US"/>
          <w:rPrChange w:id="636" w:author="ESKINAZI Mickael" w:date="2026-05-15T15:51:00Z" w16du:dateUtc="2026-05-15T13:51:00Z">
            <w:rPr>
              <w:i/>
              <w:iCs/>
              <w:lang w:val="fr-FR" w:eastAsia="en-US"/>
            </w:rPr>
          </w:rPrChange>
        </w:rPr>
        <w:t>of</w:t>
      </w:r>
      <w:proofErr w:type="spellEnd"/>
      <w:r w:rsidRPr="00A32AD6">
        <w:rPr>
          <w:i/>
          <w:iCs/>
          <w:lang w:val="de-CH" w:eastAsia="en-US"/>
          <w:rPrChange w:id="637" w:author="ESKINAZI Mickael" w:date="2026-05-15T15:51:00Z" w16du:dateUtc="2026-05-15T13:51:00Z">
            <w:rPr>
              <w:i/>
              <w:iCs/>
              <w:lang w:val="fr-FR" w:eastAsia="en-US"/>
            </w:rPr>
          </w:rPrChange>
        </w:rPr>
        <w:t xml:space="preserve"> Medicine</w:t>
      </w:r>
      <w:r w:rsidRPr="00A32AD6">
        <w:rPr>
          <w:lang w:val="de-CH" w:eastAsia="en-US"/>
          <w:rPrChange w:id="638" w:author="ESKINAZI Mickael" w:date="2026-05-15T15:51:00Z" w16du:dateUtc="2026-05-15T13:51:00Z">
            <w:rPr>
              <w:lang w:val="fr-FR" w:eastAsia="en-US"/>
            </w:rPr>
          </w:rPrChange>
        </w:rPr>
        <w:t xml:space="preserve">, </w:t>
      </w:r>
      <w:r w:rsidRPr="00A32AD6">
        <w:rPr>
          <w:i/>
          <w:iCs/>
          <w:lang w:val="de-CH" w:eastAsia="en-US"/>
          <w:rPrChange w:id="639" w:author="ESKINAZI Mickael" w:date="2026-05-15T15:51:00Z" w16du:dateUtc="2026-05-15T13:51:00Z">
            <w:rPr>
              <w:i/>
              <w:iCs/>
              <w:lang w:val="fr-FR" w:eastAsia="en-US"/>
            </w:rPr>
          </w:rPrChange>
        </w:rPr>
        <w:t>387</w:t>
      </w:r>
      <w:r w:rsidRPr="00A32AD6">
        <w:rPr>
          <w:lang w:val="de-CH" w:eastAsia="en-US"/>
          <w:rPrChange w:id="640" w:author="ESKINAZI Mickael" w:date="2026-05-15T15:51:00Z" w16du:dateUtc="2026-05-15T13:51:00Z">
            <w:rPr>
              <w:lang w:val="fr-FR" w:eastAsia="en-US"/>
            </w:rPr>
          </w:rPrChange>
        </w:rPr>
        <w:t>(18), 1637‑1648. https://doi.org/10.1056/NEJMoa2206443</w:t>
      </w:r>
    </w:p>
    <w:p w14:paraId="5873BEB9" w14:textId="77777777" w:rsidR="00A32AD6" w:rsidRPr="00A32AD6" w:rsidRDefault="00A32AD6" w:rsidP="00A32AD6">
      <w:pPr>
        <w:pStyle w:val="Bibliographie"/>
        <w:rPr>
          <w:lang w:val="de-CH" w:eastAsia="en-US"/>
          <w:rPrChange w:id="641" w:author="ESKINAZI Mickael" w:date="2026-05-15T15:51:00Z" w16du:dateUtc="2026-05-15T13:51:00Z">
            <w:rPr>
              <w:lang w:val="fr-FR" w:eastAsia="en-US"/>
            </w:rPr>
          </w:rPrChange>
        </w:rPr>
      </w:pPr>
      <w:r w:rsidRPr="00A32AD6">
        <w:rPr>
          <w:lang w:val="de-CH" w:eastAsia="en-US"/>
          <w:rPrChange w:id="642" w:author="ESKINAZI Mickael" w:date="2026-05-15T15:51:00Z" w16du:dateUtc="2026-05-15T13:51:00Z">
            <w:rPr>
              <w:lang w:val="fr-FR" w:eastAsia="en-US"/>
            </w:rPr>
          </w:rPrChange>
        </w:rPr>
        <w:lastRenderedPageBreak/>
        <w:t xml:space="preserve">Gründer, G., Mertens, L. J., </w:t>
      </w:r>
      <w:proofErr w:type="spellStart"/>
      <w:r w:rsidRPr="00A32AD6">
        <w:rPr>
          <w:lang w:val="de-CH" w:eastAsia="en-US"/>
          <w:rPrChange w:id="643" w:author="ESKINAZI Mickael" w:date="2026-05-15T15:51:00Z" w16du:dateUtc="2026-05-15T13:51:00Z">
            <w:rPr>
              <w:lang w:val="fr-FR" w:eastAsia="en-US"/>
            </w:rPr>
          </w:rPrChange>
        </w:rPr>
        <w:t>Jungaberle</w:t>
      </w:r>
      <w:proofErr w:type="spellEnd"/>
      <w:r w:rsidRPr="00A32AD6">
        <w:rPr>
          <w:lang w:val="de-CH" w:eastAsia="en-US"/>
          <w:rPrChange w:id="644" w:author="ESKINAZI Mickael" w:date="2026-05-15T15:51:00Z" w16du:dateUtc="2026-05-15T13:51:00Z">
            <w:rPr>
              <w:lang w:val="fr-FR" w:eastAsia="en-US"/>
            </w:rPr>
          </w:rPrChange>
        </w:rPr>
        <w:t xml:space="preserve">, A., </w:t>
      </w:r>
      <w:proofErr w:type="spellStart"/>
      <w:r w:rsidRPr="00A32AD6">
        <w:rPr>
          <w:lang w:val="de-CH" w:eastAsia="en-US"/>
          <w:rPrChange w:id="645" w:author="ESKINAZI Mickael" w:date="2026-05-15T15:51:00Z" w16du:dateUtc="2026-05-15T13:51:00Z">
            <w:rPr>
              <w:lang w:val="fr-FR" w:eastAsia="en-US"/>
            </w:rPr>
          </w:rPrChange>
        </w:rPr>
        <w:t>Jungaberle</w:t>
      </w:r>
      <w:proofErr w:type="spellEnd"/>
      <w:r w:rsidRPr="00A32AD6">
        <w:rPr>
          <w:lang w:val="de-CH" w:eastAsia="en-US"/>
          <w:rPrChange w:id="646" w:author="ESKINAZI Mickael" w:date="2026-05-15T15:51:00Z" w16du:dateUtc="2026-05-15T13:51:00Z">
            <w:rPr>
              <w:lang w:val="fr-FR" w:eastAsia="en-US"/>
            </w:rPr>
          </w:rPrChange>
        </w:rPr>
        <w:t xml:space="preserve">, H., &amp; Spangemacher, M. (2025). </w:t>
      </w:r>
      <w:proofErr w:type="spellStart"/>
      <w:r w:rsidRPr="00A32AD6">
        <w:rPr>
          <w:lang w:val="de-CH" w:eastAsia="en-US"/>
          <w:rPrChange w:id="647" w:author="ESKINAZI Mickael" w:date="2026-05-15T15:51:00Z" w16du:dateUtc="2026-05-15T13:51:00Z">
            <w:rPr>
              <w:lang w:val="fr-FR" w:eastAsia="en-US"/>
            </w:rPr>
          </w:rPrChange>
        </w:rPr>
        <w:t>Compassionate</w:t>
      </w:r>
      <w:proofErr w:type="spellEnd"/>
      <w:r w:rsidRPr="00A32AD6">
        <w:rPr>
          <w:lang w:val="de-CH" w:eastAsia="en-US"/>
          <w:rPrChange w:id="648" w:author="ESKINAZI Mickael" w:date="2026-05-15T15:51:00Z" w16du:dateUtc="2026-05-15T13:51:00Z">
            <w:rPr>
              <w:lang w:val="fr-FR" w:eastAsia="en-US"/>
            </w:rPr>
          </w:rPrChange>
        </w:rPr>
        <w:t xml:space="preserve"> </w:t>
      </w:r>
      <w:proofErr w:type="spellStart"/>
      <w:r w:rsidRPr="00A32AD6">
        <w:rPr>
          <w:lang w:val="de-CH" w:eastAsia="en-US"/>
          <w:rPrChange w:id="649" w:author="ESKINAZI Mickael" w:date="2026-05-15T15:51:00Z" w16du:dateUtc="2026-05-15T13:51:00Z">
            <w:rPr>
              <w:lang w:val="fr-FR" w:eastAsia="en-US"/>
            </w:rPr>
          </w:rPrChange>
        </w:rPr>
        <w:t>use</w:t>
      </w:r>
      <w:proofErr w:type="spellEnd"/>
      <w:r w:rsidRPr="00A32AD6">
        <w:rPr>
          <w:lang w:val="de-CH" w:eastAsia="en-US"/>
          <w:rPrChange w:id="650" w:author="ESKINAZI Mickael" w:date="2026-05-15T15:51:00Z" w16du:dateUtc="2026-05-15T13:51:00Z">
            <w:rPr>
              <w:lang w:val="fr-FR" w:eastAsia="en-US"/>
            </w:rPr>
          </w:rPrChange>
        </w:rPr>
        <w:t xml:space="preserve"> </w:t>
      </w:r>
      <w:proofErr w:type="spellStart"/>
      <w:r w:rsidRPr="00A32AD6">
        <w:rPr>
          <w:lang w:val="de-CH" w:eastAsia="en-US"/>
          <w:rPrChange w:id="651" w:author="ESKINAZI Mickael" w:date="2026-05-15T15:51:00Z" w16du:dateUtc="2026-05-15T13:51:00Z">
            <w:rPr>
              <w:lang w:val="fr-FR" w:eastAsia="en-US"/>
            </w:rPr>
          </w:rPrChange>
        </w:rPr>
        <w:t>of</w:t>
      </w:r>
      <w:proofErr w:type="spellEnd"/>
      <w:r w:rsidRPr="00A32AD6">
        <w:rPr>
          <w:lang w:val="de-CH" w:eastAsia="en-US"/>
          <w:rPrChange w:id="652" w:author="ESKINAZI Mickael" w:date="2026-05-15T15:51:00Z" w16du:dateUtc="2026-05-15T13:51:00Z">
            <w:rPr>
              <w:lang w:val="fr-FR" w:eastAsia="en-US"/>
            </w:rPr>
          </w:rPrChange>
        </w:rPr>
        <w:t xml:space="preserve"> </w:t>
      </w:r>
      <w:proofErr w:type="spellStart"/>
      <w:r w:rsidRPr="00A32AD6">
        <w:rPr>
          <w:lang w:val="de-CH" w:eastAsia="en-US"/>
          <w:rPrChange w:id="653" w:author="ESKINAZI Mickael" w:date="2026-05-15T15:51:00Z" w16du:dateUtc="2026-05-15T13:51:00Z">
            <w:rPr>
              <w:lang w:val="fr-FR" w:eastAsia="en-US"/>
            </w:rPr>
          </w:rPrChange>
        </w:rPr>
        <w:t>psilocybin</w:t>
      </w:r>
      <w:proofErr w:type="spellEnd"/>
      <w:r w:rsidRPr="00A32AD6">
        <w:rPr>
          <w:lang w:val="de-CH" w:eastAsia="en-US"/>
          <w:rPrChange w:id="654" w:author="ESKINAZI Mickael" w:date="2026-05-15T15:51:00Z" w16du:dateUtc="2026-05-15T13:51:00Z">
            <w:rPr>
              <w:lang w:val="fr-FR" w:eastAsia="en-US"/>
            </w:rPr>
          </w:rPrChange>
        </w:rPr>
        <w:t xml:space="preserve"> </w:t>
      </w:r>
      <w:proofErr w:type="spellStart"/>
      <w:r w:rsidRPr="00A32AD6">
        <w:rPr>
          <w:lang w:val="de-CH" w:eastAsia="en-US"/>
          <w:rPrChange w:id="655" w:author="ESKINAZI Mickael" w:date="2026-05-15T15:51:00Z" w16du:dateUtc="2026-05-15T13:51:00Z">
            <w:rPr>
              <w:lang w:val="fr-FR" w:eastAsia="en-US"/>
            </w:rPr>
          </w:rPrChange>
        </w:rPr>
        <w:t>for</w:t>
      </w:r>
      <w:proofErr w:type="spellEnd"/>
      <w:r w:rsidRPr="00A32AD6">
        <w:rPr>
          <w:lang w:val="de-CH" w:eastAsia="en-US"/>
          <w:rPrChange w:id="656" w:author="ESKINAZI Mickael" w:date="2026-05-15T15:51:00Z" w16du:dateUtc="2026-05-15T13:51:00Z">
            <w:rPr>
              <w:lang w:val="fr-FR" w:eastAsia="en-US"/>
            </w:rPr>
          </w:rPrChange>
        </w:rPr>
        <w:t xml:space="preserve"> </w:t>
      </w:r>
      <w:proofErr w:type="spellStart"/>
      <w:r w:rsidRPr="00A32AD6">
        <w:rPr>
          <w:lang w:val="de-CH" w:eastAsia="en-US"/>
          <w:rPrChange w:id="657" w:author="ESKINAZI Mickael" w:date="2026-05-15T15:51:00Z" w16du:dateUtc="2026-05-15T13:51:00Z">
            <w:rPr>
              <w:lang w:val="fr-FR" w:eastAsia="en-US"/>
            </w:rPr>
          </w:rPrChange>
        </w:rPr>
        <w:t>treatment-resistant</w:t>
      </w:r>
      <w:proofErr w:type="spellEnd"/>
      <w:r w:rsidRPr="00A32AD6">
        <w:rPr>
          <w:lang w:val="de-CH" w:eastAsia="en-US"/>
          <w:rPrChange w:id="658" w:author="ESKINAZI Mickael" w:date="2026-05-15T15:51:00Z" w16du:dateUtc="2026-05-15T13:51:00Z">
            <w:rPr>
              <w:lang w:val="fr-FR" w:eastAsia="en-US"/>
            </w:rPr>
          </w:rPrChange>
        </w:rPr>
        <w:t xml:space="preserve"> </w:t>
      </w:r>
      <w:proofErr w:type="spellStart"/>
      <w:r w:rsidRPr="00A32AD6">
        <w:rPr>
          <w:lang w:val="de-CH" w:eastAsia="en-US"/>
          <w:rPrChange w:id="659" w:author="ESKINAZI Mickael" w:date="2026-05-15T15:51:00Z" w16du:dateUtc="2026-05-15T13:51:00Z">
            <w:rPr>
              <w:lang w:val="fr-FR" w:eastAsia="en-US"/>
            </w:rPr>
          </w:rPrChange>
        </w:rPr>
        <w:t>depression</w:t>
      </w:r>
      <w:proofErr w:type="spellEnd"/>
      <w:r w:rsidRPr="00A32AD6">
        <w:rPr>
          <w:lang w:val="de-CH" w:eastAsia="en-US"/>
          <w:rPrChange w:id="660" w:author="ESKINAZI Mickael" w:date="2026-05-15T15:51:00Z" w16du:dateUtc="2026-05-15T13:51:00Z">
            <w:rPr>
              <w:lang w:val="fr-FR" w:eastAsia="en-US"/>
            </w:rPr>
          </w:rPrChange>
        </w:rPr>
        <w:t xml:space="preserve"> in Germany. </w:t>
      </w:r>
      <w:r w:rsidRPr="00A32AD6">
        <w:rPr>
          <w:i/>
          <w:iCs/>
          <w:lang w:val="de-CH" w:eastAsia="en-US"/>
          <w:rPrChange w:id="661" w:author="ESKINAZI Mickael" w:date="2026-05-15T15:51:00Z" w16du:dateUtc="2026-05-15T13:51:00Z">
            <w:rPr>
              <w:i/>
              <w:iCs/>
              <w:lang w:val="fr-FR" w:eastAsia="en-US"/>
            </w:rPr>
          </w:rPrChange>
        </w:rPr>
        <w:t xml:space="preserve">The Lancet </w:t>
      </w:r>
      <w:proofErr w:type="spellStart"/>
      <w:r w:rsidRPr="00A32AD6">
        <w:rPr>
          <w:i/>
          <w:iCs/>
          <w:lang w:val="de-CH" w:eastAsia="en-US"/>
          <w:rPrChange w:id="662" w:author="ESKINAZI Mickael" w:date="2026-05-15T15:51:00Z" w16du:dateUtc="2026-05-15T13:51:00Z">
            <w:rPr>
              <w:i/>
              <w:iCs/>
              <w:lang w:val="fr-FR" w:eastAsia="en-US"/>
            </w:rPr>
          </w:rPrChange>
        </w:rPr>
        <w:t>Psychiatry</w:t>
      </w:r>
      <w:proofErr w:type="spellEnd"/>
      <w:r w:rsidRPr="00A32AD6">
        <w:rPr>
          <w:lang w:val="de-CH" w:eastAsia="en-US"/>
          <w:rPrChange w:id="663" w:author="ESKINAZI Mickael" w:date="2026-05-15T15:51:00Z" w16du:dateUtc="2026-05-15T13:51:00Z">
            <w:rPr>
              <w:lang w:val="fr-FR" w:eastAsia="en-US"/>
            </w:rPr>
          </w:rPrChange>
        </w:rPr>
        <w:t>. https://doi.org/10.1016/S2215-0366(25)00277-9</w:t>
      </w:r>
    </w:p>
    <w:p w14:paraId="6B68ADF3" w14:textId="77777777" w:rsidR="00A32AD6" w:rsidRPr="00A32AD6" w:rsidRDefault="00A32AD6" w:rsidP="00A32AD6">
      <w:pPr>
        <w:pStyle w:val="Bibliographie"/>
        <w:rPr>
          <w:lang w:val="fr-FR" w:eastAsia="en-US"/>
        </w:rPr>
      </w:pPr>
      <w:r w:rsidRPr="00A32AD6">
        <w:rPr>
          <w:lang w:val="de-CH" w:eastAsia="en-US"/>
          <w:rPrChange w:id="664" w:author="ESKINAZI Mickael" w:date="2026-05-15T15:51:00Z" w16du:dateUtc="2026-05-15T13:51:00Z">
            <w:rPr>
              <w:lang w:val="fr-FR" w:eastAsia="en-US"/>
            </w:rPr>
          </w:rPrChange>
        </w:rPr>
        <w:t xml:space="preserve">Gupta, A., </w:t>
      </w:r>
      <w:proofErr w:type="spellStart"/>
      <w:r w:rsidRPr="00A32AD6">
        <w:rPr>
          <w:lang w:val="de-CH" w:eastAsia="en-US"/>
          <w:rPrChange w:id="665" w:author="ESKINAZI Mickael" w:date="2026-05-15T15:51:00Z" w16du:dateUtc="2026-05-15T13:51:00Z">
            <w:rPr>
              <w:lang w:val="fr-FR" w:eastAsia="en-US"/>
            </w:rPr>
          </w:rPrChange>
        </w:rPr>
        <w:t>Tejpal</w:t>
      </w:r>
      <w:proofErr w:type="spellEnd"/>
      <w:r w:rsidRPr="00A32AD6">
        <w:rPr>
          <w:lang w:val="de-CH" w:eastAsia="en-US"/>
          <w:rPrChange w:id="666" w:author="ESKINAZI Mickael" w:date="2026-05-15T15:51:00Z" w16du:dateUtc="2026-05-15T13:51:00Z">
            <w:rPr>
              <w:lang w:val="fr-FR" w:eastAsia="en-US"/>
            </w:rPr>
          </w:rPrChange>
        </w:rPr>
        <w:t xml:space="preserve">, T., </w:t>
      </w:r>
      <w:proofErr w:type="spellStart"/>
      <w:r w:rsidRPr="00A32AD6">
        <w:rPr>
          <w:lang w:val="de-CH" w:eastAsia="en-US"/>
          <w:rPrChange w:id="667" w:author="ESKINAZI Mickael" w:date="2026-05-15T15:51:00Z" w16du:dateUtc="2026-05-15T13:51:00Z">
            <w:rPr>
              <w:lang w:val="fr-FR" w:eastAsia="en-US"/>
            </w:rPr>
          </w:rPrChange>
        </w:rPr>
        <w:t>Seo</w:t>
      </w:r>
      <w:proofErr w:type="spellEnd"/>
      <w:r w:rsidRPr="00A32AD6">
        <w:rPr>
          <w:lang w:val="de-CH" w:eastAsia="en-US"/>
          <w:rPrChange w:id="668" w:author="ESKINAZI Mickael" w:date="2026-05-15T15:51:00Z" w16du:dateUtc="2026-05-15T13:51:00Z">
            <w:rPr>
              <w:lang w:val="fr-FR" w:eastAsia="en-US"/>
            </w:rPr>
          </w:rPrChange>
        </w:rPr>
        <w:t xml:space="preserve">, C., Fabiano, N., Zhao, S., Wong, S., Qiu, Y., </w:t>
      </w:r>
      <w:proofErr w:type="spellStart"/>
      <w:r w:rsidRPr="00A32AD6">
        <w:rPr>
          <w:lang w:val="de-CH" w:eastAsia="en-US"/>
          <w:rPrChange w:id="669" w:author="ESKINAZI Mickael" w:date="2026-05-15T15:51:00Z" w16du:dateUtc="2026-05-15T13:51:00Z">
            <w:rPr>
              <w:lang w:val="fr-FR" w:eastAsia="en-US"/>
            </w:rPr>
          </w:rPrChange>
        </w:rPr>
        <w:t>MacNeil</w:t>
      </w:r>
      <w:proofErr w:type="spellEnd"/>
      <w:r w:rsidRPr="00A32AD6">
        <w:rPr>
          <w:lang w:val="de-CH" w:eastAsia="en-US"/>
          <w:rPrChange w:id="670" w:author="ESKINAZI Mickael" w:date="2026-05-15T15:51:00Z" w16du:dateUtc="2026-05-15T13:51:00Z">
            <w:rPr>
              <w:lang w:val="fr-FR" w:eastAsia="en-US"/>
            </w:rPr>
          </w:rPrChange>
        </w:rPr>
        <w:t xml:space="preserve">, J., Kim, D. R., </w:t>
      </w:r>
      <w:proofErr w:type="spellStart"/>
      <w:r w:rsidRPr="00A32AD6">
        <w:rPr>
          <w:lang w:val="de-CH" w:eastAsia="en-US"/>
          <w:rPrChange w:id="671" w:author="ESKINAZI Mickael" w:date="2026-05-15T15:51:00Z" w16du:dateUtc="2026-05-15T13:51:00Z">
            <w:rPr>
              <w:lang w:val="fr-FR" w:eastAsia="en-US"/>
            </w:rPr>
          </w:rPrChange>
        </w:rPr>
        <w:t>Aleksova</w:t>
      </w:r>
      <w:proofErr w:type="spellEnd"/>
      <w:r w:rsidRPr="00A32AD6">
        <w:rPr>
          <w:lang w:val="de-CH" w:eastAsia="en-US"/>
          <w:rPrChange w:id="672" w:author="ESKINAZI Mickael" w:date="2026-05-15T15:51:00Z" w16du:dateUtc="2026-05-15T13:51:00Z">
            <w:rPr>
              <w:lang w:val="fr-FR" w:eastAsia="en-US"/>
            </w:rPr>
          </w:rPrChange>
        </w:rPr>
        <w:t xml:space="preserve">, N., Siddiqi, S., </w:t>
      </w:r>
      <w:proofErr w:type="spellStart"/>
      <w:r w:rsidRPr="00A32AD6">
        <w:rPr>
          <w:lang w:val="de-CH" w:eastAsia="en-US"/>
          <w:rPrChange w:id="673" w:author="ESKINAZI Mickael" w:date="2026-05-15T15:51:00Z" w16du:dateUtc="2026-05-15T13:51:00Z">
            <w:rPr>
              <w:lang w:val="fr-FR" w:eastAsia="en-US"/>
            </w:rPr>
          </w:rPrChange>
        </w:rPr>
        <w:t>Solmi</w:t>
      </w:r>
      <w:proofErr w:type="spellEnd"/>
      <w:r w:rsidRPr="00A32AD6">
        <w:rPr>
          <w:lang w:val="de-CH" w:eastAsia="en-US"/>
          <w:rPrChange w:id="674" w:author="ESKINAZI Mickael" w:date="2026-05-15T15:51:00Z" w16du:dateUtc="2026-05-15T13:51:00Z">
            <w:rPr>
              <w:lang w:val="fr-FR" w:eastAsia="en-US"/>
            </w:rPr>
          </w:rPrChange>
        </w:rPr>
        <w:t xml:space="preserve">, M., &amp; </w:t>
      </w:r>
      <w:proofErr w:type="spellStart"/>
      <w:r w:rsidRPr="00A32AD6">
        <w:rPr>
          <w:lang w:val="de-CH" w:eastAsia="en-US"/>
          <w:rPrChange w:id="675" w:author="ESKINAZI Mickael" w:date="2026-05-15T15:51:00Z" w16du:dateUtc="2026-05-15T13:51:00Z">
            <w:rPr>
              <w:lang w:val="fr-FR" w:eastAsia="en-US"/>
            </w:rPr>
          </w:rPrChange>
        </w:rPr>
        <w:t>Fiedorowicz</w:t>
      </w:r>
      <w:proofErr w:type="spellEnd"/>
      <w:r w:rsidRPr="00A32AD6">
        <w:rPr>
          <w:lang w:val="de-CH" w:eastAsia="en-US"/>
          <w:rPrChange w:id="676" w:author="ESKINAZI Mickael" w:date="2026-05-15T15:51:00Z" w16du:dateUtc="2026-05-15T13:51:00Z">
            <w:rPr>
              <w:lang w:val="fr-FR" w:eastAsia="en-US"/>
            </w:rPr>
          </w:rPrChange>
        </w:rPr>
        <w:t xml:space="preserve">, J. G. (2026). </w:t>
      </w:r>
      <w:r w:rsidRPr="00A32AD6">
        <w:rPr>
          <w:lang w:val="fr-FR" w:eastAsia="en-US"/>
        </w:rPr>
        <w:t xml:space="preserve">Mental </w:t>
      </w:r>
      <w:proofErr w:type="spellStart"/>
      <w:r w:rsidRPr="00A32AD6">
        <w:rPr>
          <w:lang w:val="fr-FR" w:eastAsia="en-US"/>
        </w:rPr>
        <w:t>Disorders</w:t>
      </w:r>
      <w:proofErr w:type="spellEnd"/>
      <w:r w:rsidRPr="00A32AD6">
        <w:rPr>
          <w:lang w:val="fr-FR" w:eastAsia="en-US"/>
        </w:rPr>
        <w:t xml:space="preserve"> as </w:t>
      </w:r>
      <w:proofErr w:type="gramStart"/>
      <w:r w:rsidRPr="00A32AD6">
        <w:rPr>
          <w:lang w:val="fr-FR" w:eastAsia="en-US"/>
        </w:rPr>
        <w:t>a</w:t>
      </w:r>
      <w:proofErr w:type="gramEnd"/>
      <w:r w:rsidRPr="00A32AD6">
        <w:rPr>
          <w:lang w:val="fr-FR" w:eastAsia="en-US"/>
        </w:rPr>
        <w:t xml:space="preserve"> Risk Factor of Acute </w:t>
      </w:r>
      <w:proofErr w:type="spellStart"/>
      <w:r w:rsidRPr="00A32AD6">
        <w:rPr>
          <w:lang w:val="fr-FR" w:eastAsia="en-US"/>
        </w:rPr>
        <w:t>Coronary</w:t>
      </w:r>
      <w:proofErr w:type="spellEnd"/>
      <w:r w:rsidRPr="00A32AD6">
        <w:rPr>
          <w:lang w:val="fr-FR" w:eastAsia="en-US"/>
        </w:rPr>
        <w:t xml:space="preserve"> Syndrome : A </w:t>
      </w:r>
      <w:proofErr w:type="spellStart"/>
      <w:r w:rsidRPr="00A32AD6">
        <w:rPr>
          <w:lang w:val="fr-FR" w:eastAsia="en-US"/>
        </w:rPr>
        <w:t>Systematic</w:t>
      </w:r>
      <w:proofErr w:type="spellEnd"/>
      <w:r w:rsidRPr="00A32AD6">
        <w:rPr>
          <w:lang w:val="fr-FR" w:eastAsia="en-US"/>
        </w:rPr>
        <w:t xml:space="preserve"> </w:t>
      </w:r>
      <w:proofErr w:type="spellStart"/>
      <w:r w:rsidRPr="00A32AD6">
        <w:rPr>
          <w:lang w:val="fr-FR" w:eastAsia="en-US"/>
        </w:rPr>
        <w:t>Review</w:t>
      </w:r>
      <w:proofErr w:type="spellEnd"/>
      <w:r w:rsidRPr="00A32AD6">
        <w:rPr>
          <w:lang w:val="fr-FR" w:eastAsia="en-US"/>
        </w:rPr>
        <w:t xml:space="preserve"> and Meta-</w:t>
      </w:r>
      <w:proofErr w:type="spellStart"/>
      <w:r w:rsidRPr="00A32AD6">
        <w:rPr>
          <w:lang w:val="fr-FR" w:eastAsia="en-US"/>
        </w:rPr>
        <w:t>Analysis</w:t>
      </w:r>
      <w:proofErr w:type="spellEnd"/>
      <w:r w:rsidRPr="00A32AD6">
        <w:rPr>
          <w:lang w:val="fr-FR" w:eastAsia="en-US"/>
        </w:rPr>
        <w:t xml:space="preserve">. </w:t>
      </w:r>
      <w:r w:rsidRPr="00A32AD6">
        <w:rPr>
          <w:i/>
          <w:iCs/>
          <w:lang w:val="fr-FR" w:eastAsia="en-US"/>
        </w:rPr>
        <w:t xml:space="preserve">JAMA </w:t>
      </w:r>
      <w:proofErr w:type="spellStart"/>
      <w:r w:rsidRPr="00A32AD6">
        <w:rPr>
          <w:i/>
          <w:iCs/>
          <w:lang w:val="fr-FR" w:eastAsia="en-US"/>
        </w:rPr>
        <w:t>Psychiatry</w:t>
      </w:r>
      <w:proofErr w:type="spellEnd"/>
      <w:r w:rsidRPr="00A32AD6">
        <w:rPr>
          <w:lang w:val="fr-FR" w:eastAsia="en-US"/>
        </w:rPr>
        <w:t xml:space="preserve">, </w:t>
      </w:r>
      <w:r w:rsidRPr="00A32AD6">
        <w:rPr>
          <w:i/>
          <w:iCs/>
          <w:lang w:val="fr-FR" w:eastAsia="en-US"/>
        </w:rPr>
        <w:t>83</w:t>
      </w:r>
      <w:r w:rsidRPr="00A32AD6">
        <w:rPr>
          <w:lang w:val="fr-FR" w:eastAsia="en-US"/>
        </w:rPr>
        <w:t>(3), 259. https://doi.org/10.1001/jamapsychiatry.2025.4253</w:t>
      </w:r>
    </w:p>
    <w:p w14:paraId="29E62EF3" w14:textId="77777777" w:rsidR="00A32AD6" w:rsidRPr="00A32AD6" w:rsidRDefault="00A32AD6" w:rsidP="00A32AD6">
      <w:pPr>
        <w:pStyle w:val="Bibliographie"/>
        <w:rPr>
          <w:lang w:val="it-CH" w:eastAsia="en-US"/>
          <w:rPrChange w:id="677" w:author="ESKINAZI Mickael" w:date="2026-05-15T15:51:00Z" w16du:dateUtc="2026-05-15T13:51:00Z">
            <w:rPr>
              <w:lang w:val="fr-FR" w:eastAsia="en-US"/>
            </w:rPr>
          </w:rPrChange>
        </w:rPr>
      </w:pPr>
      <w:r w:rsidRPr="00A32AD6">
        <w:rPr>
          <w:lang w:val="it-CH" w:eastAsia="en-US"/>
          <w:rPrChange w:id="678" w:author="ESKINAZI Mickael" w:date="2026-05-15T15:51:00Z" w16du:dateUtc="2026-05-15T13:51:00Z">
            <w:rPr>
              <w:lang w:val="fr-FR" w:eastAsia="en-US"/>
            </w:rPr>
          </w:rPrChange>
        </w:rPr>
        <w:t xml:space="preserve">Hinkle, J. T., Graziosi, M., Nayak, S. M., &amp; Yaden, D. B. (2024). Adverse Events in Studies of Classic Psychedelics : A Systematic Review and Meta-Analysis. </w:t>
      </w:r>
      <w:r w:rsidRPr="00A32AD6">
        <w:rPr>
          <w:i/>
          <w:iCs/>
          <w:lang w:val="it-CH" w:eastAsia="en-US"/>
          <w:rPrChange w:id="679" w:author="ESKINAZI Mickael" w:date="2026-05-15T15:51:00Z" w16du:dateUtc="2026-05-15T13:51:00Z">
            <w:rPr>
              <w:i/>
              <w:iCs/>
              <w:lang w:val="fr-FR" w:eastAsia="en-US"/>
            </w:rPr>
          </w:rPrChange>
        </w:rPr>
        <w:t>JAMA Psychiatry</w:t>
      </w:r>
      <w:r w:rsidRPr="00A32AD6">
        <w:rPr>
          <w:lang w:val="it-CH" w:eastAsia="en-US"/>
          <w:rPrChange w:id="680" w:author="ESKINAZI Mickael" w:date="2026-05-15T15:51:00Z" w16du:dateUtc="2026-05-15T13:51:00Z">
            <w:rPr>
              <w:lang w:val="fr-FR" w:eastAsia="en-US"/>
            </w:rPr>
          </w:rPrChange>
        </w:rPr>
        <w:t xml:space="preserve">, </w:t>
      </w:r>
      <w:r w:rsidRPr="00A32AD6">
        <w:rPr>
          <w:i/>
          <w:iCs/>
          <w:lang w:val="it-CH" w:eastAsia="en-US"/>
          <w:rPrChange w:id="681" w:author="ESKINAZI Mickael" w:date="2026-05-15T15:51:00Z" w16du:dateUtc="2026-05-15T13:51:00Z">
            <w:rPr>
              <w:i/>
              <w:iCs/>
              <w:lang w:val="fr-FR" w:eastAsia="en-US"/>
            </w:rPr>
          </w:rPrChange>
        </w:rPr>
        <w:t>81</w:t>
      </w:r>
      <w:r w:rsidRPr="00A32AD6">
        <w:rPr>
          <w:lang w:val="it-CH" w:eastAsia="en-US"/>
          <w:rPrChange w:id="682" w:author="ESKINAZI Mickael" w:date="2026-05-15T15:51:00Z" w16du:dateUtc="2026-05-15T13:51:00Z">
            <w:rPr>
              <w:lang w:val="fr-FR" w:eastAsia="en-US"/>
            </w:rPr>
          </w:rPrChange>
        </w:rPr>
        <w:t>(12), 1225‑1235. https://doi.org/10.1001/jamapsychiatry.2024.2546</w:t>
      </w:r>
    </w:p>
    <w:p w14:paraId="7EA3FADD" w14:textId="77777777" w:rsidR="00A32AD6" w:rsidRPr="00A32AD6" w:rsidRDefault="00A32AD6" w:rsidP="00A32AD6">
      <w:pPr>
        <w:pStyle w:val="Bibliographie"/>
        <w:rPr>
          <w:lang w:val="de-CH" w:eastAsia="en-US"/>
          <w:rPrChange w:id="683" w:author="ESKINAZI Mickael" w:date="2026-05-15T15:51:00Z" w16du:dateUtc="2026-05-15T13:51:00Z">
            <w:rPr>
              <w:lang w:val="fr-FR" w:eastAsia="en-US"/>
            </w:rPr>
          </w:rPrChange>
        </w:rPr>
      </w:pPr>
      <w:r w:rsidRPr="00A32AD6">
        <w:rPr>
          <w:lang w:val="it-CH" w:eastAsia="en-US"/>
          <w:rPrChange w:id="684" w:author="ESKINAZI Mickael" w:date="2026-05-15T15:51:00Z" w16du:dateUtc="2026-05-15T13:51:00Z">
            <w:rPr>
              <w:lang w:val="fr-FR" w:eastAsia="en-US"/>
            </w:rPr>
          </w:rPrChange>
        </w:rPr>
        <w:t xml:space="preserve">Højlund, M., Kafali, H. Y., Kırmızı, B., Fusar-Poli, P., Correll, C. U., Cortese, S., Sabé, M., Fiedorowicz, J., Saraf, G., Zein, J., Berk, M., Husain, M. I., Rosenblat, J. D., Rubaiyat, R., Corace, K., Wong, S., Hatcher, S., Kaluzienski, M., Yatham, L. N., … Solmi, M. (2025). Efficacy, all-cause discontinuation, and safety of serotonergic psychedelics and MDMA to treat mental disorders : A living systematic review with meta-analysis. </w:t>
      </w:r>
      <w:r w:rsidRPr="00A32AD6">
        <w:rPr>
          <w:i/>
          <w:iCs/>
          <w:lang w:val="de-CH" w:eastAsia="en-US"/>
          <w:rPrChange w:id="685" w:author="ESKINAZI Mickael" w:date="2026-05-15T15:51:00Z" w16du:dateUtc="2026-05-15T13:51:00Z">
            <w:rPr>
              <w:i/>
              <w:iCs/>
              <w:lang w:val="fr-FR" w:eastAsia="en-US"/>
            </w:rPr>
          </w:rPrChange>
        </w:rPr>
        <w:t xml:space="preserve">European </w:t>
      </w:r>
      <w:proofErr w:type="spellStart"/>
      <w:r w:rsidRPr="00A32AD6">
        <w:rPr>
          <w:i/>
          <w:iCs/>
          <w:lang w:val="de-CH" w:eastAsia="en-US"/>
          <w:rPrChange w:id="686" w:author="ESKINAZI Mickael" w:date="2026-05-15T15:51:00Z" w16du:dateUtc="2026-05-15T13:51:00Z">
            <w:rPr>
              <w:i/>
              <w:iCs/>
              <w:lang w:val="fr-FR" w:eastAsia="en-US"/>
            </w:rPr>
          </w:rPrChange>
        </w:rPr>
        <w:t>Neuropsychopharmacology</w:t>
      </w:r>
      <w:proofErr w:type="spellEnd"/>
      <w:r w:rsidRPr="00A32AD6">
        <w:rPr>
          <w:lang w:val="de-CH" w:eastAsia="en-US"/>
          <w:rPrChange w:id="687" w:author="ESKINAZI Mickael" w:date="2026-05-15T15:51:00Z" w16du:dateUtc="2026-05-15T13:51:00Z">
            <w:rPr>
              <w:lang w:val="fr-FR" w:eastAsia="en-US"/>
            </w:rPr>
          </w:rPrChange>
        </w:rPr>
        <w:t xml:space="preserve">, </w:t>
      </w:r>
      <w:r w:rsidRPr="00A32AD6">
        <w:rPr>
          <w:i/>
          <w:iCs/>
          <w:lang w:val="de-CH" w:eastAsia="en-US"/>
          <w:rPrChange w:id="688" w:author="ESKINAZI Mickael" w:date="2026-05-15T15:51:00Z" w16du:dateUtc="2026-05-15T13:51:00Z">
            <w:rPr>
              <w:i/>
              <w:iCs/>
              <w:lang w:val="fr-FR" w:eastAsia="en-US"/>
            </w:rPr>
          </w:rPrChange>
        </w:rPr>
        <w:t>101</w:t>
      </w:r>
      <w:r w:rsidRPr="00A32AD6">
        <w:rPr>
          <w:lang w:val="de-CH" w:eastAsia="en-US"/>
          <w:rPrChange w:id="689" w:author="ESKINAZI Mickael" w:date="2026-05-15T15:51:00Z" w16du:dateUtc="2026-05-15T13:51:00Z">
            <w:rPr>
              <w:lang w:val="fr-FR" w:eastAsia="en-US"/>
            </w:rPr>
          </w:rPrChange>
        </w:rPr>
        <w:t>, 41‑55. https://doi.org/10.1016/j.euroneuro.2025.09.011</w:t>
      </w:r>
    </w:p>
    <w:p w14:paraId="73DBE146" w14:textId="77777777" w:rsidR="00A32AD6" w:rsidRPr="00A32AD6" w:rsidRDefault="00A32AD6" w:rsidP="00A32AD6">
      <w:pPr>
        <w:pStyle w:val="Bibliographie"/>
        <w:rPr>
          <w:lang w:val="de-CH" w:eastAsia="en-US"/>
          <w:rPrChange w:id="690" w:author="ESKINAZI Mickael" w:date="2026-05-15T15:51:00Z" w16du:dateUtc="2026-05-15T13:51:00Z">
            <w:rPr>
              <w:lang w:val="fr-FR" w:eastAsia="en-US"/>
            </w:rPr>
          </w:rPrChange>
        </w:rPr>
      </w:pPr>
      <w:r w:rsidRPr="00A32AD6">
        <w:rPr>
          <w:lang w:val="de-CH" w:eastAsia="en-US"/>
          <w:rPrChange w:id="691" w:author="ESKINAZI Mickael" w:date="2026-05-15T15:51:00Z" w16du:dateUtc="2026-05-15T13:51:00Z">
            <w:rPr>
              <w:lang w:val="fr-FR" w:eastAsia="en-US"/>
            </w:rPr>
          </w:rPrChange>
        </w:rPr>
        <w:t xml:space="preserve">Hollister, L. E., Shelton, J., &amp; Krieger, G. (1969). A </w:t>
      </w:r>
      <w:proofErr w:type="spellStart"/>
      <w:r w:rsidRPr="00A32AD6">
        <w:rPr>
          <w:lang w:val="de-CH" w:eastAsia="en-US"/>
          <w:rPrChange w:id="692" w:author="ESKINAZI Mickael" w:date="2026-05-15T15:51:00Z" w16du:dateUtc="2026-05-15T13:51:00Z">
            <w:rPr>
              <w:lang w:val="fr-FR" w:eastAsia="en-US"/>
            </w:rPr>
          </w:rPrChange>
        </w:rPr>
        <w:t>Controlled</w:t>
      </w:r>
      <w:proofErr w:type="spellEnd"/>
      <w:r w:rsidRPr="00A32AD6">
        <w:rPr>
          <w:lang w:val="de-CH" w:eastAsia="en-US"/>
          <w:rPrChange w:id="693" w:author="ESKINAZI Mickael" w:date="2026-05-15T15:51:00Z" w16du:dateUtc="2026-05-15T13:51:00Z">
            <w:rPr>
              <w:lang w:val="fr-FR" w:eastAsia="en-US"/>
            </w:rPr>
          </w:rPrChange>
        </w:rPr>
        <w:t xml:space="preserve"> </w:t>
      </w:r>
      <w:proofErr w:type="spellStart"/>
      <w:r w:rsidRPr="00A32AD6">
        <w:rPr>
          <w:lang w:val="de-CH" w:eastAsia="en-US"/>
          <w:rPrChange w:id="694" w:author="ESKINAZI Mickael" w:date="2026-05-15T15:51:00Z" w16du:dateUtc="2026-05-15T13:51:00Z">
            <w:rPr>
              <w:lang w:val="fr-FR" w:eastAsia="en-US"/>
            </w:rPr>
          </w:rPrChange>
        </w:rPr>
        <w:t>Comparison</w:t>
      </w:r>
      <w:proofErr w:type="spellEnd"/>
      <w:r w:rsidRPr="00A32AD6">
        <w:rPr>
          <w:lang w:val="de-CH" w:eastAsia="en-US"/>
          <w:rPrChange w:id="695" w:author="ESKINAZI Mickael" w:date="2026-05-15T15:51:00Z" w16du:dateUtc="2026-05-15T13:51:00Z">
            <w:rPr>
              <w:lang w:val="fr-FR" w:eastAsia="en-US"/>
            </w:rPr>
          </w:rPrChange>
        </w:rPr>
        <w:t xml:space="preserve"> </w:t>
      </w:r>
      <w:proofErr w:type="spellStart"/>
      <w:r w:rsidRPr="00A32AD6">
        <w:rPr>
          <w:lang w:val="de-CH" w:eastAsia="en-US"/>
          <w:rPrChange w:id="696" w:author="ESKINAZI Mickael" w:date="2026-05-15T15:51:00Z" w16du:dateUtc="2026-05-15T13:51:00Z">
            <w:rPr>
              <w:lang w:val="fr-FR" w:eastAsia="en-US"/>
            </w:rPr>
          </w:rPrChange>
        </w:rPr>
        <w:t>of</w:t>
      </w:r>
      <w:proofErr w:type="spellEnd"/>
      <w:r w:rsidRPr="00A32AD6">
        <w:rPr>
          <w:lang w:val="de-CH" w:eastAsia="en-US"/>
          <w:rPrChange w:id="697" w:author="ESKINAZI Mickael" w:date="2026-05-15T15:51:00Z" w16du:dateUtc="2026-05-15T13:51:00Z">
            <w:rPr>
              <w:lang w:val="fr-FR" w:eastAsia="en-US"/>
            </w:rPr>
          </w:rPrChange>
        </w:rPr>
        <w:t xml:space="preserve"> </w:t>
      </w:r>
      <w:proofErr w:type="spellStart"/>
      <w:r w:rsidRPr="00A32AD6">
        <w:rPr>
          <w:lang w:val="de-CH" w:eastAsia="en-US"/>
          <w:rPrChange w:id="698" w:author="ESKINAZI Mickael" w:date="2026-05-15T15:51:00Z" w16du:dateUtc="2026-05-15T13:51:00Z">
            <w:rPr>
              <w:lang w:val="fr-FR" w:eastAsia="en-US"/>
            </w:rPr>
          </w:rPrChange>
        </w:rPr>
        <w:t>Lysergic</w:t>
      </w:r>
      <w:proofErr w:type="spellEnd"/>
      <w:r w:rsidRPr="00A32AD6">
        <w:rPr>
          <w:lang w:val="de-CH" w:eastAsia="en-US"/>
          <w:rPrChange w:id="699" w:author="ESKINAZI Mickael" w:date="2026-05-15T15:51:00Z" w16du:dateUtc="2026-05-15T13:51:00Z">
            <w:rPr>
              <w:lang w:val="fr-FR" w:eastAsia="en-US"/>
            </w:rPr>
          </w:rPrChange>
        </w:rPr>
        <w:t xml:space="preserve"> Acid </w:t>
      </w:r>
      <w:proofErr w:type="spellStart"/>
      <w:r w:rsidRPr="00A32AD6">
        <w:rPr>
          <w:lang w:val="de-CH" w:eastAsia="en-US"/>
          <w:rPrChange w:id="700" w:author="ESKINAZI Mickael" w:date="2026-05-15T15:51:00Z" w16du:dateUtc="2026-05-15T13:51:00Z">
            <w:rPr>
              <w:lang w:val="fr-FR" w:eastAsia="en-US"/>
            </w:rPr>
          </w:rPrChange>
        </w:rPr>
        <w:t>Diethylamide</w:t>
      </w:r>
      <w:proofErr w:type="spellEnd"/>
      <w:r w:rsidRPr="00A32AD6">
        <w:rPr>
          <w:lang w:val="de-CH" w:eastAsia="en-US"/>
          <w:rPrChange w:id="701" w:author="ESKINAZI Mickael" w:date="2026-05-15T15:51:00Z" w16du:dateUtc="2026-05-15T13:51:00Z">
            <w:rPr>
              <w:lang w:val="fr-FR" w:eastAsia="en-US"/>
            </w:rPr>
          </w:rPrChange>
        </w:rPr>
        <w:t xml:space="preserve"> (LSD) and </w:t>
      </w:r>
      <w:proofErr w:type="spellStart"/>
      <w:r w:rsidRPr="00A32AD6">
        <w:rPr>
          <w:lang w:val="de-CH" w:eastAsia="en-US"/>
          <w:rPrChange w:id="702" w:author="ESKINAZI Mickael" w:date="2026-05-15T15:51:00Z" w16du:dateUtc="2026-05-15T13:51:00Z">
            <w:rPr>
              <w:lang w:val="fr-FR" w:eastAsia="en-US"/>
            </w:rPr>
          </w:rPrChange>
        </w:rPr>
        <w:t>Dextroamphetamine</w:t>
      </w:r>
      <w:proofErr w:type="spellEnd"/>
      <w:r w:rsidRPr="00A32AD6">
        <w:rPr>
          <w:lang w:val="de-CH" w:eastAsia="en-US"/>
          <w:rPrChange w:id="703" w:author="ESKINAZI Mickael" w:date="2026-05-15T15:51:00Z" w16du:dateUtc="2026-05-15T13:51:00Z">
            <w:rPr>
              <w:lang w:val="fr-FR" w:eastAsia="en-US"/>
            </w:rPr>
          </w:rPrChange>
        </w:rPr>
        <w:t xml:space="preserve"> in </w:t>
      </w:r>
      <w:proofErr w:type="spellStart"/>
      <w:r w:rsidRPr="00A32AD6">
        <w:rPr>
          <w:lang w:val="de-CH" w:eastAsia="en-US"/>
          <w:rPrChange w:id="704" w:author="ESKINAZI Mickael" w:date="2026-05-15T15:51:00Z" w16du:dateUtc="2026-05-15T13:51:00Z">
            <w:rPr>
              <w:lang w:val="fr-FR" w:eastAsia="en-US"/>
            </w:rPr>
          </w:rPrChange>
        </w:rPr>
        <w:t>Alcoholics</w:t>
      </w:r>
      <w:proofErr w:type="spellEnd"/>
      <w:r w:rsidRPr="00A32AD6">
        <w:rPr>
          <w:lang w:val="de-CH" w:eastAsia="en-US"/>
          <w:rPrChange w:id="705" w:author="ESKINAZI Mickael" w:date="2026-05-15T15:51:00Z" w16du:dateUtc="2026-05-15T13:51:00Z">
            <w:rPr>
              <w:lang w:val="fr-FR" w:eastAsia="en-US"/>
            </w:rPr>
          </w:rPrChange>
        </w:rPr>
        <w:t xml:space="preserve">. </w:t>
      </w:r>
      <w:r w:rsidRPr="00A32AD6">
        <w:rPr>
          <w:i/>
          <w:iCs/>
          <w:lang w:val="de-CH" w:eastAsia="en-US"/>
          <w:rPrChange w:id="706" w:author="ESKINAZI Mickael" w:date="2026-05-15T15:51:00Z" w16du:dateUtc="2026-05-15T13:51:00Z">
            <w:rPr>
              <w:i/>
              <w:iCs/>
              <w:lang w:val="fr-FR" w:eastAsia="en-US"/>
            </w:rPr>
          </w:rPrChange>
        </w:rPr>
        <w:t xml:space="preserve">American Journal </w:t>
      </w:r>
      <w:proofErr w:type="spellStart"/>
      <w:r w:rsidRPr="00A32AD6">
        <w:rPr>
          <w:i/>
          <w:iCs/>
          <w:lang w:val="de-CH" w:eastAsia="en-US"/>
          <w:rPrChange w:id="707" w:author="ESKINAZI Mickael" w:date="2026-05-15T15:51:00Z" w16du:dateUtc="2026-05-15T13:51:00Z">
            <w:rPr>
              <w:i/>
              <w:iCs/>
              <w:lang w:val="fr-FR" w:eastAsia="en-US"/>
            </w:rPr>
          </w:rPrChange>
        </w:rPr>
        <w:t>of</w:t>
      </w:r>
      <w:proofErr w:type="spellEnd"/>
      <w:r w:rsidRPr="00A32AD6">
        <w:rPr>
          <w:i/>
          <w:iCs/>
          <w:lang w:val="de-CH" w:eastAsia="en-US"/>
          <w:rPrChange w:id="708" w:author="ESKINAZI Mickael" w:date="2026-05-15T15:51:00Z" w16du:dateUtc="2026-05-15T13:51:00Z">
            <w:rPr>
              <w:i/>
              <w:iCs/>
              <w:lang w:val="fr-FR" w:eastAsia="en-US"/>
            </w:rPr>
          </w:rPrChange>
        </w:rPr>
        <w:t xml:space="preserve"> </w:t>
      </w:r>
      <w:proofErr w:type="spellStart"/>
      <w:r w:rsidRPr="00A32AD6">
        <w:rPr>
          <w:i/>
          <w:iCs/>
          <w:lang w:val="de-CH" w:eastAsia="en-US"/>
          <w:rPrChange w:id="709" w:author="ESKINAZI Mickael" w:date="2026-05-15T15:51:00Z" w16du:dateUtc="2026-05-15T13:51:00Z">
            <w:rPr>
              <w:i/>
              <w:iCs/>
              <w:lang w:val="fr-FR" w:eastAsia="en-US"/>
            </w:rPr>
          </w:rPrChange>
        </w:rPr>
        <w:t>Psychiatry</w:t>
      </w:r>
      <w:proofErr w:type="spellEnd"/>
      <w:r w:rsidRPr="00A32AD6">
        <w:rPr>
          <w:lang w:val="de-CH" w:eastAsia="en-US"/>
          <w:rPrChange w:id="710" w:author="ESKINAZI Mickael" w:date="2026-05-15T15:51:00Z" w16du:dateUtc="2026-05-15T13:51:00Z">
            <w:rPr>
              <w:lang w:val="fr-FR" w:eastAsia="en-US"/>
            </w:rPr>
          </w:rPrChange>
        </w:rPr>
        <w:t xml:space="preserve">, </w:t>
      </w:r>
      <w:r w:rsidRPr="00A32AD6">
        <w:rPr>
          <w:i/>
          <w:iCs/>
          <w:lang w:val="de-CH" w:eastAsia="en-US"/>
          <w:rPrChange w:id="711" w:author="ESKINAZI Mickael" w:date="2026-05-15T15:51:00Z" w16du:dateUtc="2026-05-15T13:51:00Z">
            <w:rPr>
              <w:i/>
              <w:iCs/>
              <w:lang w:val="fr-FR" w:eastAsia="en-US"/>
            </w:rPr>
          </w:rPrChange>
        </w:rPr>
        <w:t>125</w:t>
      </w:r>
      <w:r w:rsidRPr="00A32AD6">
        <w:rPr>
          <w:lang w:val="de-CH" w:eastAsia="en-US"/>
          <w:rPrChange w:id="712" w:author="ESKINAZI Mickael" w:date="2026-05-15T15:51:00Z" w16du:dateUtc="2026-05-15T13:51:00Z">
            <w:rPr>
              <w:lang w:val="fr-FR" w:eastAsia="en-US"/>
            </w:rPr>
          </w:rPrChange>
        </w:rPr>
        <w:t>(10), 1352‑1357. https://doi.org/10.1176/ajp.125.10.1352</w:t>
      </w:r>
    </w:p>
    <w:p w14:paraId="555E3756" w14:textId="77777777" w:rsidR="00A32AD6" w:rsidRPr="00A32AD6" w:rsidRDefault="00A32AD6" w:rsidP="00A32AD6">
      <w:pPr>
        <w:pStyle w:val="Bibliographie"/>
        <w:rPr>
          <w:lang w:val="fr-FR" w:eastAsia="en-US"/>
        </w:rPr>
      </w:pPr>
      <w:r w:rsidRPr="00A32AD6">
        <w:rPr>
          <w:lang w:val="de-CH" w:eastAsia="en-US"/>
          <w:rPrChange w:id="713" w:author="ESKINAZI Mickael" w:date="2026-05-15T15:51:00Z" w16du:dateUtc="2026-05-15T13:51:00Z">
            <w:rPr>
              <w:lang w:val="fr-FR" w:eastAsia="en-US"/>
            </w:rPr>
          </w:rPrChange>
        </w:rPr>
        <w:t xml:space="preserve">Holze, F., Gasser, P., Müller, F., Dolder, P. C., &amp; Liechti, M. E. (2023). </w:t>
      </w:r>
      <w:proofErr w:type="spellStart"/>
      <w:r w:rsidRPr="00A32AD6">
        <w:rPr>
          <w:lang w:val="de-CH" w:eastAsia="en-US"/>
          <w:rPrChange w:id="714" w:author="ESKINAZI Mickael" w:date="2026-05-15T15:51:00Z" w16du:dateUtc="2026-05-15T13:51:00Z">
            <w:rPr>
              <w:lang w:val="fr-FR" w:eastAsia="en-US"/>
            </w:rPr>
          </w:rPrChange>
        </w:rPr>
        <w:t>Lysergic</w:t>
      </w:r>
      <w:proofErr w:type="spellEnd"/>
      <w:r w:rsidRPr="00A32AD6">
        <w:rPr>
          <w:lang w:val="de-CH" w:eastAsia="en-US"/>
          <w:rPrChange w:id="715" w:author="ESKINAZI Mickael" w:date="2026-05-15T15:51:00Z" w16du:dateUtc="2026-05-15T13:51:00Z">
            <w:rPr>
              <w:lang w:val="fr-FR" w:eastAsia="en-US"/>
            </w:rPr>
          </w:rPrChange>
        </w:rPr>
        <w:t xml:space="preserve"> Acid </w:t>
      </w:r>
      <w:proofErr w:type="spellStart"/>
      <w:r w:rsidRPr="00A32AD6">
        <w:rPr>
          <w:lang w:val="de-CH" w:eastAsia="en-US"/>
          <w:rPrChange w:id="716" w:author="ESKINAZI Mickael" w:date="2026-05-15T15:51:00Z" w16du:dateUtc="2026-05-15T13:51:00Z">
            <w:rPr>
              <w:lang w:val="fr-FR" w:eastAsia="en-US"/>
            </w:rPr>
          </w:rPrChange>
        </w:rPr>
        <w:t>Diethylamide-Assisted</w:t>
      </w:r>
      <w:proofErr w:type="spellEnd"/>
      <w:r w:rsidRPr="00A32AD6">
        <w:rPr>
          <w:lang w:val="de-CH" w:eastAsia="en-US"/>
          <w:rPrChange w:id="717" w:author="ESKINAZI Mickael" w:date="2026-05-15T15:51:00Z" w16du:dateUtc="2026-05-15T13:51:00Z">
            <w:rPr>
              <w:lang w:val="fr-FR" w:eastAsia="en-US"/>
            </w:rPr>
          </w:rPrChange>
        </w:rPr>
        <w:t xml:space="preserve"> Therapy in </w:t>
      </w:r>
      <w:proofErr w:type="spellStart"/>
      <w:r w:rsidRPr="00A32AD6">
        <w:rPr>
          <w:lang w:val="de-CH" w:eastAsia="en-US"/>
          <w:rPrChange w:id="718" w:author="ESKINAZI Mickael" w:date="2026-05-15T15:51:00Z" w16du:dateUtc="2026-05-15T13:51:00Z">
            <w:rPr>
              <w:lang w:val="fr-FR" w:eastAsia="en-US"/>
            </w:rPr>
          </w:rPrChange>
        </w:rPr>
        <w:t>Patients</w:t>
      </w:r>
      <w:proofErr w:type="spellEnd"/>
      <w:r w:rsidRPr="00A32AD6">
        <w:rPr>
          <w:lang w:val="de-CH" w:eastAsia="en-US"/>
          <w:rPrChange w:id="719" w:author="ESKINAZI Mickael" w:date="2026-05-15T15:51:00Z" w16du:dateUtc="2026-05-15T13:51:00Z">
            <w:rPr>
              <w:lang w:val="fr-FR" w:eastAsia="en-US"/>
            </w:rPr>
          </w:rPrChange>
        </w:rPr>
        <w:t xml:space="preserve"> With </w:t>
      </w:r>
      <w:proofErr w:type="spellStart"/>
      <w:r w:rsidRPr="00A32AD6">
        <w:rPr>
          <w:lang w:val="de-CH" w:eastAsia="en-US"/>
          <w:rPrChange w:id="720" w:author="ESKINAZI Mickael" w:date="2026-05-15T15:51:00Z" w16du:dateUtc="2026-05-15T13:51:00Z">
            <w:rPr>
              <w:lang w:val="fr-FR" w:eastAsia="en-US"/>
            </w:rPr>
          </w:rPrChange>
        </w:rPr>
        <w:t>Anxiety</w:t>
      </w:r>
      <w:proofErr w:type="spellEnd"/>
      <w:r w:rsidRPr="00A32AD6">
        <w:rPr>
          <w:lang w:val="de-CH" w:eastAsia="en-US"/>
          <w:rPrChange w:id="721" w:author="ESKINAZI Mickael" w:date="2026-05-15T15:51:00Z" w16du:dateUtc="2026-05-15T13:51:00Z">
            <w:rPr>
              <w:lang w:val="fr-FR" w:eastAsia="en-US"/>
            </w:rPr>
          </w:rPrChange>
        </w:rPr>
        <w:t xml:space="preserve"> With and </w:t>
      </w:r>
      <w:proofErr w:type="spellStart"/>
      <w:r w:rsidRPr="00A32AD6">
        <w:rPr>
          <w:lang w:val="de-CH" w:eastAsia="en-US"/>
          <w:rPrChange w:id="722" w:author="ESKINAZI Mickael" w:date="2026-05-15T15:51:00Z" w16du:dateUtc="2026-05-15T13:51:00Z">
            <w:rPr>
              <w:lang w:val="fr-FR" w:eastAsia="en-US"/>
            </w:rPr>
          </w:rPrChange>
        </w:rPr>
        <w:t>Without</w:t>
      </w:r>
      <w:proofErr w:type="spellEnd"/>
      <w:r w:rsidRPr="00A32AD6">
        <w:rPr>
          <w:lang w:val="de-CH" w:eastAsia="en-US"/>
          <w:rPrChange w:id="723" w:author="ESKINAZI Mickael" w:date="2026-05-15T15:51:00Z" w16du:dateUtc="2026-05-15T13:51:00Z">
            <w:rPr>
              <w:lang w:val="fr-FR" w:eastAsia="en-US"/>
            </w:rPr>
          </w:rPrChange>
        </w:rPr>
        <w:t xml:space="preserve"> a Life-</w:t>
      </w:r>
      <w:proofErr w:type="spellStart"/>
      <w:r w:rsidRPr="00A32AD6">
        <w:rPr>
          <w:lang w:val="de-CH" w:eastAsia="en-US"/>
          <w:rPrChange w:id="724" w:author="ESKINAZI Mickael" w:date="2026-05-15T15:51:00Z" w16du:dateUtc="2026-05-15T13:51:00Z">
            <w:rPr>
              <w:lang w:val="fr-FR" w:eastAsia="en-US"/>
            </w:rPr>
          </w:rPrChange>
        </w:rPr>
        <w:lastRenderedPageBreak/>
        <w:t>Threatening</w:t>
      </w:r>
      <w:proofErr w:type="spellEnd"/>
      <w:r w:rsidRPr="00A32AD6">
        <w:rPr>
          <w:lang w:val="de-CH" w:eastAsia="en-US"/>
          <w:rPrChange w:id="725" w:author="ESKINAZI Mickael" w:date="2026-05-15T15:51:00Z" w16du:dateUtc="2026-05-15T13:51:00Z">
            <w:rPr>
              <w:lang w:val="fr-FR" w:eastAsia="en-US"/>
            </w:rPr>
          </w:rPrChange>
        </w:rPr>
        <w:t xml:space="preserve"> </w:t>
      </w:r>
      <w:proofErr w:type="spellStart"/>
      <w:proofErr w:type="gramStart"/>
      <w:r w:rsidRPr="00A32AD6">
        <w:rPr>
          <w:lang w:val="de-CH" w:eastAsia="en-US"/>
          <w:rPrChange w:id="726" w:author="ESKINAZI Mickael" w:date="2026-05-15T15:51:00Z" w16du:dateUtc="2026-05-15T13:51:00Z">
            <w:rPr>
              <w:lang w:val="fr-FR" w:eastAsia="en-US"/>
            </w:rPr>
          </w:rPrChange>
        </w:rPr>
        <w:t>Illness</w:t>
      </w:r>
      <w:proofErr w:type="spellEnd"/>
      <w:r w:rsidRPr="00A32AD6">
        <w:rPr>
          <w:lang w:val="de-CH" w:eastAsia="en-US"/>
          <w:rPrChange w:id="727" w:author="ESKINAZI Mickael" w:date="2026-05-15T15:51:00Z" w16du:dateUtc="2026-05-15T13:51:00Z">
            <w:rPr>
              <w:lang w:val="fr-FR" w:eastAsia="en-US"/>
            </w:rPr>
          </w:rPrChange>
        </w:rPr>
        <w:t> :</w:t>
      </w:r>
      <w:proofErr w:type="gramEnd"/>
      <w:r w:rsidRPr="00A32AD6">
        <w:rPr>
          <w:lang w:val="de-CH" w:eastAsia="en-US"/>
          <w:rPrChange w:id="728" w:author="ESKINAZI Mickael" w:date="2026-05-15T15:51:00Z" w16du:dateUtc="2026-05-15T13:51:00Z">
            <w:rPr>
              <w:lang w:val="fr-FR" w:eastAsia="en-US"/>
            </w:rPr>
          </w:rPrChange>
        </w:rPr>
        <w:t xml:space="preserve"> A </w:t>
      </w:r>
      <w:proofErr w:type="spellStart"/>
      <w:r w:rsidRPr="00A32AD6">
        <w:rPr>
          <w:lang w:val="de-CH" w:eastAsia="en-US"/>
          <w:rPrChange w:id="729" w:author="ESKINAZI Mickael" w:date="2026-05-15T15:51:00Z" w16du:dateUtc="2026-05-15T13:51:00Z">
            <w:rPr>
              <w:lang w:val="fr-FR" w:eastAsia="en-US"/>
            </w:rPr>
          </w:rPrChange>
        </w:rPr>
        <w:t>Randomized</w:t>
      </w:r>
      <w:proofErr w:type="spellEnd"/>
      <w:r w:rsidRPr="00A32AD6">
        <w:rPr>
          <w:lang w:val="de-CH" w:eastAsia="en-US"/>
          <w:rPrChange w:id="730" w:author="ESKINAZI Mickael" w:date="2026-05-15T15:51:00Z" w16du:dateUtc="2026-05-15T13:51:00Z">
            <w:rPr>
              <w:lang w:val="fr-FR" w:eastAsia="en-US"/>
            </w:rPr>
          </w:rPrChange>
        </w:rPr>
        <w:t>, Double-</w:t>
      </w:r>
      <w:proofErr w:type="gramStart"/>
      <w:r w:rsidRPr="00A32AD6">
        <w:rPr>
          <w:lang w:val="de-CH" w:eastAsia="en-US"/>
          <w:rPrChange w:id="731" w:author="ESKINAZI Mickael" w:date="2026-05-15T15:51:00Z" w16du:dateUtc="2026-05-15T13:51:00Z">
            <w:rPr>
              <w:lang w:val="fr-FR" w:eastAsia="en-US"/>
            </w:rPr>
          </w:rPrChange>
        </w:rPr>
        <w:t>Blind,  Placebo</w:t>
      </w:r>
      <w:proofErr w:type="gramEnd"/>
      <w:r w:rsidRPr="00A32AD6">
        <w:rPr>
          <w:lang w:val="de-CH" w:eastAsia="en-US"/>
          <w:rPrChange w:id="732" w:author="ESKINAZI Mickael" w:date="2026-05-15T15:51:00Z" w16du:dateUtc="2026-05-15T13:51:00Z">
            <w:rPr>
              <w:lang w:val="fr-FR" w:eastAsia="en-US"/>
            </w:rPr>
          </w:rPrChange>
        </w:rPr>
        <w:t>-</w:t>
      </w:r>
      <w:proofErr w:type="spellStart"/>
      <w:r w:rsidRPr="00A32AD6">
        <w:rPr>
          <w:lang w:val="de-CH" w:eastAsia="en-US"/>
          <w:rPrChange w:id="733" w:author="ESKINAZI Mickael" w:date="2026-05-15T15:51:00Z" w16du:dateUtc="2026-05-15T13:51:00Z">
            <w:rPr>
              <w:lang w:val="fr-FR" w:eastAsia="en-US"/>
            </w:rPr>
          </w:rPrChange>
        </w:rPr>
        <w:t>Controlled</w:t>
      </w:r>
      <w:proofErr w:type="spellEnd"/>
      <w:r w:rsidRPr="00A32AD6">
        <w:rPr>
          <w:lang w:val="de-CH" w:eastAsia="en-US"/>
          <w:rPrChange w:id="734" w:author="ESKINAZI Mickael" w:date="2026-05-15T15:51:00Z" w16du:dateUtc="2026-05-15T13:51:00Z">
            <w:rPr>
              <w:lang w:val="fr-FR" w:eastAsia="en-US"/>
            </w:rPr>
          </w:rPrChange>
        </w:rPr>
        <w:t xml:space="preserve"> Phase II Study. </w:t>
      </w:r>
      <w:proofErr w:type="spellStart"/>
      <w:r w:rsidRPr="00A32AD6">
        <w:rPr>
          <w:i/>
          <w:iCs/>
          <w:lang w:val="fr-FR" w:eastAsia="en-US"/>
        </w:rPr>
        <w:t>Biological</w:t>
      </w:r>
      <w:proofErr w:type="spellEnd"/>
      <w:r w:rsidRPr="00A32AD6">
        <w:rPr>
          <w:i/>
          <w:iCs/>
          <w:lang w:val="fr-FR" w:eastAsia="en-US"/>
        </w:rPr>
        <w:t xml:space="preserve"> </w:t>
      </w:r>
      <w:proofErr w:type="spellStart"/>
      <w:r w:rsidRPr="00A32AD6">
        <w:rPr>
          <w:i/>
          <w:iCs/>
          <w:lang w:val="fr-FR" w:eastAsia="en-US"/>
        </w:rPr>
        <w:t>Psychiatry</w:t>
      </w:r>
      <w:proofErr w:type="spellEnd"/>
      <w:r w:rsidRPr="00A32AD6">
        <w:rPr>
          <w:lang w:val="fr-FR" w:eastAsia="en-US"/>
        </w:rPr>
        <w:t xml:space="preserve">, </w:t>
      </w:r>
      <w:r w:rsidRPr="00A32AD6">
        <w:rPr>
          <w:i/>
          <w:iCs/>
          <w:lang w:val="fr-FR" w:eastAsia="en-US"/>
        </w:rPr>
        <w:t>93</w:t>
      </w:r>
      <w:r w:rsidRPr="00A32AD6">
        <w:rPr>
          <w:lang w:val="fr-FR" w:eastAsia="en-US"/>
        </w:rPr>
        <w:t>(3), 215‑223. https://doi.org/10.1016/j.biopsych.2022.08.025</w:t>
      </w:r>
    </w:p>
    <w:p w14:paraId="1A7DB04B" w14:textId="77777777" w:rsidR="00A32AD6" w:rsidRPr="00A32AD6" w:rsidRDefault="00A32AD6" w:rsidP="00A32AD6">
      <w:pPr>
        <w:pStyle w:val="Bibliographie"/>
        <w:rPr>
          <w:lang w:val="fr-FR" w:eastAsia="en-US"/>
        </w:rPr>
      </w:pPr>
      <w:r w:rsidRPr="00A32AD6">
        <w:rPr>
          <w:lang w:val="fr-FR" w:eastAsia="en-US"/>
        </w:rPr>
        <w:t xml:space="preserve">Lawrence, D., Brouwer, A., Fabiano, N., </w:t>
      </w:r>
      <w:proofErr w:type="spellStart"/>
      <w:r w:rsidRPr="00A32AD6">
        <w:rPr>
          <w:lang w:val="fr-FR" w:eastAsia="en-US"/>
        </w:rPr>
        <w:t>Carhart</w:t>
      </w:r>
      <w:proofErr w:type="spellEnd"/>
      <w:r w:rsidRPr="00A32AD6">
        <w:rPr>
          <w:lang w:val="fr-FR" w:eastAsia="en-US"/>
        </w:rPr>
        <w:t xml:space="preserve">-Harris, R., &amp; Raison, C. L. (2026). </w:t>
      </w:r>
      <w:r w:rsidRPr="00A32AD6">
        <w:rPr>
          <w:i/>
          <w:iCs/>
          <w:lang w:val="fr-FR" w:eastAsia="en-US"/>
        </w:rPr>
        <w:t xml:space="preserve">The </w:t>
      </w:r>
      <w:proofErr w:type="spellStart"/>
      <w:r w:rsidRPr="00A32AD6">
        <w:rPr>
          <w:i/>
          <w:iCs/>
          <w:lang w:val="fr-FR" w:eastAsia="en-US"/>
        </w:rPr>
        <w:t>Allostatic</w:t>
      </w:r>
      <w:proofErr w:type="spellEnd"/>
      <w:r w:rsidRPr="00A32AD6">
        <w:rPr>
          <w:i/>
          <w:iCs/>
          <w:lang w:val="fr-FR" w:eastAsia="en-US"/>
        </w:rPr>
        <w:t xml:space="preserve"> Reset Model (ARM) of </w:t>
      </w:r>
      <w:proofErr w:type="spellStart"/>
      <w:r w:rsidRPr="00A32AD6">
        <w:rPr>
          <w:i/>
          <w:iCs/>
          <w:lang w:val="fr-FR" w:eastAsia="en-US"/>
        </w:rPr>
        <w:t>Psychedelic</w:t>
      </w:r>
      <w:proofErr w:type="spellEnd"/>
      <w:r w:rsidRPr="00A32AD6">
        <w:rPr>
          <w:i/>
          <w:iCs/>
          <w:lang w:val="fr-FR" w:eastAsia="en-US"/>
        </w:rPr>
        <w:t xml:space="preserve"> Action</w:t>
      </w:r>
      <w:r w:rsidRPr="00A32AD6">
        <w:rPr>
          <w:lang w:val="fr-FR" w:eastAsia="en-US"/>
        </w:rPr>
        <w:t xml:space="preserve">. </w:t>
      </w:r>
      <w:proofErr w:type="spellStart"/>
      <w:r w:rsidRPr="00A32AD6">
        <w:rPr>
          <w:lang w:val="fr-FR" w:eastAsia="en-US"/>
        </w:rPr>
        <w:t>PsyArXiv</w:t>
      </w:r>
      <w:proofErr w:type="spellEnd"/>
      <w:r w:rsidRPr="00A32AD6">
        <w:rPr>
          <w:lang w:val="fr-FR" w:eastAsia="en-US"/>
        </w:rPr>
        <w:t>. https://doi.org/10.31234/osf.io/hxegk_v1</w:t>
      </w:r>
    </w:p>
    <w:p w14:paraId="62E0DCC0" w14:textId="77777777" w:rsidR="00A32AD6" w:rsidRPr="00A32AD6" w:rsidRDefault="00A32AD6" w:rsidP="00A32AD6">
      <w:pPr>
        <w:pStyle w:val="Bibliographie"/>
        <w:rPr>
          <w:lang w:val="fr-FR" w:eastAsia="en-US"/>
        </w:rPr>
      </w:pPr>
      <w:proofErr w:type="spellStart"/>
      <w:r w:rsidRPr="00A32AD6">
        <w:rPr>
          <w:lang w:val="fr-FR" w:eastAsia="en-US"/>
        </w:rPr>
        <w:t>Luquiens</w:t>
      </w:r>
      <w:proofErr w:type="spellEnd"/>
      <w:r w:rsidRPr="00A32AD6">
        <w:rPr>
          <w:lang w:val="fr-FR" w:eastAsia="en-US"/>
        </w:rPr>
        <w:t xml:space="preserve">, A., </w:t>
      </w:r>
      <w:proofErr w:type="spellStart"/>
      <w:r w:rsidRPr="00A32AD6">
        <w:rPr>
          <w:lang w:val="fr-FR" w:eastAsia="en-US"/>
        </w:rPr>
        <w:t>Belahda</w:t>
      </w:r>
      <w:proofErr w:type="spellEnd"/>
      <w:r w:rsidRPr="00A32AD6">
        <w:rPr>
          <w:lang w:val="fr-FR" w:eastAsia="en-US"/>
        </w:rPr>
        <w:t xml:space="preserve">, D., </w:t>
      </w:r>
      <w:proofErr w:type="spellStart"/>
      <w:r w:rsidRPr="00A32AD6">
        <w:rPr>
          <w:lang w:val="fr-FR" w:eastAsia="en-US"/>
        </w:rPr>
        <w:t>Graux</w:t>
      </w:r>
      <w:proofErr w:type="spellEnd"/>
      <w:r w:rsidRPr="00A32AD6">
        <w:rPr>
          <w:lang w:val="fr-FR" w:eastAsia="en-US"/>
        </w:rPr>
        <w:t xml:space="preserve">, C., </w:t>
      </w:r>
      <w:proofErr w:type="spellStart"/>
      <w:r w:rsidRPr="00A32AD6">
        <w:rPr>
          <w:lang w:val="fr-FR" w:eastAsia="en-US"/>
        </w:rPr>
        <w:t>Igounenc</w:t>
      </w:r>
      <w:proofErr w:type="spellEnd"/>
      <w:r w:rsidRPr="00A32AD6">
        <w:rPr>
          <w:lang w:val="fr-FR" w:eastAsia="en-US"/>
        </w:rPr>
        <w:t xml:space="preserve">, N., </w:t>
      </w:r>
      <w:proofErr w:type="spellStart"/>
      <w:r w:rsidRPr="00A32AD6">
        <w:rPr>
          <w:lang w:val="fr-FR" w:eastAsia="en-US"/>
        </w:rPr>
        <w:t>Serrand</w:t>
      </w:r>
      <w:proofErr w:type="spellEnd"/>
      <w:r w:rsidRPr="00A32AD6">
        <w:rPr>
          <w:lang w:val="fr-FR" w:eastAsia="en-US"/>
        </w:rPr>
        <w:t xml:space="preserve">, C., Rochefort, P., Mura, T., &amp; Sergent, F. (2025). </w:t>
      </w:r>
      <w:proofErr w:type="spellStart"/>
      <w:r w:rsidRPr="00A32AD6">
        <w:rPr>
          <w:lang w:val="fr-FR" w:eastAsia="en-US"/>
        </w:rPr>
        <w:t>Psilocybin</w:t>
      </w:r>
      <w:proofErr w:type="spellEnd"/>
      <w:r w:rsidRPr="00A32AD6">
        <w:rPr>
          <w:lang w:val="fr-FR" w:eastAsia="en-US"/>
        </w:rPr>
        <w:t xml:space="preserve"> in </w:t>
      </w:r>
      <w:proofErr w:type="spellStart"/>
      <w:r w:rsidRPr="00A32AD6">
        <w:rPr>
          <w:lang w:val="fr-FR" w:eastAsia="en-US"/>
        </w:rPr>
        <w:t>alcohol</w:t>
      </w:r>
      <w:proofErr w:type="spellEnd"/>
      <w:r w:rsidRPr="00A32AD6">
        <w:rPr>
          <w:lang w:val="fr-FR" w:eastAsia="en-US"/>
        </w:rPr>
        <w:t xml:space="preserve"> use </w:t>
      </w:r>
      <w:proofErr w:type="spellStart"/>
      <w:r w:rsidRPr="00A32AD6">
        <w:rPr>
          <w:lang w:val="fr-FR" w:eastAsia="en-US"/>
        </w:rPr>
        <w:t>disorder</w:t>
      </w:r>
      <w:proofErr w:type="spellEnd"/>
      <w:r w:rsidRPr="00A32AD6">
        <w:rPr>
          <w:lang w:val="fr-FR" w:eastAsia="en-US"/>
        </w:rPr>
        <w:t xml:space="preserve"> and </w:t>
      </w:r>
      <w:proofErr w:type="spellStart"/>
      <w:r w:rsidRPr="00A32AD6">
        <w:rPr>
          <w:lang w:val="fr-FR" w:eastAsia="en-US"/>
        </w:rPr>
        <w:t>comorbid</w:t>
      </w:r>
      <w:proofErr w:type="spellEnd"/>
      <w:r w:rsidRPr="00A32AD6">
        <w:rPr>
          <w:lang w:val="fr-FR" w:eastAsia="en-US"/>
        </w:rPr>
        <w:t xml:space="preserve"> </w:t>
      </w:r>
      <w:proofErr w:type="spellStart"/>
      <w:r w:rsidRPr="00A32AD6">
        <w:rPr>
          <w:lang w:val="fr-FR" w:eastAsia="en-US"/>
        </w:rPr>
        <w:t>depressive</w:t>
      </w:r>
      <w:proofErr w:type="spellEnd"/>
      <w:r w:rsidRPr="00A32AD6">
        <w:rPr>
          <w:lang w:val="fr-FR" w:eastAsia="en-US"/>
        </w:rPr>
        <w:t xml:space="preserve"> </w:t>
      </w:r>
      <w:proofErr w:type="spellStart"/>
      <w:r w:rsidRPr="00A32AD6">
        <w:rPr>
          <w:lang w:val="fr-FR" w:eastAsia="en-US"/>
        </w:rPr>
        <w:t>symptoms</w:t>
      </w:r>
      <w:proofErr w:type="spellEnd"/>
      <w:r w:rsidRPr="00A32AD6">
        <w:rPr>
          <w:lang w:val="fr-FR" w:eastAsia="en-US"/>
        </w:rPr>
        <w:t xml:space="preserve"> : </w:t>
      </w:r>
      <w:proofErr w:type="spellStart"/>
      <w:r w:rsidRPr="00A32AD6">
        <w:rPr>
          <w:lang w:val="fr-FR" w:eastAsia="en-US"/>
        </w:rPr>
        <w:t>Results</w:t>
      </w:r>
      <w:proofErr w:type="spellEnd"/>
      <w:r w:rsidRPr="00A32AD6">
        <w:rPr>
          <w:lang w:val="fr-FR" w:eastAsia="en-US"/>
        </w:rPr>
        <w:t xml:space="preserve"> </w:t>
      </w:r>
      <w:proofErr w:type="spellStart"/>
      <w:r w:rsidRPr="00A32AD6">
        <w:rPr>
          <w:lang w:val="fr-FR" w:eastAsia="en-US"/>
        </w:rPr>
        <w:t>from</w:t>
      </w:r>
      <w:proofErr w:type="spellEnd"/>
      <w:r w:rsidRPr="00A32AD6">
        <w:rPr>
          <w:lang w:val="fr-FR" w:eastAsia="en-US"/>
        </w:rPr>
        <w:t xml:space="preserve"> a </w:t>
      </w:r>
      <w:proofErr w:type="spellStart"/>
      <w:r w:rsidRPr="00A32AD6">
        <w:rPr>
          <w:lang w:val="fr-FR" w:eastAsia="en-US"/>
        </w:rPr>
        <w:t>feasibility</w:t>
      </w:r>
      <w:proofErr w:type="spellEnd"/>
      <w:r w:rsidRPr="00A32AD6">
        <w:rPr>
          <w:lang w:val="fr-FR" w:eastAsia="en-US"/>
        </w:rPr>
        <w:t xml:space="preserve"> </w:t>
      </w:r>
      <w:proofErr w:type="spellStart"/>
      <w:r w:rsidRPr="00A32AD6">
        <w:rPr>
          <w:lang w:val="fr-FR" w:eastAsia="en-US"/>
        </w:rPr>
        <w:t>randomized</w:t>
      </w:r>
      <w:proofErr w:type="spellEnd"/>
      <w:r w:rsidRPr="00A32AD6">
        <w:rPr>
          <w:lang w:val="fr-FR" w:eastAsia="en-US"/>
        </w:rPr>
        <w:t xml:space="preserve"> </w:t>
      </w:r>
      <w:proofErr w:type="spellStart"/>
      <w:r w:rsidRPr="00A32AD6">
        <w:rPr>
          <w:lang w:val="fr-FR" w:eastAsia="en-US"/>
        </w:rPr>
        <w:t>clinical</w:t>
      </w:r>
      <w:proofErr w:type="spellEnd"/>
      <w:r w:rsidRPr="00A32AD6">
        <w:rPr>
          <w:lang w:val="fr-FR" w:eastAsia="en-US"/>
        </w:rPr>
        <w:t xml:space="preserve"> trial. </w:t>
      </w:r>
      <w:r w:rsidRPr="00A32AD6">
        <w:rPr>
          <w:i/>
          <w:iCs/>
          <w:lang w:val="fr-FR" w:eastAsia="en-US"/>
        </w:rPr>
        <w:t>Addiction</w:t>
      </w:r>
      <w:r w:rsidRPr="00A32AD6">
        <w:rPr>
          <w:lang w:val="fr-FR" w:eastAsia="en-US"/>
        </w:rPr>
        <w:t>, add.70152. https://doi.org/10.1111/add.70152</w:t>
      </w:r>
    </w:p>
    <w:p w14:paraId="678191BB" w14:textId="77777777" w:rsidR="00A32AD6" w:rsidRPr="00A32AD6" w:rsidRDefault="00A32AD6" w:rsidP="00A32AD6">
      <w:pPr>
        <w:pStyle w:val="Bibliographie"/>
        <w:rPr>
          <w:lang w:val="de-CH" w:eastAsia="en-US"/>
          <w:rPrChange w:id="735" w:author="ESKINAZI Mickael" w:date="2026-05-15T15:51:00Z" w16du:dateUtc="2026-05-15T13:51:00Z">
            <w:rPr>
              <w:lang w:val="fr-FR" w:eastAsia="en-US"/>
            </w:rPr>
          </w:rPrChange>
        </w:rPr>
      </w:pPr>
      <w:proofErr w:type="spellStart"/>
      <w:r w:rsidRPr="00A32AD6">
        <w:rPr>
          <w:lang w:val="fr-FR" w:eastAsia="en-US"/>
        </w:rPr>
        <w:t>Maples</w:t>
      </w:r>
      <w:proofErr w:type="spellEnd"/>
      <w:r w:rsidRPr="00A32AD6">
        <w:rPr>
          <w:lang w:val="fr-FR" w:eastAsia="en-US"/>
        </w:rPr>
        <w:t xml:space="preserve">-Keller JL, R. B., </w:t>
      </w:r>
      <w:proofErr w:type="spellStart"/>
      <w:r w:rsidRPr="00A32AD6">
        <w:rPr>
          <w:lang w:val="fr-FR" w:eastAsia="en-US"/>
        </w:rPr>
        <w:t>Norrholm</w:t>
      </w:r>
      <w:proofErr w:type="spellEnd"/>
      <w:r w:rsidRPr="00A32AD6">
        <w:rPr>
          <w:lang w:val="fr-FR" w:eastAsia="en-US"/>
        </w:rPr>
        <w:t xml:space="preserve"> SD, Burton M, </w:t>
      </w:r>
      <w:proofErr w:type="spellStart"/>
      <w:r w:rsidRPr="00A32AD6">
        <w:rPr>
          <w:lang w:val="fr-FR" w:eastAsia="en-US"/>
        </w:rPr>
        <w:t>Reiff</w:t>
      </w:r>
      <w:proofErr w:type="spellEnd"/>
      <w:r w:rsidRPr="00A32AD6">
        <w:rPr>
          <w:lang w:val="fr-FR" w:eastAsia="en-US"/>
        </w:rPr>
        <w:t xml:space="preserve"> C, </w:t>
      </w:r>
      <w:proofErr w:type="spellStart"/>
      <w:r w:rsidRPr="00A32AD6">
        <w:rPr>
          <w:lang w:val="fr-FR" w:eastAsia="en-US"/>
        </w:rPr>
        <w:t>Coghlan</w:t>
      </w:r>
      <w:proofErr w:type="spellEnd"/>
      <w:r w:rsidRPr="00A32AD6">
        <w:rPr>
          <w:lang w:val="fr-FR" w:eastAsia="en-US"/>
        </w:rPr>
        <w:t xml:space="preserve"> C, Jovanovic T, Yasinski C, </w:t>
      </w:r>
      <w:proofErr w:type="spellStart"/>
      <w:r w:rsidRPr="00A32AD6">
        <w:rPr>
          <w:lang w:val="fr-FR" w:eastAsia="en-US"/>
        </w:rPr>
        <w:t>Jarboe</w:t>
      </w:r>
      <w:proofErr w:type="spellEnd"/>
      <w:r w:rsidRPr="00A32AD6">
        <w:rPr>
          <w:lang w:val="fr-FR" w:eastAsia="en-US"/>
        </w:rPr>
        <w:t xml:space="preserve"> K, </w:t>
      </w:r>
      <w:proofErr w:type="spellStart"/>
      <w:r w:rsidRPr="00A32AD6">
        <w:rPr>
          <w:lang w:val="fr-FR" w:eastAsia="en-US"/>
        </w:rPr>
        <w:t>Rakofsky</w:t>
      </w:r>
      <w:proofErr w:type="spellEnd"/>
      <w:r w:rsidRPr="00A32AD6">
        <w:rPr>
          <w:lang w:val="fr-FR" w:eastAsia="en-US"/>
        </w:rPr>
        <w:t xml:space="preserve"> J, Rauch S, Dunlop BW. (2022). A </w:t>
      </w:r>
      <w:proofErr w:type="spellStart"/>
      <w:r w:rsidRPr="00A32AD6">
        <w:rPr>
          <w:lang w:val="fr-FR" w:eastAsia="en-US"/>
        </w:rPr>
        <w:t>randomized</w:t>
      </w:r>
      <w:proofErr w:type="spellEnd"/>
      <w:r w:rsidRPr="00A32AD6">
        <w:rPr>
          <w:lang w:val="fr-FR" w:eastAsia="en-US"/>
        </w:rPr>
        <w:t xml:space="preserve"> </w:t>
      </w:r>
      <w:proofErr w:type="spellStart"/>
      <w:r w:rsidRPr="00A32AD6">
        <w:rPr>
          <w:lang w:val="fr-FR" w:eastAsia="en-US"/>
        </w:rPr>
        <w:t>controlled</w:t>
      </w:r>
      <w:proofErr w:type="spellEnd"/>
      <w:r w:rsidRPr="00A32AD6">
        <w:rPr>
          <w:lang w:val="fr-FR" w:eastAsia="en-US"/>
        </w:rPr>
        <w:t xml:space="preserve"> trial of 3,4-methylenedioxymethamphetamine (MDMA) and </w:t>
      </w:r>
      <w:proofErr w:type="spellStart"/>
      <w:r w:rsidRPr="00A32AD6">
        <w:rPr>
          <w:lang w:val="fr-FR" w:eastAsia="en-US"/>
        </w:rPr>
        <w:t>fear</w:t>
      </w:r>
      <w:proofErr w:type="spellEnd"/>
      <w:r w:rsidRPr="00A32AD6">
        <w:rPr>
          <w:lang w:val="fr-FR" w:eastAsia="en-US"/>
        </w:rPr>
        <w:t xml:space="preserve"> extinction </w:t>
      </w:r>
      <w:proofErr w:type="spellStart"/>
      <w:r w:rsidRPr="00A32AD6">
        <w:rPr>
          <w:lang w:val="fr-FR" w:eastAsia="en-US"/>
        </w:rPr>
        <w:t>retention</w:t>
      </w:r>
      <w:proofErr w:type="spellEnd"/>
      <w:r w:rsidRPr="00A32AD6">
        <w:rPr>
          <w:lang w:val="fr-FR" w:eastAsia="en-US"/>
        </w:rPr>
        <w:t xml:space="preserve"> in </w:t>
      </w:r>
      <w:proofErr w:type="spellStart"/>
      <w:r w:rsidRPr="00A32AD6">
        <w:rPr>
          <w:lang w:val="fr-FR" w:eastAsia="en-US"/>
        </w:rPr>
        <w:t>healthy</w:t>
      </w:r>
      <w:proofErr w:type="spellEnd"/>
      <w:r w:rsidRPr="00A32AD6">
        <w:rPr>
          <w:lang w:val="fr-FR" w:eastAsia="en-US"/>
        </w:rPr>
        <w:t xml:space="preserve"> </w:t>
      </w:r>
      <w:proofErr w:type="spellStart"/>
      <w:r w:rsidRPr="00A32AD6">
        <w:rPr>
          <w:lang w:val="fr-FR" w:eastAsia="en-US"/>
        </w:rPr>
        <w:t>adults</w:t>
      </w:r>
      <w:proofErr w:type="spellEnd"/>
      <w:r w:rsidRPr="00A32AD6">
        <w:rPr>
          <w:lang w:val="fr-FR" w:eastAsia="en-US"/>
        </w:rPr>
        <w:t xml:space="preserve">. </w:t>
      </w:r>
      <w:r w:rsidRPr="00A32AD6">
        <w:rPr>
          <w:i/>
          <w:iCs/>
          <w:lang w:val="de-CH" w:eastAsia="en-US"/>
          <w:rPrChange w:id="736" w:author="ESKINAZI Mickael" w:date="2026-05-15T15:51:00Z" w16du:dateUtc="2026-05-15T13:51:00Z">
            <w:rPr>
              <w:i/>
              <w:iCs/>
              <w:lang w:val="fr-FR" w:eastAsia="en-US"/>
            </w:rPr>
          </w:rPrChange>
        </w:rPr>
        <w:t xml:space="preserve">Journal </w:t>
      </w:r>
      <w:proofErr w:type="spellStart"/>
      <w:r w:rsidRPr="00A32AD6">
        <w:rPr>
          <w:i/>
          <w:iCs/>
          <w:lang w:val="de-CH" w:eastAsia="en-US"/>
          <w:rPrChange w:id="737" w:author="ESKINAZI Mickael" w:date="2026-05-15T15:51:00Z" w16du:dateUtc="2026-05-15T13:51:00Z">
            <w:rPr>
              <w:i/>
              <w:iCs/>
              <w:lang w:val="fr-FR" w:eastAsia="en-US"/>
            </w:rPr>
          </w:rPrChange>
        </w:rPr>
        <w:t>of</w:t>
      </w:r>
      <w:proofErr w:type="spellEnd"/>
      <w:r w:rsidRPr="00A32AD6">
        <w:rPr>
          <w:i/>
          <w:iCs/>
          <w:lang w:val="de-CH" w:eastAsia="en-US"/>
          <w:rPrChange w:id="738" w:author="ESKINAZI Mickael" w:date="2026-05-15T15:51:00Z" w16du:dateUtc="2026-05-15T13:51:00Z">
            <w:rPr>
              <w:i/>
              <w:iCs/>
              <w:lang w:val="fr-FR" w:eastAsia="en-US"/>
            </w:rPr>
          </w:rPrChange>
        </w:rPr>
        <w:t xml:space="preserve"> </w:t>
      </w:r>
      <w:proofErr w:type="spellStart"/>
      <w:r w:rsidRPr="00A32AD6">
        <w:rPr>
          <w:i/>
          <w:iCs/>
          <w:lang w:val="de-CH" w:eastAsia="en-US"/>
          <w:rPrChange w:id="739" w:author="ESKINAZI Mickael" w:date="2026-05-15T15:51:00Z" w16du:dateUtc="2026-05-15T13:51:00Z">
            <w:rPr>
              <w:i/>
              <w:iCs/>
              <w:lang w:val="fr-FR" w:eastAsia="en-US"/>
            </w:rPr>
          </w:rPrChange>
        </w:rPr>
        <w:t>Psychopharmacology</w:t>
      </w:r>
      <w:proofErr w:type="spellEnd"/>
      <w:r w:rsidRPr="00A32AD6">
        <w:rPr>
          <w:lang w:val="de-CH" w:eastAsia="en-US"/>
          <w:rPrChange w:id="740" w:author="ESKINAZI Mickael" w:date="2026-05-15T15:51:00Z" w16du:dateUtc="2026-05-15T13:51:00Z">
            <w:rPr>
              <w:lang w:val="fr-FR" w:eastAsia="en-US"/>
            </w:rPr>
          </w:rPrChange>
        </w:rPr>
        <w:t xml:space="preserve">, </w:t>
      </w:r>
      <w:r w:rsidRPr="00A32AD6">
        <w:rPr>
          <w:i/>
          <w:iCs/>
          <w:lang w:val="de-CH" w:eastAsia="en-US"/>
          <w:rPrChange w:id="741" w:author="ESKINAZI Mickael" w:date="2026-05-15T15:51:00Z" w16du:dateUtc="2026-05-15T13:51:00Z">
            <w:rPr>
              <w:i/>
              <w:iCs/>
              <w:lang w:val="fr-FR" w:eastAsia="en-US"/>
            </w:rPr>
          </w:rPrChange>
        </w:rPr>
        <w:t>36</w:t>
      </w:r>
      <w:r w:rsidRPr="00A32AD6">
        <w:rPr>
          <w:lang w:val="de-CH" w:eastAsia="en-US"/>
          <w:rPrChange w:id="742" w:author="ESKINAZI Mickael" w:date="2026-05-15T15:51:00Z" w16du:dateUtc="2026-05-15T13:51:00Z">
            <w:rPr>
              <w:lang w:val="fr-FR" w:eastAsia="en-US"/>
            </w:rPr>
          </w:rPrChange>
        </w:rPr>
        <w:t>(3), 368‑377. https://doi.org/10.1177/02698811211069124</w:t>
      </w:r>
    </w:p>
    <w:p w14:paraId="70C0A6EC" w14:textId="77777777" w:rsidR="00A32AD6" w:rsidRPr="00A32AD6" w:rsidRDefault="00A32AD6" w:rsidP="00A32AD6">
      <w:pPr>
        <w:pStyle w:val="Bibliographie"/>
        <w:rPr>
          <w:lang w:val="fr-FR" w:eastAsia="en-US"/>
        </w:rPr>
      </w:pPr>
      <w:r w:rsidRPr="00A32AD6">
        <w:rPr>
          <w:lang w:val="de-CH" w:eastAsia="en-US"/>
          <w:rPrChange w:id="743" w:author="ESKINAZI Mickael" w:date="2026-05-15T15:51:00Z" w16du:dateUtc="2026-05-15T13:51:00Z">
            <w:rPr>
              <w:lang w:val="fr-FR" w:eastAsia="en-US"/>
            </w:rPr>
          </w:rPrChange>
        </w:rPr>
        <w:t xml:space="preserve">Mertens, L. J., Koslowski, M., Betzler, F., Brand, M., Evens, R., Kärtner, L., </w:t>
      </w:r>
      <w:proofErr w:type="spellStart"/>
      <w:r w:rsidRPr="00A32AD6">
        <w:rPr>
          <w:lang w:val="de-CH" w:eastAsia="en-US"/>
          <w:rPrChange w:id="744" w:author="ESKINAZI Mickael" w:date="2026-05-15T15:51:00Z" w16du:dateUtc="2026-05-15T13:51:00Z">
            <w:rPr>
              <w:lang w:val="fr-FR" w:eastAsia="en-US"/>
            </w:rPr>
          </w:rPrChange>
        </w:rPr>
        <w:t>Jungaberle</w:t>
      </w:r>
      <w:proofErr w:type="spellEnd"/>
      <w:r w:rsidRPr="00A32AD6">
        <w:rPr>
          <w:lang w:val="de-CH" w:eastAsia="en-US"/>
          <w:rPrChange w:id="745" w:author="ESKINAZI Mickael" w:date="2026-05-15T15:51:00Z" w16du:dateUtc="2026-05-15T13:51:00Z">
            <w:rPr>
              <w:lang w:val="fr-FR" w:eastAsia="en-US"/>
            </w:rPr>
          </w:rPrChange>
        </w:rPr>
        <w:t xml:space="preserve">, A., </w:t>
      </w:r>
      <w:proofErr w:type="spellStart"/>
      <w:r w:rsidRPr="00A32AD6">
        <w:rPr>
          <w:lang w:val="de-CH" w:eastAsia="en-US"/>
          <w:rPrChange w:id="746" w:author="ESKINAZI Mickael" w:date="2026-05-15T15:51:00Z" w16du:dateUtc="2026-05-15T13:51:00Z">
            <w:rPr>
              <w:lang w:val="fr-FR" w:eastAsia="en-US"/>
            </w:rPr>
          </w:rPrChange>
        </w:rPr>
        <w:t>Jungaberle</w:t>
      </w:r>
      <w:proofErr w:type="spellEnd"/>
      <w:r w:rsidRPr="00A32AD6">
        <w:rPr>
          <w:lang w:val="de-CH" w:eastAsia="en-US"/>
          <w:rPrChange w:id="747" w:author="ESKINAZI Mickael" w:date="2026-05-15T15:51:00Z" w16du:dateUtc="2026-05-15T13:51:00Z">
            <w:rPr>
              <w:lang w:val="fr-FR" w:eastAsia="en-US"/>
            </w:rPr>
          </w:rPrChange>
        </w:rPr>
        <w:t xml:space="preserve">, H., </w:t>
      </w:r>
      <w:proofErr w:type="spellStart"/>
      <w:r w:rsidRPr="00A32AD6">
        <w:rPr>
          <w:lang w:val="de-CH" w:eastAsia="en-US"/>
          <w:rPrChange w:id="748" w:author="ESKINAZI Mickael" w:date="2026-05-15T15:51:00Z" w16du:dateUtc="2026-05-15T13:51:00Z">
            <w:rPr>
              <w:lang w:val="fr-FR" w:eastAsia="en-US"/>
            </w:rPr>
          </w:rPrChange>
        </w:rPr>
        <w:t>Majić</w:t>
      </w:r>
      <w:proofErr w:type="spellEnd"/>
      <w:r w:rsidRPr="00A32AD6">
        <w:rPr>
          <w:lang w:val="de-CH" w:eastAsia="en-US"/>
          <w:rPrChange w:id="749" w:author="ESKINAZI Mickael" w:date="2026-05-15T15:51:00Z" w16du:dateUtc="2026-05-15T13:51:00Z">
            <w:rPr>
              <w:lang w:val="fr-FR" w:eastAsia="en-US"/>
            </w:rPr>
          </w:rPrChange>
        </w:rPr>
        <w:t xml:space="preserve">, T., Schmitz, C. N., Ströhle, A., Scharf, D., Spangemacher, M., Wolff, M., Assadi, Z., Bahri, S., Becher, L., Färber, L. V., Kirchen, N., … </w:t>
      </w:r>
      <w:proofErr w:type="spellStart"/>
      <w:r w:rsidRPr="00A32AD6">
        <w:rPr>
          <w:lang w:val="fr-FR" w:eastAsia="en-US"/>
        </w:rPr>
        <w:t>Gründer</w:t>
      </w:r>
      <w:proofErr w:type="spellEnd"/>
      <w:r w:rsidRPr="00A32AD6">
        <w:rPr>
          <w:lang w:val="fr-FR" w:eastAsia="en-US"/>
        </w:rPr>
        <w:t xml:space="preserve">, G. (2026). </w:t>
      </w:r>
      <w:proofErr w:type="spellStart"/>
      <w:r w:rsidRPr="00A32AD6">
        <w:rPr>
          <w:lang w:val="fr-FR" w:eastAsia="en-US"/>
        </w:rPr>
        <w:t>Efficacy</w:t>
      </w:r>
      <w:proofErr w:type="spellEnd"/>
      <w:r w:rsidRPr="00A32AD6">
        <w:rPr>
          <w:lang w:val="fr-FR" w:eastAsia="en-US"/>
        </w:rPr>
        <w:t xml:space="preserve"> and </w:t>
      </w:r>
      <w:proofErr w:type="spellStart"/>
      <w:r w:rsidRPr="00A32AD6">
        <w:rPr>
          <w:lang w:val="fr-FR" w:eastAsia="en-US"/>
        </w:rPr>
        <w:t>Safety</w:t>
      </w:r>
      <w:proofErr w:type="spellEnd"/>
      <w:r w:rsidRPr="00A32AD6">
        <w:rPr>
          <w:lang w:val="fr-FR" w:eastAsia="en-US"/>
        </w:rPr>
        <w:t xml:space="preserve"> of </w:t>
      </w:r>
      <w:proofErr w:type="spellStart"/>
      <w:r w:rsidRPr="00A32AD6">
        <w:rPr>
          <w:lang w:val="fr-FR" w:eastAsia="en-US"/>
        </w:rPr>
        <w:t>Psilocybin</w:t>
      </w:r>
      <w:proofErr w:type="spellEnd"/>
      <w:r w:rsidRPr="00A32AD6">
        <w:rPr>
          <w:lang w:val="fr-FR" w:eastAsia="en-US"/>
        </w:rPr>
        <w:t xml:space="preserve"> in </w:t>
      </w:r>
      <w:proofErr w:type="spellStart"/>
      <w:r w:rsidRPr="00A32AD6">
        <w:rPr>
          <w:lang w:val="fr-FR" w:eastAsia="en-US"/>
        </w:rPr>
        <w:t>Treatment-Resistant</w:t>
      </w:r>
      <w:proofErr w:type="spellEnd"/>
      <w:r w:rsidRPr="00A32AD6">
        <w:rPr>
          <w:lang w:val="fr-FR" w:eastAsia="en-US"/>
        </w:rPr>
        <w:t xml:space="preserve"> Major </w:t>
      </w:r>
      <w:proofErr w:type="spellStart"/>
      <w:r w:rsidRPr="00A32AD6">
        <w:rPr>
          <w:lang w:val="fr-FR" w:eastAsia="en-US"/>
        </w:rPr>
        <w:t>Depression</w:t>
      </w:r>
      <w:proofErr w:type="spellEnd"/>
      <w:r w:rsidRPr="00A32AD6">
        <w:rPr>
          <w:lang w:val="fr-FR" w:eastAsia="en-US"/>
        </w:rPr>
        <w:t xml:space="preserve"> : The EPISODE </w:t>
      </w:r>
      <w:proofErr w:type="spellStart"/>
      <w:r w:rsidRPr="00A32AD6">
        <w:rPr>
          <w:lang w:val="fr-FR" w:eastAsia="en-US"/>
        </w:rPr>
        <w:t>Randomized</w:t>
      </w:r>
      <w:proofErr w:type="spellEnd"/>
      <w:r w:rsidRPr="00A32AD6">
        <w:rPr>
          <w:lang w:val="fr-FR" w:eastAsia="en-US"/>
        </w:rPr>
        <w:t xml:space="preserve"> </w:t>
      </w:r>
      <w:proofErr w:type="spellStart"/>
      <w:r w:rsidRPr="00A32AD6">
        <w:rPr>
          <w:lang w:val="fr-FR" w:eastAsia="en-US"/>
        </w:rPr>
        <w:t>Clinical</w:t>
      </w:r>
      <w:proofErr w:type="spellEnd"/>
      <w:r w:rsidRPr="00A32AD6">
        <w:rPr>
          <w:lang w:val="fr-FR" w:eastAsia="en-US"/>
        </w:rPr>
        <w:t xml:space="preserve"> Trial. </w:t>
      </w:r>
      <w:r w:rsidRPr="00A32AD6">
        <w:rPr>
          <w:i/>
          <w:iCs/>
          <w:lang w:val="fr-FR" w:eastAsia="en-US"/>
        </w:rPr>
        <w:t xml:space="preserve">JAMA </w:t>
      </w:r>
      <w:proofErr w:type="spellStart"/>
      <w:r w:rsidRPr="00A32AD6">
        <w:rPr>
          <w:i/>
          <w:iCs/>
          <w:lang w:val="fr-FR" w:eastAsia="en-US"/>
        </w:rPr>
        <w:t>Psychiatry</w:t>
      </w:r>
      <w:proofErr w:type="spellEnd"/>
      <w:r w:rsidRPr="00A32AD6">
        <w:rPr>
          <w:lang w:val="fr-FR" w:eastAsia="en-US"/>
        </w:rPr>
        <w:t>. https://doi.org/10.1001/jamapsychiatry.2026.0132</w:t>
      </w:r>
    </w:p>
    <w:p w14:paraId="29D08C78" w14:textId="77777777" w:rsidR="00A32AD6" w:rsidRPr="00A32AD6" w:rsidRDefault="00A32AD6" w:rsidP="00A32AD6">
      <w:pPr>
        <w:pStyle w:val="Bibliographie"/>
        <w:rPr>
          <w:lang w:val="fr-FR" w:eastAsia="en-US"/>
        </w:rPr>
      </w:pPr>
      <w:r w:rsidRPr="00A32AD6">
        <w:rPr>
          <w:lang w:val="fr-FR" w:eastAsia="en-US"/>
        </w:rPr>
        <w:t xml:space="preserve">Mitchell, J. M., </w:t>
      </w:r>
      <w:proofErr w:type="spellStart"/>
      <w:r w:rsidRPr="00A32AD6">
        <w:rPr>
          <w:lang w:val="fr-FR" w:eastAsia="en-US"/>
        </w:rPr>
        <w:t>Bogenschutz</w:t>
      </w:r>
      <w:proofErr w:type="spellEnd"/>
      <w:r w:rsidRPr="00A32AD6">
        <w:rPr>
          <w:lang w:val="fr-FR" w:eastAsia="en-US"/>
        </w:rPr>
        <w:t xml:space="preserve">, M., </w:t>
      </w:r>
      <w:proofErr w:type="spellStart"/>
      <w:r w:rsidRPr="00A32AD6">
        <w:rPr>
          <w:lang w:val="fr-FR" w:eastAsia="en-US"/>
        </w:rPr>
        <w:t>Lilienstein</w:t>
      </w:r>
      <w:proofErr w:type="spellEnd"/>
      <w:r w:rsidRPr="00A32AD6">
        <w:rPr>
          <w:lang w:val="fr-FR" w:eastAsia="en-US"/>
        </w:rPr>
        <w:t xml:space="preserve">, A., Harrison, C., </w:t>
      </w:r>
      <w:proofErr w:type="spellStart"/>
      <w:r w:rsidRPr="00A32AD6">
        <w:rPr>
          <w:lang w:val="fr-FR" w:eastAsia="en-US"/>
        </w:rPr>
        <w:t>Kleiman</w:t>
      </w:r>
      <w:proofErr w:type="spellEnd"/>
      <w:r w:rsidRPr="00A32AD6">
        <w:rPr>
          <w:lang w:val="fr-FR" w:eastAsia="en-US"/>
        </w:rPr>
        <w:t xml:space="preserve">, S., Parker-Guilbert, K., </w:t>
      </w:r>
      <w:proofErr w:type="spellStart"/>
      <w:r w:rsidRPr="00A32AD6">
        <w:rPr>
          <w:lang w:val="fr-FR" w:eastAsia="en-US"/>
        </w:rPr>
        <w:t>Ot’alora</w:t>
      </w:r>
      <w:proofErr w:type="spellEnd"/>
      <w:r w:rsidRPr="00A32AD6">
        <w:rPr>
          <w:lang w:val="fr-FR" w:eastAsia="en-US"/>
        </w:rPr>
        <w:t xml:space="preserve"> G, M., Garas, W., </w:t>
      </w:r>
      <w:proofErr w:type="spellStart"/>
      <w:r w:rsidRPr="00A32AD6">
        <w:rPr>
          <w:lang w:val="fr-FR" w:eastAsia="en-US"/>
        </w:rPr>
        <w:t>Paleos</w:t>
      </w:r>
      <w:proofErr w:type="spellEnd"/>
      <w:r w:rsidRPr="00A32AD6">
        <w:rPr>
          <w:lang w:val="fr-FR" w:eastAsia="en-US"/>
        </w:rPr>
        <w:t xml:space="preserve">, C., Gorman, I., Nicholas, C., </w:t>
      </w:r>
      <w:proofErr w:type="spellStart"/>
      <w:r w:rsidRPr="00A32AD6">
        <w:rPr>
          <w:lang w:val="fr-FR" w:eastAsia="en-US"/>
        </w:rPr>
        <w:t>Mithoefer</w:t>
      </w:r>
      <w:proofErr w:type="spellEnd"/>
      <w:r w:rsidRPr="00A32AD6">
        <w:rPr>
          <w:lang w:val="fr-FR" w:eastAsia="en-US"/>
        </w:rPr>
        <w:t xml:space="preserve">, M., Carlin, S., </w:t>
      </w:r>
      <w:proofErr w:type="spellStart"/>
      <w:r w:rsidRPr="00A32AD6">
        <w:rPr>
          <w:lang w:val="fr-FR" w:eastAsia="en-US"/>
        </w:rPr>
        <w:t>Poulter</w:t>
      </w:r>
      <w:proofErr w:type="spellEnd"/>
      <w:r w:rsidRPr="00A32AD6">
        <w:rPr>
          <w:lang w:val="fr-FR" w:eastAsia="en-US"/>
        </w:rPr>
        <w:t xml:space="preserve">, B., </w:t>
      </w:r>
      <w:proofErr w:type="spellStart"/>
      <w:r w:rsidRPr="00A32AD6">
        <w:rPr>
          <w:lang w:val="fr-FR" w:eastAsia="en-US"/>
        </w:rPr>
        <w:t>Mithoefer</w:t>
      </w:r>
      <w:proofErr w:type="spellEnd"/>
      <w:r w:rsidRPr="00A32AD6">
        <w:rPr>
          <w:lang w:val="fr-FR" w:eastAsia="en-US"/>
        </w:rPr>
        <w:t xml:space="preserve">, A., </w:t>
      </w:r>
      <w:proofErr w:type="spellStart"/>
      <w:r w:rsidRPr="00A32AD6">
        <w:rPr>
          <w:lang w:val="fr-FR" w:eastAsia="en-US"/>
        </w:rPr>
        <w:t>Quevedo</w:t>
      </w:r>
      <w:proofErr w:type="spellEnd"/>
      <w:r w:rsidRPr="00A32AD6">
        <w:rPr>
          <w:lang w:val="fr-FR" w:eastAsia="en-US"/>
        </w:rPr>
        <w:t xml:space="preserve">, S., Wells, G., </w:t>
      </w:r>
      <w:proofErr w:type="spellStart"/>
      <w:r w:rsidRPr="00A32AD6">
        <w:rPr>
          <w:lang w:val="fr-FR" w:eastAsia="en-US"/>
        </w:rPr>
        <w:t>Klaire</w:t>
      </w:r>
      <w:proofErr w:type="spellEnd"/>
      <w:r w:rsidRPr="00A32AD6">
        <w:rPr>
          <w:lang w:val="fr-FR" w:eastAsia="en-US"/>
        </w:rPr>
        <w:t>, S. S., van der </w:t>
      </w:r>
      <w:proofErr w:type="spellStart"/>
      <w:r w:rsidRPr="00A32AD6">
        <w:rPr>
          <w:lang w:val="fr-FR" w:eastAsia="en-US"/>
        </w:rPr>
        <w:t>Kolk</w:t>
      </w:r>
      <w:proofErr w:type="spellEnd"/>
      <w:r w:rsidRPr="00A32AD6">
        <w:rPr>
          <w:lang w:val="fr-FR" w:eastAsia="en-US"/>
        </w:rPr>
        <w:t xml:space="preserve">, B., … </w:t>
      </w:r>
      <w:r w:rsidRPr="00A32AD6">
        <w:rPr>
          <w:lang w:val="fr-FR" w:eastAsia="en-US"/>
        </w:rPr>
        <w:lastRenderedPageBreak/>
        <w:t>Doblin, R. (2021). MDMA-</w:t>
      </w:r>
      <w:proofErr w:type="spellStart"/>
      <w:r w:rsidRPr="00A32AD6">
        <w:rPr>
          <w:lang w:val="fr-FR" w:eastAsia="en-US"/>
        </w:rPr>
        <w:t>assisted</w:t>
      </w:r>
      <w:proofErr w:type="spellEnd"/>
      <w:r w:rsidRPr="00A32AD6">
        <w:rPr>
          <w:lang w:val="fr-FR" w:eastAsia="en-US"/>
        </w:rPr>
        <w:t xml:space="preserve"> </w:t>
      </w:r>
      <w:proofErr w:type="spellStart"/>
      <w:r w:rsidRPr="00A32AD6">
        <w:rPr>
          <w:lang w:val="fr-FR" w:eastAsia="en-US"/>
        </w:rPr>
        <w:t>therapy</w:t>
      </w:r>
      <w:proofErr w:type="spellEnd"/>
      <w:r w:rsidRPr="00A32AD6">
        <w:rPr>
          <w:lang w:val="fr-FR" w:eastAsia="en-US"/>
        </w:rPr>
        <w:t xml:space="preserve"> for </w:t>
      </w:r>
      <w:proofErr w:type="spellStart"/>
      <w:r w:rsidRPr="00A32AD6">
        <w:rPr>
          <w:lang w:val="fr-FR" w:eastAsia="en-US"/>
        </w:rPr>
        <w:t>severe</w:t>
      </w:r>
      <w:proofErr w:type="spellEnd"/>
      <w:r w:rsidRPr="00A32AD6">
        <w:rPr>
          <w:lang w:val="fr-FR" w:eastAsia="en-US"/>
        </w:rPr>
        <w:t xml:space="preserve"> </w:t>
      </w:r>
      <w:proofErr w:type="gramStart"/>
      <w:r w:rsidRPr="00A32AD6">
        <w:rPr>
          <w:lang w:val="fr-FR" w:eastAsia="en-US"/>
        </w:rPr>
        <w:t>PTSD:</w:t>
      </w:r>
      <w:proofErr w:type="gramEnd"/>
      <w:r w:rsidRPr="00A32AD6">
        <w:rPr>
          <w:lang w:val="fr-FR" w:eastAsia="en-US"/>
        </w:rPr>
        <w:t xml:space="preserve"> </w:t>
      </w:r>
      <w:proofErr w:type="spellStart"/>
      <w:r w:rsidRPr="00A32AD6">
        <w:rPr>
          <w:lang w:val="fr-FR" w:eastAsia="en-US"/>
        </w:rPr>
        <w:t>a</w:t>
      </w:r>
      <w:proofErr w:type="spellEnd"/>
      <w:r w:rsidRPr="00A32AD6">
        <w:rPr>
          <w:lang w:val="fr-FR" w:eastAsia="en-US"/>
        </w:rPr>
        <w:t xml:space="preserve"> </w:t>
      </w:r>
      <w:proofErr w:type="spellStart"/>
      <w:r w:rsidRPr="00A32AD6">
        <w:rPr>
          <w:lang w:val="fr-FR" w:eastAsia="en-US"/>
        </w:rPr>
        <w:t>randomized</w:t>
      </w:r>
      <w:proofErr w:type="spellEnd"/>
      <w:r w:rsidRPr="00A32AD6">
        <w:rPr>
          <w:lang w:val="fr-FR" w:eastAsia="en-US"/>
        </w:rPr>
        <w:t>, double-blind, placebo-</w:t>
      </w:r>
      <w:proofErr w:type="spellStart"/>
      <w:r w:rsidRPr="00A32AD6">
        <w:rPr>
          <w:lang w:val="fr-FR" w:eastAsia="en-US"/>
        </w:rPr>
        <w:t>controlled</w:t>
      </w:r>
      <w:proofErr w:type="spellEnd"/>
      <w:r w:rsidRPr="00A32AD6">
        <w:rPr>
          <w:lang w:val="fr-FR" w:eastAsia="en-US"/>
        </w:rPr>
        <w:t xml:space="preserve"> phase 3 </w:t>
      </w:r>
      <w:proofErr w:type="spellStart"/>
      <w:r w:rsidRPr="00A32AD6">
        <w:rPr>
          <w:lang w:val="fr-FR" w:eastAsia="en-US"/>
        </w:rPr>
        <w:t>study</w:t>
      </w:r>
      <w:proofErr w:type="spellEnd"/>
      <w:r w:rsidRPr="00A32AD6">
        <w:rPr>
          <w:lang w:val="fr-FR" w:eastAsia="en-US"/>
        </w:rPr>
        <w:t xml:space="preserve">. </w:t>
      </w:r>
      <w:r w:rsidRPr="00A32AD6">
        <w:rPr>
          <w:i/>
          <w:iCs/>
          <w:lang w:val="fr-FR" w:eastAsia="en-US"/>
        </w:rPr>
        <w:t xml:space="preserve">Nature </w:t>
      </w:r>
      <w:proofErr w:type="spellStart"/>
      <w:r w:rsidRPr="00A32AD6">
        <w:rPr>
          <w:i/>
          <w:iCs/>
          <w:lang w:val="fr-FR" w:eastAsia="en-US"/>
        </w:rPr>
        <w:t>Medicine</w:t>
      </w:r>
      <w:proofErr w:type="spellEnd"/>
      <w:r w:rsidRPr="00A32AD6">
        <w:rPr>
          <w:lang w:val="fr-FR" w:eastAsia="en-US"/>
        </w:rPr>
        <w:t xml:space="preserve">, </w:t>
      </w:r>
      <w:r w:rsidRPr="00A32AD6">
        <w:rPr>
          <w:i/>
          <w:iCs/>
          <w:lang w:val="fr-FR" w:eastAsia="en-US"/>
        </w:rPr>
        <w:t>27</w:t>
      </w:r>
      <w:r w:rsidRPr="00A32AD6">
        <w:rPr>
          <w:lang w:val="fr-FR" w:eastAsia="en-US"/>
        </w:rPr>
        <w:t>(6), 1025‑1033. https://doi.org/10.1038/s41591-021-01336-3</w:t>
      </w:r>
    </w:p>
    <w:p w14:paraId="40A99E40" w14:textId="77777777" w:rsidR="00A32AD6" w:rsidRPr="00A32AD6" w:rsidRDefault="00A32AD6" w:rsidP="00A32AD6">
      <w:pPr>
        <w:pStyle w:val="Bibliographie"/>
        <w:rPr>
          <w:lang w:val="it-CH" w:eastAsia="en-US"/>
          <w:rPrChange w:id="750" w:author="ESKINAZI Mickael" w:date="2026-05-15T15:51:00Z" w16du:dateUtc="2026-05-15T13:51:00Z">
            <w:rPr>
              <w:lang w:val="fr-FR" w:eastAsia="en-US"/>
            </w:rPr>
          </w:rPrChange>
        </w:rPr>
      </w:pPr>
      <w:r w:rsidRPr="00A32AD6">
        <w:rPr>
          <w:lang w:val="fr-FR" w:eastAsia="en-US"/>
        </w:rPr>
        <w:t xml:space="preserve">Mitchell, J. M., </w:t>
      </w:r>
      <w:proofErr w:type="spellStart"/>
      <w:r w:rsidRPr="00A32AD6">
        <w:rPr>
          <w:lang w:val="fr-FR" w:eastAsia="en-US"/>
        </w:rPr>
        <w:t>Ot’alora</w:t>
      </w:r>
      <w:proofErr w:type="spellEnd"/>
      <w:r w:rsidRPr="00A32AD6">
        <w:rPr>
          <w:lang w:val="fr-FR" w:eastAsia="en-US"/>
        </w:rPr>
        <w:t xml:space="preserve"> G., M., Van Der </w:t>
      </w:r>
      <w:proofErr w:type="spellStart"/>
      <w:r w:rsidRPr="00A32AD6">
        <w:rPr>
          <w:lang w:val="fr-FR" w:eastAsia="en-US"/>
        </w:rPr>
        <w:t>Kolk</w:t>
      </w:r>
      <w:proofErr w:type="spellEnd"/>
      <w:r w:rsidRPr="00A32AD6">
        <w:rPr>
          <w:lang w:val="fr-FR" w:eastAsia="en-US"/>
        </w:rPr>
        <w:t xml:space="preserve">, B., Shannon, S., </w:t>
      </w:r>
      <w:proofErr w:type="spellStart"/>
      <w:r w:rsidRPr="00A32AD6">
        <w:rPr>
          <w:lang w:val="fr-FR" w:eastAsia="en-US"/>
        </w:rPr>
        <w:t>Bogenschutz</w:t>
      </w:r>
      <w:proofErr w:type="spellEnd"/>
      <w:r w:rsidRPr="00A32AD6">
        <w:rPr>
          <w:lang w:val="fr-FR" w:eastAsia="en-US"/>
        </w:rPr>
        <w:t xml:space="preserve">, M., </w:t>
      </w:r>
      <w:proofErr w:type="spellStart"/>
      <w:r w:rsidRPr="00A32AD6">
        <w:rPr>
          <w:lang w:val="fr-FR" w:eastAsia="en-US"/>
        </w:rPr>
        <w:t>Gelfand</w:t>
      </w:r>
      <w:proofErr w:type="spellEnd"/>
      <w:r w:rsidRPr="00A32AD6">
        <w:rPr>
          <w:lang w:val="fr-FR" w:eastAsia="en-US"/>
        </w:rPr>
        <w:t xml:space="preserve">, Y., </w:t>
      </w:r>
      <w:proofErr w:type="spellStart"/>
      <w:r w:rsidRPr="00A32AD6">
        <w:rPr>
          <w:lang w:val="fr-FR" w:eastAsia="en-US"/>
        </w:rPr>
        <w:t>Paleos</w:t>
      </w:r>
      <w:proofErr w:type="spellEnd"/>
      <w:r w:rsidRPr="00A32AD6">
        <w:rPr>
          <w:lang w:val="fr-FR" w:eastAsia="en-US"/>
        </w:rPr>
        <w:t xml:space="preserve">, C., Nicholas, C. R., </w:t>
      </w:r>
      <w:proofErr w:type="spellStart"/>
      <w:r w:rsidRPr="00A32AD6">
        <w:rPr>
          <w:lang w:val="fr-FR" w:eastAsia="en-US"/>
        </w:rPr>
        <w:t>Quevedo</w:t>
      </w:r>
      <w:proofErr w:type="spellEnd"/>
      <w:r w:rsidRPr="00A32AD6">
        <w:rPr>
          <w:lang w:val="fr-FR" w:eastAsia="en-US"/>
        </w:rPr>
        <w:t xml:space="preserve">, S., </w:t>
      </w:r>
      <w:proofErr w:type="spellStart"/>
      <w:r w:rsidRPr="00A32AD6">
        <w:rPr>
          <w:lang w:val="fr-FR" w:eastAsia="en-US"/>
        </w:rPr>
        <w:t>Balliett</w:t>
      </w:r>
      <w:proofErr w:type="spellEnd"/>
      <w:r w:rsidRPr="00A32AD6">
        <w:rPr>
          <w:lang w:val="fr-FR" w:eastAsia="en-US"/>
        </w:rPr>
        <w:t xml:space="preserve">, B., Hamilton, S., </w:t>
      </w:r>
      <w:proofErr w:type="spellStart"/>
      <w:r w:rsidRPr="00A32AD6">
        <w:rPr>
          <w:lang w:val="fr-FR" w:eastAsia="en-US"/>
        </w:rPr>
        <w:t>Mithoefer</w:t>
      </w:r>
      <w:proofErr w:type="spellEnd"/>
      <w:r w:rsidRPr="00A32AD6">
        <w:rPr>
          <w:lang w:val="fr-FR" w:eastAsia="en-US"/>
        </w:rPr>
        <w:t xml:space="preserve">, M., </w:t>
      </w:r>
      <w:proofErr w:type="spellStart"/>
      <w:r w:rsidRPr="00A32AD6">
        <w:rPr>
          <w:lang w:val="fr-FR" w:eastAsia="en-US"/>
        </w:rPr>
        <w:t>Kleiman</w:t>
      </w:r>
      <w:proofErr w:type="spellEnd"/>
      <w:r w:rsidRPr="00A32AD6">
        <w:rPr>
          <w:lang w:val="fr-FR" w:eastAsia="en-US"/>
        </w:rPr>
        <w:t xml:space="preserve">, S., Parker-Guilbert, K., </w:t>
      </w:r>
      <w:proofErr w:type="spellStart"/>
      <w:r w:rsidRPr="00A32AD6">
        <w:rPr>
          <w:lang w:val="fr-FR" w:eastAsia="en-US"/>
        </w:rPr>
        <w:t>Tzarfaty</w:t>
      </w:r>
      <w:proofErr w:type="spellEnd"/>
      <w:r w:rsidRPr="00A32AD6">
        <w:rPr>
          <w:lang w:val="fr-FR" w:eastAsia="en-US"/>
        </w:rPr>
        <w:t xml:space="preserve">, K., Harrison, C., De Boer, A., Doblin, R., </w:t>
      </w:r>
      <w:proofErr w:type="spellStart"/>
      <w:r w:rsidRPr="00A32AD6">
        <w:rPr>
          <w:lang w:val="fr-FR" w:eastAsia="en-US"/>
        </w:rPr>
        <w:t>Yazar-Klosinski</w:t>
      </w:r>
      <w:proofErr w:type="spellEnd"/>
      <w:r w:rsidRPr="00A32AD6">
        <w:rPr>
          <w:lang w:val="fr-FR" w:eastAsia="en-US"/>
        </w:rPr>
        <w:t xml:space="preserve">, B., … </w:t>
      </w:r>
      <w:r w:rsidRPr="00A32AD6">
        <w:rPr>
          <w:lang w:val="it-CH" w:eastAsia="en-US"/>
          <w:rPrChange w:id="751" w:author="ESKINAZI Mickael" w:date="2026-05-15T15:51:00Z" w16du:dateUtc="2026-05-15T13:51:00Z">
            <w:rPr>
              <w:lang w:val="fr-FR" w:eastAsia="en-US"/>
            </w:rPr>
          </w:rPrChange>
        </w:rPr>
        <w:t xml:space="preserve">Emerson, A. (2023). MDMA-assisted therapy for moderate to severe PTSD : A randomized, placebo-controlled phase 3 trial. </w:t>
      </w:r>
      <w:r w:rsidRPr="00A32AD6">
        <w:rPr>
          <w:i/>
          <w:iCs/>
          <w:lang w:val="it-CH" w:eastAsia="en-US"/>
          <w:rPrChange w:id="752" w:author="ESKINAZI Mickael" w:date="2026-05-15T15:51:00Z" w16du:dateUtc="2026-05-15T13:51:00Z">
            <w:rPr>
              <w:i/>
              <w:iCs/>
              <w:lang w:val="fr-FR" w:eastAsia="en-US"/>
            </w:rPr>
          </w:rPrChange>
        </w:rPr>
        <w:t>Nature Medicine</w:t>
      </w:r>
      <w:r w:rsidRPr="00A32AD6">
        <w:rPr>
          <w:lang w:val="it-CH" w:eastAsia="en-US"/>
          <w:rPrChange w:id="753" w:author="ESKINAZI Mickael" w:date="2026-05-15T15:51:00Z" w16du:dateUtc="2026-05-15T13:51:00Z">
            <w:rPr>
              <w:lang w:val="fr-FR" w:eastAsia="en-US"/>
            </w:rPr>
          </w:rPrChange>
        </w:rPr>
        <w:t xml:space="preserve">, </w:t>
      </w:r>
      <w:r w:rsidRPr="00A32AD6">
        <w:rPr>
          <w:i/>
          <w:iCs/>
          <w:lang w:val="it-CH" w:eastAsia="en-US"/>
          <w:rPrChange w:id="754" w:author="ESKINAZI Mickael" w:date="2026-05-15T15:51:00Z" w16du:dateUtc="2026-05-15T13:51:00Z">
            <w:rPr>
              <w:i/>
              <w:iCs/>
              <w:lang w:val="fr-FR" w:eastAsia="en-US"/>
            </w:rPr>
          </w:rPrChange>
        </w:rPr>
        <w:t>29</w:t>
      </w:r>
      <w:r w:rsidRPr="00A32AD6">
        <w:rPr>
          <w:lang w:val="it-CH" w:eastAsia="en-US"/>
          <w:rPrChange w:id="755" w:author="ESKINAZI Mickael" w:date="2026-05-15T15:51:00Z" w16du:dateUtc="2026-05-15T13:51:00Z">
            <w:rPr>
              <w:lang w:val="fr-FR" w:eastAsia="en-US"/>
            </w:rPr>
          </w:rPrChange>
        </w:rPr>
        <w:t>(10), 2473‑2480. https://doi.org/10.1038/s41591-023-02565-4</w:t>
      </w:r>
    </w:p>
    <w:p w14:paraId="4628E21A" w14:textId="77777777" w:rsidR="00A32AD6" w:rsidRPr="00A32AD6" w:rsidRDefault="00A32AD6" w:rsidP="00A32AD6">
      <w:pPr>
        <w:pStyle w:val="Bibliographie"/>
        <w:rPr>
          <w:lang w:val="it-CH" w:eastAsia="en-US"/>
          <w:rPrChange w:id="756" w:author="ESKINAZI Mickael" w:date="2026-05-15T15:51:00Z" w16du:dateUtc="2026-05-15T13:51:00Z">
            <w:rPr>
              <w:lang w:val="fr-FR" w:eastAsia="en-US"/>
            </w:rPr>
          </w:rPrChange>
        </w:rPr>
      </w:pPr>
      <w:r w:rsidRPr="00A32AD6">
        <w:rPr>
          <w:lang w:val="it-CH" w:eastAsia="en-US"/>
          <w:rPrChange w:id="757" w:author="ESKINAZI Mickael" w:date="2026-05-15T15:51:00Z" w16du:dateUtc="2026-05-15T13:51:00Z">
            <w:rPr>
              <w:lang w:val="fr-FR" w:eastAsia="en-US"/>
            </w:rPr>
          </w:rPrChange>
        </w:rPr>
        <w:t xml:space="preserve">Mithoefer, M. C., Feduccia, A. A., Jerome, L., Mithoefer, A., Wagner, M., Walsh, Z., Hamilton, S., Yazar-Klosinski, B., Emerson, A., &amp; Doblin, R. (2019). MDMA-assisted psychotherapy for treatment of PTSD: study design and rationale for phase 3 trials based on pooled analysis of six phase 2 randomized controlled  trials. </w:t>
      </w:r>
      <w:r w:rsidRPr="00A32AD6">
        <w:rPr>
          <w:i/>
          <w:iCs/>
          <w:lang w:val="it-CH" w:eastAsia="en-US"/>
          <w:rPrChange w:id="758" w:author="ESKINAZI Mickael" w:date="2026-05-15T15:51:00Z" w16du:dateUtc="2026-05-15T13:51:00Z">
            <w:rPr>
              <w:i/>
              <w:iCs/>
              <w:lang w:val="fr-FR" w:eastAsia="en-US"/>
            </w:rPr>
          </w:rPrChange>
        </w:rPr>
        <w:t>Psychopharmacology</w:t>
      </w:r>
      <w:r w:rsidRPr="00A32AD6">
        <w:rPr>
          <w:lang w:val="it-CH" w:eastAsia="en-US"/>
          <w:rPrChange w:id="759" w:author="ESKINAZI Mickael" w:date="2026-05-15T15:51:00Z" w16du:dateUtc="2026-05-15T13:51:00Z">
            <w:rPr>
              <w:lang w:val="fr-FR" w:eastAsia="en-US"/>
            </w:rPr>
          </w:rPrChange>
        </w:rPr>
        <w:t xml:space="preserve">, </w:t>
      </w:r>
      <w:r w:rsidRPr="00A32AD6">
        <w:rPr>
          <w:i/>
          <w:iCs/>
          <w:lang w:val="it-CH" w:eastAsia="en-US"/>
          <w:rPrChange w:id="760" w:author="ESKINAZI Mickael" w:date="2026-05-15T15:51:00Z" w16du:dateUtc="2026-05-15T13:51:00Z">
            <w:rPr>
              <w:i/>
              <w:iCs/>
              <w:lang w:val="fr-FR" w:eastAsia="en-US"/>
            </w:rPr>
          </w:rPrChange>
        </w:rPr>
        <w:t>236</w:t>
      </w:r>
      <w:r w:rsidRPr="00A32AD6">
        <w:rPr>
          <w:lang w:val="it-CH" w:eastAsia="en-US"/>
          <w:rPrChange w:id="761" w:author="ESKINAZI Mickael" w:date="2026-05-15T15:51:00Z" w16du:dateUtc="2026-05-15T13:51:00Z">
            <w:rPr>
              <w:lang w:val="fr-FR" w:eastAsia="en-US"/>
            </w:rPr>
          </w:rPrChange>
        </w:rPr>
        <w:t>(9), 2735‑2745. https://doi.org/10.1007/s00213-019-05249-5</w:t>
      </w:r>
    </w:p>
    <w:p w14:paraId="2976EC05" w14:textId="77777777" w:rsidR="00A32AD6" w:rsidRPr="00A32AD6" w:rsidRDefault="00A32AD6" w:rsidP="00A32AD6">
      <w:pPr>
        <w:pStyle w:val="Bibliographie"/>
        <w:rPr>
          <w:lang w:val="it-CH" w:eastAsia="en-US"/>
          <w:rPrChange w:id="762" w:author="ESKINAZI Mickael" w:date="2026-05-15T15:51:00Z" w16du:dateUtc="2026-05-15T13:51:00Z">
            <w:rPr>
              <w:lang w:val="fr-FR" w:eastAsia="en-US"/>
            </w:rPr>
          </w:rPrChange>
        </w:rPr>
      </w:pPr>
      <w:r w:rsidRPr="00A32AD6">
        <w:rPr>
          <w:lang w:val="it-CH" w:eastAsia="en-US"/>
          <w:rPrChange w:id="763" w:author="ESKINAZI Mickael" w:date="2026-05-15T15:51:00Z" w16du:dateUtc="2026-05-15T13:51:00Z">
            <w:rPr>
              <w:lang w:val="fr-FR" w:eastAsia="en-US"/>
            </w:rPr>
          </w:rPrChange>
        </w:rPr>
        <w:t xml:space="preserve">Mithoefer, M. C., Mithoefer, A. T., Feduccia, A. A., Jerome, L., Wagner, M., Wymer, J., Holland, J., Hamilton, S., Yazar-Klosinski, B., Emerson, A., &amp; Doblin, R. (2018). 3,4-methylenedioxymethamphetamine (MDMA)-assisted psychotherapy for post-traumatic stress disorder in military veterans, firefighters, and police officers : A randomised, double-blind, dose-response, phase 2 clinical trial. </w:t>
      </w:r>
      <w:r w:rsidRPr="00A32AD6">
        <w:rPr>
          <w:i/>
          <w:iCs/>
          <w:lang w:val="it-CH" w:eastAsia="en-US"/>
          <w:rPrChange w:id="764" w:author="ESKINAZI Mickael" w:date="2026-05-15T15:51:00Z" w16du:dateUtc="2026-05-15T13:51:00Z">
            <w:rPr>
              <w:i/>
              <w:iCs/>
              <w:lang w:val="fr-FR" w:eastAsia="en-US"/>
            </w:rPr>
          </w:rPrChange>
        </w:rPr>
        <w:t>The Lancet Psychiatry</w:t>
      </w:r>
      <w:r w:rsidRPr="00A32AD6">
        <w:rPr>
          <w:lang w:val="it-CH" w:eastAsia="en-US"/>
          <w:rPrChange w:id="765" w:author="ESKINAZI Mickael" w:date="2026-05-15T15:51:00Z" w16du:dateUtc="2026-05-15T13:51:00Z">
            <w:rPr>
              <w:lang w:val="fr-FR" w:eastAsia="en-US"/>
            </w:rPr>
          </w:rPrChange>
        </w:rPr>
        <w:t xml:space="preserve">, </w:t>
      </w:r>
      <w:r w:rsidRPr="00A32AD6">
        <w:rPr>
          <w:i/>
          <w:iCs/>
          <w:lang w:val="it-CH" w:eastAsia="en-US"/>
          <w:rPrChange w:id="766" w:author="ESKINAZI Mickael" w:date="2026-05-15T15:51:00Z" w16du:dateUtc="2026-05-15T13:51:00Z">
            <w:rPr>
              <w:i/>
              <w:iCs/>
              <w:lang w:val="fr-FR" w:eastAsia="en-US"/>
            </w:rPr>
          </w:rPrChange>
        </w:rPr>
        <w:t>5</w:t>
      </w:r>
      <w:r w:rsidRPr="00A32AD6">
        <w:rPr>
          <w:lang w:val="it-CH" w:eastAsia="en-US"/>
          <w:rPrChange w:id="767" w:author="ESKINAZI Mickael" w:date="2026-05-15T15:51:00Z" w16du:dateUtc="2026-05-15T13:51:00Z">
            <w:rPr>
              <w:lang w:val="fr-FR" w:eastAsia="en-US"/>
            </w:rPr>
          </w:rPrChange>
        </w:rPr>
        <w:t>(6), 486‑497. https://doi.org/10.1016/S2215-0366(18)30135-4</w:t>
      </w:r>
    </w:p>
    <w:p w14:paraId="524936DC" w14:textId="77777777" w:rsidR="00A32AD6" w:rsidRPr="00A32AD6" w:rsidRDefault="00A32AD6" w:rsidP="00A32AD6">
      <w:pPr>
        <w:pStyle w:val="Bibliographie"/>
        <w:rPr>
          <w:lang w:val="it-CH" w:eastAsia="en-US"/>
          <w:rPrChange w:id="768" w:author="ESKINAZI Mickael" w:date="2026-05-15T15:51:00Z" w16du:dateUtc="2026-05-15T13:51:00Z">
            <w:rPr>
              <w:lang w:val="fr-FR" w:eastAsia="en-US"/>
            </w:rPr>
          </w:rPrChange>
        </w:rPr>
      </w:pPr>
      <w:r w:rsidRPr="00A32AD6">
        <w:rPr>
          <w:lang w:val="it-CH" w:eastAsia="en-US"/>
          <w:rPrChange w:id="769" w:author="ESKINAZI Mickael" w:date="2026-05-15T15:51:00Z" w16du:dateUtc="2026-05-15T13:51:00Z">
            <w:rPr>
              <w:lang w:val="fr-FR" w:eastAsia="en-US"/>
            </w:rPr>
          </w:rPrChange>
        </w:rPr>
        <w:t xml:space="preserve">Mithoefer, M. C., Wagner, M. T., Mithoefer, A. T., Jerome, L., &amp; Doblin, R. (2011). The safety and efficacy of ±3,4-methylenedioxymethamphetamine-assisted psychotherapy in subjects with chronic, treatment-resistant posttraumatic stress disorder : The first </w:t>
      </w:r>
      <w:r w:rsidRPr="00A32AD6">
        <w:rPr>
          <w:lang w:val="it-CH" w:eastAsia="en-US"/>
          <w:rPrChange w:id="770" w:author="ESKINAZI Mickael" w:date="2026-05-15T15:51:00Z" w16du:dateUtc="2026-05-15T13:51:00Z">
            <w:rPr>
              <w:lang w:val="fr-FR" w:eastAsia="en-US"/>
            </w:rPr>
          </w:rPrChange>
        </w:rPr>
        <w:lastRenderedPageBreak/>
        <w:t xml:space="preserve">randomized controlled pilot study. </w:t>
      </w:r>
      <w:r w:rsidRPr="00A32AD6">
        <w:rPr>
          <w:i/>
          <w:iCs/>
          <w:lang w:val="it-CH" w:eastAsia="en-US"/>
          <w:rPrChange w:id="771" w:author="ESKINAZI Mickael" w:date="2026-05-15T15:51:00Z" w16du:dateUtc="2026-05-15T13:51:00Z">
            <w:rPr>
              <w:i/>
              <w:iCs/>
              <w:lang w:val="fr-FR" w:eastAsia="en-US"/>
            </w:rPr>
          </w:rPrChange>
        </w:rPr>
        <w:t>Journal of Psychopharmacology</w:t>
      </w:r>
      <w:r w:rsidRPr="00A32AD6">
        <w:rPr>
          <w:lang w:val="it-CH" w:eastAsia="en-US"/>
          <w:rPrChange w:id="772" w:author="ESKINAZI Mickael" w:date="2026-05-15T15:51:00Z" w16du:dateUtc="2026-05-15T13:51:00Z">
            <w:rPr>
              <w:lang w:val="fr-FR" w:eastAsia="en-US"/>
            </w:rPr>
          </w:rPrChange>
        </w:rPr>
        <w:t xml:space="preserve">, </w:t>
      </w:r>
      <w:r w:rsidRPr="00A32AD6">
        <w:rPr>
          <w:i/>
          <w:iCs/>
          <w:lang w:val="it-CH" w:eastAsia="en-US"/>
          <w:rPrChange w:id="773" w:author="ESKINAZI Mickael" w:date="2026-05-15T15:51:00Z" w16du:dateUtc="2026-05-15T13:51:00Z">
            <w:rPr>
              <w:i/>
              <w:iCs/>
              <w:lang w:val="fr-FR" w:eastAsia="en-US"/>
            </w:rPr>
          </w:rPrChange>
        </w:rPr>
        <w:t>25</w:t>
      </w:r>
      <w:r w:rsidRPr="00A32AD6">
        <w:rPr>
          <w:lang w:val="it-CH" w:eastAsia="en-US"/>
          <w:rPrChange w:id="774" w:author="ESKINAZI Mickael" w:date="2026-05-15T15:51:00Z" w16du:dateUtc="2026-05-15T13:51:00Z">
            <w:rPr>
              <w:lang w:val="fr-FR" w:eastAsia="en-US"/>
            </w:rPr>
          </w:rPrChange>
        </w:rPr>
        <w:t>(4), 439‑452. https://doi.org/10.1177/0269881110378371</w:t>
      </w:r>
    </w:p>
    <w:p w14:paraId="5DCA74DB" w14:textId="77777777" w:rsidR="00A32AD6" w:rsidRPr="00A32AD6" w:rsidRDefault="00A32AD6" w:rsidP="00A32AD6">
      <w:pPr>
        <w:pStyle w:val="Bibliographie"/>
        <w:rPr>
          <w:lang w:val="it-CH" w:eastAsia="en-US"/>
          <w:rPrChange w:id="775" w:author="ESKINAZI Mickael" w:date="2026-05-15T15:51:00Z" w16du:dateUtc="2026-05-15T13:51:00Z">
            <w:rPr>
              <w:lang w:val="fr-FR" w:eastAsia="en-US"/>
            </w:rPr>
          </w:rPrChange>
        </w:rPr>
      </w:pPr>
      <w:r w:rsidRPr="00A32AD6">
        <w:rPr>
          <w:lang w:val="it-CH" w:eastAsia="en-US"/>
          <w:rPrChange w:id="776" w:author="ESKINAZI Mickael" w:date="2026-05-15T15:51:00Z" w16du:dateUtc="2026-05-15T13:51:00Z">
            <w:rPr>
              <w:lang w:val="fr-FR" w:eastAsia="en-US"/>
            </w:rPr>
          </w:rPrChange>
        </w:rPr>
        <w:t xml:space="preserve">Müller, F., Zaczek, H., Becker, A. M., Ley, L., Borgwardt, S., Jesus, J. S. de, Loh, N., Kohut, J., Auernig, M., Boehlke, C., &amp; Liechti, M. E. (2025). Efficacy and safety of low- versus high-dose-LSD-assisted therapy in patients with major depression : A randomized trial. </w:t>
      </w:r>
      <w:r w:rsidRPr="00A32AD6">
        <w:rPr>
          <w:i/>
          <w:iCs/>
          <w:lang w:val="it-CH" w:eastAsia="en-US"/>
          <w:rPrChange w:id="777" w:author="ESKINAZI Mickael" w:date="2026-05-15T15:51:00Z" w16du:dateUtc="2026-05-15T13:51:00Z">
            <w:rPr>
              <w:i/>
              <w:iCs/>
              <w:lang w:val="fr-FR" w:eastAsia="en-US"/>
            </w:rPr>
          </w:rPrChange>
        </w:rPr>
        <w:t>Med</w:t>
      </w:r>
      <w:r w:rsidRPr="00A32AD6">
        <w:rPr>
          <w:lang w:val="it-CH" w:eastAsia="en-US"/>
          <w:rPrChange w:id="778" w:author="ESKINAZI Mickael" w:date="2026-05-15T15:51:00Z" w16du:dateUtc="2026-05-15T13:51:00Z">
            <w:rPr>
              <w:lang w:val="fr-FR" w:eastAsia="en-US"/>
            </w:rPr>
          </w:rPrChange>
        </w:rPr>
        <w:t xml:space="preserve">, </w:t>
      </w:r>
      <w:r w:rsidRPr="00A32AD6">
        <w:rPr>
          <w:i/>
          <w:iCs/>
          <w:lang w:val="it-CH" w:eastAsia="en-US"/>
          <w:rPrChange w:id="779" w:author="ESKINAZI Mickael" w:date="2026-05-15T15:51:00Z" w16du:dateUtc="2026-05-15T13:51:00Z">
            <w:rPr>
              <w:i/>
              <w:iCs/>
              <w:lang w:val="fr-FR" w:eastAsia="en-US"/>
            </w:rPr>
          </w:rPrChange>
        </w:rPr>
        <w:t>6</w:t>
      </w:r>
      <w:r w:rsidRPr="00A32AD6">
        <w:rPr>
          <w:lang w:val="it-CH" w:eastAsia="en-US"/>
          <w:rPrChange w:id="780" w:author="ESKINAZI Mickael" w:date="2026-05-15T15:51:00Z" w16du:dateUtc="2026-05-15T13:51:00Z">
            <w:rPr>
              <w:lang w:val="fr-FR" w:eastAsia="en-US"/>
            </w:rPr>
          </w:rPrChange>
        </w:rPr>
        <w:t>(9), 100725. https://doi.org/https://doi.org/10.1016/j.medj.2025.100725</w:t>
      </w:r>
    </w:p>
    <w:p w14:paraId="3AF1D4B8" w14:textId="77777777" w:rsidR="00A32AD6" w:rsidRPr="00A32AD6" w:rsidRDefault="00A32AD6" w:rsidP="00A32AD6">
      <w:pPr>
        <w:pStyle w:val="Bibliographie"/>
        <w:rPr>
          <w:lang w:val="de-CH" w:eastAsia="en-US"/>
          <w:rPrChange w:id="781" w:author="ESKINAZI Mickael" w:date="2026-05-15T15:51:00Z" w16du:dateUtc="2026-05-15T13:51:00Z">
            <w:rPr>
              <w:lang w:val="fr-FR" w:eastAsia="en-US"/>
            </w:rPr>
          </w:rPrChange>
        </w:rPr>
      </w:pPr>
      <w:proofErr w:type="spellStart"/>
      <w:r w:rsidRPr="00A32AD6">
        <w:rPr>
          <w:lang w:val="de-CH" w:eastAsia="en-US"/>
          <w:rPrChange w:id="782" w:author="ESKINAZI Mickael" w:date="2026-05-15T15:51:00Z" w16du:dateUtc="2026-05-15T13:51:00Z">
            <w:rPr>
              <w:lang w:val="fr-FR" w:eastAsia="en-US"/>
            </w:rPr>
          </w:rPrChange>
        </w:rPr>
        <w:t>Oehen</w:t>
      </w:r>
      <w:proofErr w:type="spellEnd"/>
      <w:r w:rsidRPr="00A32AD6">
        <w:rPr>
          <w:lang w:val="de-CH" w:eastAsia="en-US"/>
          <w:rPrChange w:id="783" w:author="ESKINAZI Mickael" w:date="2026-05-15T15:51:00Z" w16du:dateUtc="2026-05-15T13:51:00Z">
            <w:rPr>
              <w:lang w:val="fr-FR" w:eastAsia="en-US"/>
            </w:rPr>
          </w:rPrChange>
        </w:rPr>
        <w:t xml:space="preserve">, P., Traber, R., Widmer, V., &amp; Schnyder, U. (2013). A </w:t>
      </w:r>
      <w:proofErr w:type="spellStart"/>
      <w:r w:rsidRPr="00A32AD6">
        <w:rPr>
          <w:lang w:val="de-CH" w:eastAsia="en-US"/>
          <w:rPrChange w:id="784" w:author="ESKINAZI Mickael" w:date="2026-05-15T15:51:00Z" w16du:dateUtc="2026-05-15T13:51:00Z">
            <w:rPr>
              <w:lang w:val="fr-FR" w:eastAsia="en-US"/>
            </w:rPr>
          </w:rPrChange>
        </w:rPr>
        <w:t>randomized</w:t>
      </w:r>
      <w:proofErr w:type="spellEnd"/>
      <w:r w:rsidRPr="00A32AD6">
        <w:rPr>
          <w:lang w:val="de-CH" w:eastAsia="en-US"/>
          <w:rPrChange w:id="785" w:author="ESKINAZI Mickael" w:date="2026-05-15T15:51:00Z" w16du:dateUtc="2026-05-15T13:51:00Z">
            <w:rPr>
              <w:lang w:val="fr-FR" w:eastAsia="en-US"/>
            </w:rPr>
          </w:rPrChange>
        </w:rPr>
        <w:t xml:space="preserve">, </w:t>
      </w:r>
      <w:proofErr w:type="spellStart"/>
      <w:r w:rsidRPr="00A32AD6">
        <w:rPr>
          <w:lang w:val="de-CH" w:eastAsia="en-US"/>
          <w:rPrChange w:id="786" w:author="ESKINAZI Mickael" w:date="2026-05-15T15:51:00Z" w16du:dateUtc="2026-05-15T13:51:00Z">
            <w:rPr>
              <w:lang w:val="fr-FR" w:eastAsia="en-US"/>
            </w:rPr>
          </w:rPrChange>
        </w:rPr>
        <w:t>controlled</w:t>
      </w:r>
      <w:proofErr w:type="spellEnd"/>
      <w:r w:rsidRPr="00A32AD6">
        <w:rPr>
          <w:lang w:val="de-CH" w:eastAsia="en-US"/>
          <w:rPrChange w:id="787" w:author="ESKINAZI Mickael" w:date="2026-05-15T15:51:00Z" w16du:dateUtc="2026-05-15T13:51:00Z">
            <w:rPr>
              <w:lang w:val="fr-FR" w:eastAsia="en-US"/>
            </w:rPr>
          </w:rPrChange>
        </w:rPr>
        <w:t xml:space="preserve"> </w:t>
      </w:r>
      <w:proofErr w:type="spellStart"/>
      <w:r w:rsidRPr="00A32AD6">
        <w:rPr>
          <w:lang w:val="de-CH" w:eastAsia="en-US"/>
          <w:rPrChange w:id="788" w:author="ESKINAZI Mickael" w:date="2026-05-15T15:51:00Z" w16du:dateUtc="2026-05-15T13:51:00Z">
            <w:rPr>
              <w:lang w:val="fr-FR" w:eastAsia="en-US"/>
            </w:rPr>
          </w:rPrChange>
        </w:rPr>
        <w:t>pilot</w:t>
      </w:r>
      <w:proofErr w:type="spellEnd"/>
      <w:r w:rsidRPr="00A32AD6">
        <w:rPr>
          <w:lang w:val="de-CH" w:eastAsia="en-US"/>
          <w:rPrChange w:id="789" w:author="ESKINAZI Mickael" w:date="2026-05-15T15:51:00Z" w16du:dateUtc="2026-05-15T13:51:00Z">
            <w:rPr>
              <w:lang w:val="fr-FR" w:eastAsia="en-US"/>
            </w:rPr>
          </w:rPrChange>
        </w:rPr>
        <w:t xml:space="preserve"> </w:t>
      </w:r>
      <w:proofErr w:type="spellStart"/>
      <w:r w:rsidRPr="00A32AD6">
        <w:rPr>
          <w:lang w:val="de-CH" w:eastAsia="en-US"/>
          <w:rPrChange w:id="790" w:author="ESKINAZI Mickael" w:date="2026-05-15T15:51:00Z" w16du:dateUtc="2026-05-15T13:51:00Z">
            <w:rPr>
              <w:lang w:val="fr-FR" w:eastAsia="en-US"/>
            </w:rPr>
          </w:rPrChange>
        </w:rPr>
        <w:t>study</w:t>
      </w:r>
      <w:proofErr w:type="spellEnd"/>
      <w:r w:rsidRPr="00A32AD6">
        <w:rPr>
          <w:lang w:val="de-CH" w:eastAsia="en-US"/>
          <w:rPrChange w:id="791" w:author="ESKINAZI Mickael" w:date="2026-05-15T15:51:00Z" w16du:dateUtc="2026-05-15T13:51:00Z">
            <w:rPr>
              <w:lang w:val="fr-FR" w:eastAsia="en-US"/>
            </w:rPr>
          </w:rPrChange>
        </w:rPr>
        <w:t xml:space="preserve"> </w:t>
      </w:r>
      <w:proofErr w:type="spellStart"/>
      <w:r w:rsidRPr="00A32AD6">
        <w:rPr>
          <w:lang w:val="de-CH" w:eastAsia="en-US"/>
          <w:rPrChange w:id="792" w:author="ESKINAZI Mickael" w:date="2026-05-15T15:51:00Z" w16du:dateUtc="2026-05-15T13:51:00Z">
            <w:rPr>
              <w:lang w:val="fr-FR" w:eastAsia="en-US"/>
            </w:rPr>
          </w:rPrChange>
        </w:rPr>
        <w:t>of</w:t>
      </w:r>
      <w:proofErr w:type="spellEnd"/>
      <w:r w:rsidRPr="00A32AD6">
        <w:rPr>
          <w:lang w:val="de-CH" w:eastAsia="en-US"/>
          <w:rPrChange w:id="793" w:author="ESKINAZI Mickael" w:date="2026-05-15T15:51:00Z" w16du:dateUtc="2026-05-15T13:51:00Z">
            <w:rPr>
              <w:lang w:val="fr-FR" w:eastAsia="en-US"/>
            </w:rPr>
          </w:rPrChange>
        </w:rPr>
        <w:t xml:space="preserve"> MDMA (±3,4-</w:t>
      </w:r>
      <w:proofErr w:type="gramStart"/>
      <w:r w:rsidRPr="00A32AD6">
        <w:rPr>
          <w:lang w:val="de-CH" w:eastAsia="en-US"/>
          <w:rPrChange w:id="794" w:author="ESKINAZI Mickael" w:date="2026-05-15T15:51:00Z" w16du:dateUtc="2026-05-15T13:51:00Z">
            <w:rPr>
              <w:lang w:val="fr-FR" w:eastAsia="en-US"/>
            </w:rPr>
          </w:rPrChange>
        </w:rPr>
        <w:t>Methylenedioxymethamphetamine)-</w:t>
      </w:r>
      <w:proofErr w:type="spellStart"/>
      <w:proofErr w:type="gramEnd"/>
      <w:r w:rsidRPr="00A32AD6">
        <w:rPr>
          <w:lang w:val="de-CH" w:eastAsia="en-US"/>
          <w:rPrChange w:id="795" w:author="ESKINAZI Mickael" w:date="2026-05-15T15:51:00Z" w16du:dateUtc="2026-05-15T13:51:00Z">
            <w:rPr>
              <w:lang w:val="fr-FR" w:eastAsia="en-US"/>
            </w:rPr>
          </w:rPrChange>
        </w:rPr>
        <w:t>assisted</w:t>
      </w:r>
      <w:proofErr w:type="spellEnd"/>
      <w:r w:rsidRPr="00A32AD6">
        <w:rPr>
          <w:lang w:val="de-CH" w:eastAsia="en-US"/>
          <w:rPrChange w:id="796" w:author="ESKINAZI Mickael" w:date="2026-05-15T15:51:00Z" w16du:dateUtc="2026-05-15T13:51:00Z">
            <w:rPr>
              <w:lang w:val="fr-FR" w:eastAsia="en-US"/>
            </w:rPr>
          </w:rPrChange>
        </w:rPr>
        <w:t xml:space="preserve"> </w:t>
      </w:r>
      <w:proofErr w:type="spellStart"/>
      <w:r w:rsidRPr="00A32AD6">
        <w:rPr>
          <w:lang w:val="de-CH" w:eastAsia="en-US"/>
          <w:rPrChange w:id="797" w:author="ESKINAZI Mickael" w:date="2026-05-15T15:51:00Z" w16du:dateUtc="2026-05-15T13:51:00Z">
            <w:rPr>
              <w:lang w:val="fr-FR" w:eastAsia="en-US"/>
            </w:rPr>
          </w:rPrChange>
        </w:rPr>
        <w:t>psychotherapy</w:t>
      </w:r>
      <w:proofErr w:type="spellEnd"/>
      <w:r w:rsidRPr="00A32AD6">
        <w:rPr>
          <w:lang w:val="de-CH" w:eastAsia="en-US"/>
          <w:rPrChange w:id="798" w:author="ESKINAZI Mickael" w:date="2026-05-15T15:51:00Z" w16du:dateUtc="2026-05-15T13:51:00Z">
            <w:rPr>
              <w:lang w:val="fr-FR" w:eastAsia="en-US"/>
            </w:rPr>
          </w:rPrChange>
        </w:rPr>
        <w:t xml:space="preserve"> </w:t>
      </w:r>
      <w:proofErr w:type="spellStart"/>
      <w:r w:rsidRPr="00A32AD6">
        <w:rPr>
          <w:lang w:val="de-CH" w:eastAsia="en-US"/>
          <w:rPrChange w:id="799" w:author="ESKINAZI Mickael" w:date="2026-05-15T15:51:00Z" w16du:dateUtc="2026-05-15T13:51:00Z">
            <w:rPr>
              <w:lang w:val="fr-FR" w:eastAsia="en-US"/>
            </w:rPr>
          </w:rPrChange>
        </w:rPr>
        <w:t>for</w:t>
      </w:r>
      <w:proofErr w:type="spellEnd"/>
      <w:r w:rsidRPr="00A32AD6">
        <w:rPr>
          <w:lang w:val="de-CH" w:eastAsia="en-US"/>
          <w:rPrChange w:id="800" w:author="ESKINAZI Mickael" w:date="2026-05-15T15:51:00Z" w16du:dateUtc="2026-05-15T13:51:00Z">
            <w:rPr>
              <w:lang w:val="fr-FR" w:eastAsia="en-US"/>
            </w:rPr>
          </w:rPrChange>
        </w:rPr>
        <w:t xml:space="preserve"> </w:t>
      </w:r>
      <w:proofErr w:type="spellStart"/>
      <w:r w:rsidRPr="00A32AD6">
        <w:rPr>
          <w:lang w:val="de-CH" w:eastAsia="en-US"/>
          <w:rPrChange w:id="801" w:author="ESKINAZI Mickael" w:date="2026-05-15T15:51:00Z" w16du:dateUtc="2026-05-15T13:51:00Z">
            <w:rPr>
              <w:lang w:val="fr-FR" w:eastAsia="en-US"/>
            </w:rPr>
          </w:rPrChange>
        </w:rPr>
        <w:t>treatment</w:t>
      </w:r>
      <w:proofErr w:type="spellEnd"/>
      <w:r w:rsidRPr="00A32AD6">
        <w:rPr>
          <w:lang w:val="de-CH" w:eastAsia="en-US"/>
          <w:rPrChange w:id="802" w:author="ESKINAZI Mickael" w:date="2026-05-15T15:51:00Z" w16du:dateUtc="2026-05-15T13:51:00Z">
            <w:rPr>
              <w:lang w:val="fr-FR" w:eastAsia="en-US"/>
            </w:rPr>
          </w:rPrChange>
        </w:rPr>
        <w:t xml:space="preserve"> </w:t>
      </w:r>
      <w:proofErr w:type="spellStart"/>
      <w:r w:rsidRPr="00A32AD6">
        <w:rPr>
          <w:lang w:val="de-CH" w:eastAsia="en-US"/>
          <w:rPrChange w:id="803" w:author="ESKINAZI Mickael" w:date="2026-05-15T15:51:00Z" w16du:dateUtc="2026-05-15T13:51:00Z">
            <w:rPr>
              <w:lang w:val="fr-FR" w:eastAsia="en-US"/>
            </w:rPr>
          </w:rPrChange>
        </w:rPr>
        <w:t>of</w:t>
      </w:r>
      <w:proofErr w:type="spellEnd"/>
      <w:r w:rsidRPr="00A32AD6">
        <w:rPr>
          <w:lang w:val="de-CH" w:eastAsia="en-US"/>
          <w:rPrChange w:id="804" w:author="ESKINAZI Mickael" w:date="2026-05-15T15:51:00Z" w16du:dateUtc="2026-05-15T13:51:00Z">
            <w:rPr>
              <w:lang w:val="fr-FR" w:eastAsia="en-US"/>
            </w:rPr>
          </w:rPrChange>
        </w:rPr>
        <w:t xml:space="preserve"> </w:t>
      </w:r>
      <w:proofErr w:type="spellStart"/>
      <w:r w:rsidRPr="00A32AD6">
        <w:rPr>
          <w:lang w:val="de-CH" w:eastAsia="en-US"/>
          <w:rPrChange w:id="805" w:author="ESKINAZI Mickael" w:date="2026-05-15T15:51:00Z" w16du:dateUtc="2026-05-15T13:51:00Z">
            <w:rPr>
              <w:lang w:val="fr-FR" w:eastAsia="en-US"/>
            </w:rPr>
          </w:rPrChange>
        </w:rPr>
        <w:t>resistant</w:t>
      </w:r>
      <w:proofErr w:type="spellEnd"/>
      <w:r w:rsidRPr="00A32AD6">
        <w:rPr>
          <w:lang w:val="de-CH" w:eastAsia="en-US"/>
          <w:rPrChange w:id="806" w:author="ESKINAZI Mickael" w:date="2026-05-15T15:51:00Z" w16du:dateUtc="2026-05-15T13:51:00Z">
            <w:rPr>
              <w:lang w:val="fr-FR" w:eastAsia="en-US"/>
            </w:rPr>
          </w:rPrChange>
        </w:rPr>
        <w:t xml:space="preserve">, </w:t>
      </w:r>
      <w:proofErr w:type="spellStart"/>
      <w:r w:rsidRPr="00A32AD6">
        <w:rPr>
          <w:lang w:val="de-CH" w:eastAsia="en-US"/>
          <w:rPrChange w:id="807" w:author="ESKINAZI Mickael" w:date="2026-05-15T15:51:00Z" w16du:dateUtc="2026-05-15T13:51:00Z">
            <w:rPr>
              <w:lang w:val="fr-FR" w:eastAsia="en-US"/>
            </w:rPr>
          </w:rPrChange>
        </w:rPr>
        <w:t>chronic</w:t>
      </w:r>
      <w:proofErr w:type="spellEnd"/>
      <w:r w:rsidRPr="00A32AD6">
        <w:rPr>
          <w:lang w:val="de-CH" w:eastAsia="en-US"/>
          <w:rPrChange w:id="808" w:author="ESKINAZI Mickael" w:date="2026-05-15T15:51:00Z" w16du:dateUtc="2026-05-15T13:51:00Z">
            <w:rPr>
              <w:lang w:val="fr-FR" w:eastAsia="en-US"/>
            </w:rPr>
          </w:rPrChange>
        </w:rPr>
        <w:t xml:space="preserve"> Post-</w:t>
      </w:r>
      <w:proofErr w:type="spellStart"/>
      <w:r w:rsidRPr="00A32AD6">
        <w:rPr>
          <w:lang w:val="de-CH" w:eastAsia="en-US"/>
          <w:rPrChange w:id="809" w:author="ESKINAZI Mickael" w:date="2026-05-15T15:51:00Z" w16du:dateUtc="2026-05-15T13:51:00Z">
            <w:rPr>
              <w:lang w:val="fr-FR" w:eastAsia="en-US"/>
            </w:rPr>
          </w:rPrChange>
        </w:rPr>
        <w:t>Traumatic</w:t>
      </w:r>
      <w:proofErr w:type="spellEnd"/>
      <w:r w:rsidRPr="00A32AD6">
        <w:rPr>
          <w:lang w:val="de-CH" w:eastAsia="en-US"/>
          <w:rPrChange w:id="810" w:author="ESKINAZI Mickael" w:date="2026-05-15T15:51:00Z" w16du:dateUtc="2026-05-15T13:51:00Z">
            <w:rPr>
              <w:lang w:val="fr-FR" w:eastAsia="en-US"/>
            </w:rPr>
          </w:rPrChange>
        </w:rPr>
        <w:t xml:space="preserve"> Stress </w:t>
      </w:r>
      <w:proofErr w:type="spellStart"/>
      <w:r w:rsidRPr="00A32AD6">
        <w:rPr>
          <w:lang w:val="de-CH" w:eastAsia="en-US"/>
          <w:rPrChange w:id="811" w:author="ESKINAZI Mickael" w:date="2026-05-15T15:51:00Z" w16du:dateUtc="2026-05-15T13:51:00Z">
            <w:rPr>
              <w:lang w:val="fr-FR" w:eastAsia="en-US"/>
            </w:rPr>
          </w:rPrChange>
        </w:rPr>
        <w:t>Disorder</w:t>
      </w:r>
      <w:proofErr w:type="spellEnd"/>
      <w:r w:rsidRPr="00A32AD6">
        <w:rPr>
          <w:lang w:val="de-CH" w:eastAsia="en-US"/>
          <w:rPrChange w:id="812" w:author="ESKINAZI Mickael" w:date="2026-05-15T15:51:00Z" w16du:dateUtc="2026-05-15T13:51:00Z">
            <w:rPr>
              <w:lang w:val="fr-FR" w:eastAsia="en-US"/>
            </w:rPr>
          </w:rPrChange>
        </w:rPr>
        <w:t xml:space="preserve"> (PTSD). </w:t>
      </w:r>
      <w:r w:rsidRPr="00A32AD6">
        <w:rPr>
          <w:i/>
          <w:iCs/>
          <w:lang w:val="de-CH" w:eastAsia="en-US"/>
          <w:rPrChange w:id="813" w:author="ESKINAZI Mickael" w:date="2026-05-15T15:51:00Z" w16du:dateUtc="2026-05-15T13:51:00Z">
            <w:rPr>
              <w:i/>
              <w:iCs/>
              <w:lang w:val="fr-FR" w:eastAsia="en-US"/>
            </w:rPr>
          </w:rPrChange>
        </w:rPr>
        <w:t xml:space="preserve">Journal </w:t>
      </w:r>
      <w:proofErr w:type="spellStart"/>
      <w:r w:rsidRPr="00A32AD6">
        <w:rPr>
          <w:i/>
          <w:iCs/>
          <w:lang w:val="de-CH" w:eastAsia="en-US"/>
          <w:rPrChange w:id="814" w:author="ESKINAZI Mickael" w:date="2026-05-15T15:51:00Z" w16du:dateUtc="2026-05-15T13:51:00Z">
            <w:rPr>
              <w:i/>
              <w:iCs/>
              <w:lang w:val="fr-FR" w:eastAsia="en-US"/>
            </w:rPr>
          </w:rPrChange>
        </w:rPr>
        <w:t>of</w:t>
      </w:r>
      <w:proofErr w:type="spellEnd"/>
      <w:r w:rsidRPr="00A32AD6">
        <w:rPr>
          <w:i/>
          <w:iCs/>
          <w:lang w:val="de-CH" w:eastAsia="en-US"/>
          <w:rPrChange w:id="815" w:author="ESKINAZI Mickael" w:date="2026-05-15T15:51:00Z" w16du:dateUtc="2026-05-15T13:51:00Z">
            <w:rPr>
              <w:i/>
              <w:iCs/>
              <w:lang w:val="fr-FR" w:eastAsia="en-US"/>
            </w:rPr>
          </w:rPrChange>
        </w:rPr>
        <w:t xml:space="preserve"> </w:t>
      </w:r>
      <w:proofErr w:type="spellStart"/>
      <w:r w:rsidRPr="00A32AD6">
        <w:rPr>
          <w:i/>
          <w:iCs/>
          <w:lang w:val="de-CH" w:eastAsia="en-US"/>
          <w:rPrChange w:id="816" w:author="ESKINAZI Mickael" w:date="2026-05-15T15:51:00Z" w16du:dateUtc="2026-05-15T13:51:00Z">
            <w:rPr>
              <w:i/>
              <w:iCs/>
              <w:lang w:val="fr-FR" w:eastAsia="en-US"/>
            </w:rPr>
          </w:rPrChange>
        </w:rPr>
        <w:t>Psychopharmacology</w:t>
      </w:r>
      <w:proofErr w:type="spellEnd"/>
      <w:r w:rsidRPr="00A32AD6">
        <w:rPr>
          <w:lang w:val="de-CH" w:eastAsia="en-US"/>
          <w:rPrChange w:id="817" w:author="ESKINAZI Mickael" w:date="2026-05-15T15:51:00Z" w16du:dateUtc="2026-05-15T13:51:00Z">
            <w:rPr>
              <w:lang w:val="fr-FR" w:eastAsia="en-US"/>
            </w:rPr>
          </w:rPrChange>
        </w:rPr>
        <w:t xml:space="preserve">, </w:t>
      </w:r>
      <w:r w:rsidRPr="00A32AD6">
        <w:rPr>
          <w:i/>
          <w:iCs/>
          <w:lang w:val="de-CH" w:eastAsia="en-US"/>
          <w:rPrChange w:id="818" w:author="ESKINAZI Mickael" w:date="2026-05-15T15:51:00Z" w16du:dateUtc="2026-05-15T13:51:00Z">
            <w:rPr>
              <w:i/>
              <w:iCs/>
              <w:lang w:val="fr-FR" w:eastAsia="en-US"/>
            </w:rPr>
          </w:rPrChange>
        </w:rPr>
        <w:t>27</w:t>
      </w:r>
      <w:r w:rsidRPr="00A32AD6">
        <w:rPr>
          <w:lang w:val="de-CH" w:eastAsia="en-US"/>
          <w:rPrChange w:id="819" w:author="ESKINAZI Mickael" w:date="2026-05-15T15:51:00Z" w16du:dateUtc="2026-05-15T13:51:00Z">
            <w:rPr>
              <w:lang w:val="fr-FR" w:eastAsia="en-US"/>
            </w:rPr>
          </w:rPrChange>
        </w:rPr>
        <w:t>(1), 40‑52. https://doi.org/10.1177/0269881112464827</w:t>
      </w:r>
    </w:p>
    <w:p w14:paraId="6A7A648B" w14:textId="77777777" w:rsidR="00A32AD6" w:rsidRPr="00A32AD6" w:rsidRDefault="00A32AD6" w:rsidP="00A32AD6">
      <w:pPr>
        <w:pStyle w:val="Bibliographie"/>
        <w:rPr>
          <w:lang w:val="fr-FR" w:eastAsia="en-US"/>
        </w:rPr>
      </w:pPr>
      <w:proofErr w:type="spellStart"/>
      <w:r w:rsidRPr="00A32AD6">
        <w:rPr>
          <w:lang w:val="de-CH" w:eastAsia="en-US"/>
          <w:rPrChange w:id="820" w:author="ESKINAZI Mickael" w:date="2026-05-15T15:51:00Z" w16du:dateUtc="2026-05-15T13:51:00Z">
            <w:rPr>
              <w:lang w:val="fr-FR" w:eastAsia="en-US"/>
            </w:rPr>
          </w:rPrChange>
        </w:rPr>
        <w:t>Ot’alora</w:t>
      </w:r>
      <w:proofErr w:type="spellEnd"/>
      <w:r w:rsidRPr="00A32AD6">
        <w:rPr>
          <w:lang w:val="de-CH" w:eastAsia="en-US"/>
          <w:rPrChange w:id="821" w:author="ESKINAZI Mickael" w:date="2026-05-15T15:51:00Z" w16du:dateUtc="2026-05-15T13:51:00Z">
            <w:rPr>
              <w:lang w:val="fr-FR" w:eastAsia="en-US"/>
            </w:rPr>
          </w:rPrChange>
        </w:rPr>
        <w:t xml:space="preserve"> G, M., </w:t>
      </w:r>
      <w:proofErr w:type="spellStart"/>
      <w:r w:rsidRPr="00A32AD6">
        <w:rPr>
          <w:lang w:val="de-CH" w:eastAsia="en-US"/>
          <w:rPrChange w:id="822" w:author="ESKINAZI Mickael" w:date="2026-05-15T15:51:00Z" w16du:dateUtc="2026-05-15T13:51:00Z">
            <w:rPr>
              <w:lang w:val="fr-FR" w:eastAsia="en-US"/>
            </w:rPr>
          </w:rPrChange>
        </w:rPr>
        <w:t>Grigsby</w:t>
      </w:r>
      <w:proofErr w:type="spellEnd"/>
      <w:r w:rsidRPr="00A32AD6">
        <w:rPr>
          <w:lang w:val="de-CH" w:eastAsia="en-US"/>
          <w:rPrChange w:id="823" w:author="ESKINAZI Mickael" w:date="2026-05-15T15:51:00Z" w16du:dateUtc="2026-05-15T13:51:00Z">
            <w:rPr>
              <w:lang w:val="fr-FR" w:eastAsia="en-US"/>
            </w:rPr>
          </w:rPrChange>
        </w:rPr>
        <w:t xml:space="preserve">, J., Poulter, B., Van </w:t>
      </w:r>
      <w:proofErr w:type="spellStart"/>
      <w:r w:rsidRPr="00A32AD6">
        <w:rPr>
          <w:lang w:val="de-CH" w:eastAsia="en-US"/>
          <w:rPrChange w:id="824" w:author="ESKINAZI Mickael" w:date="2026-05-15T15:51:00Z" w16du:dateUtc="2026-05-15T13:51:00Z">
            <w:rPr>
              <w:lang w:val="fr-FR" w:eastAsia="en-US"/>
            </w:rPr>
          </w:rPrChange>
        </w:rPr>
        <w:t>Derveer</w:t>
      </w:r>
      <w:proofErr w:type="spellEnd"/>
      <w:r w:rsidRPr="00A32AD6">
        <w:rPr>
          <w:lang w:val="de-CH" w:eastAsia="en-US"/>
          <w:rPrChange w:id="825" w:author="ESKINAZI Mickael" w:date="2026-05-15T15:51:00Z" w16du:dateUtc="2026-05-15T13:51:00Z">
            <w:rPr>
              <w:lang w:val="fr-FR" w:eastAsia="en-US"/>
            </w:rPr>
          </w:rPrChange>
        </w:rPr>
        <w:t xml:space="preserve">, J. W. 3rd, Giron, S. G., Jerome, L., </w:t>
      </w:r>
      <w:proofErr w:type="spellStart"/>
      <w:r w:rsidRPr="00A32AD6">
        <w:rPr>
          <w:lang w:val="de-CH" w:eastAsia="en-US"/>
          <w:rPrChange w:id="826" w:author="ESKINAZI Mickael" w:date="2026-05-15T15:51:00Z" w16du:dateUtc="2026-05-15T13:51:00Z">
            <w:rPr>
              <w:lang w:val="fr-FR" w:eastAsia="en-US"/>
            </w:rPr>
          </w:rPrChange>
        </w:rPr>
        <w:t>Feduccia</w:t>
      </w:r>
      <w:proofErr w:type="spellEnd"/>
      <w:r w:rsidRPr="00A32AD6">
        <w:rPr>
          <w:lang w:val="de-CH" w:eastAsia="en-US"/>
          <w:rPrChange w:id="827" w:author="ESKINAZI Mickael" w:date="2026-05-15T15:51:00Z" w16du:dateUtc="2026-05-15T13:51:00Z">
            <w:rPr>
              <w:lang w:val="fr-FR" w:eastAsia="en-US"/>
            </w:rPr>
          </w:rPrChange>
        </w:rPr>
        <w:t xml:space="preserve">, A. A., Hamilton, S., </w:t>
      </w:r>
      <w:proofErr w:type="spellStart"/>
      <w:r w:rsidRPr="00A32AD6">
        <w:rPr>
          <w:lang w:val="de-CH" w:eastAsia="en-US"/>
          <w:rPrChange w:id="828" w:author="ESKINAZI Mickael" w:date="2026-05-15T15:51:00Z" w16du:dateUtc="2026-05-15T13:51:00Z">
            <w:rPr>
              <w:lang w:val="fr-FR" w:eastAsia="en-US"/>
            </w:rPr>
          </w:rPrChange>
        </w:rPr>
        <w:t>Yazar-Klosinski</w:t>
      </w:r>
      <w:proofErr w:type="spellEnd"/>
      <w:r w:rsidRPr="00A32AD6">
        <w:rPr>
          <w:lang w:val="de-CH" w:eastAsia="en-US"/>
          <w:rPrChange w:id="829" w:author="ESKINAZI Mickael" w:date="2026-05-15T15:51:00Z" w16du:dateUtc="2026-05-15T13:51:00Z">
            <w:rPr>
              <w:lang w:val="fr-FR" w:eastAsia="en-US"/>
            </w:rPr>
          </w:rPrChange>
        </w:rPr>
        <w:t xml:space="preserve">, B., Emerson, A., </w:t>
      </w:r>
      <w:proofErr w:type="spellStart"/>
      <w:r w:rsidRPr="00A32AD6">
        <w:rPr>
          <w:lang w:val="de-CH" w:eastAsia="en-US"/>
          <w:rPrChange w:id="830" w:author="ESKINAZI Mickael" w:date="2026-05-15T15:51:00Z" w16du:dateUtc="2026-05-15T13:51:00Z">
            <w:rPr>
              <w:lang w:val="fr-FR" w:eastAsia="en-US"/>
            </w:rPr>
          </w:rPrChange>
        </w:rPr>
        <w:t>Mithoefer</w:t>
      </w:r>
      <w:proofErr w:type="spellEnd"/>
      <w:r w:rsidRPr="00A32AD6">
        <w:rPr>
          <w:lang w:val="de-CH" w:eastAsia="en-US"/>
          <w:rPrChange w:id="831" w:author="ESKINAZI Mickael" w:date="2026-05-15T15:51:00Z" w16du:dateUtc="2026-05-15T13:51:00Z">
            <w:rPr>
              <w:lang w:val="fr-FR" w:eastAsia="en-US"/>
            </w:rPr>
          </w:rPrChange>
        </w:rPr>
        <w:t xml:space="preserve">, M. C., &amp; Doblin, R. (2018). 3,4-Methylenedioxymethamphetamine-assisted </w:t>
      </w:r>
      <w:proofErr w:type="spellStart"/>
      <w:r w:rsidRPr="00A32AD6">
        <w:rPr>
          <w:lang w:val="de-CH" w:eastAsia="en-US"/>
          <w:rPrChange w:id="832" w:author="ESKINAZI Mickael" w:date="2026-05-15T15:51:00Z" w16du:dateUtc="2026-05-15T13:51:00Z">
            <w:rPr>
              <w:lang w:val="fr-FR" w:eastAsia="en-US"/>
            </w:rPr>
          </w:rPrChange>
        </w:rPr>
        <w:t>psychotherapy</w:t>
      </w:r>
      <w:proofErr w:type="spellEnd"/>
      <w:r w:rsidRPr="00A32AD6">
        <w:rPr>
          <w:lang w:val="de-CH" w:eastAsia="en-US"/>
          <w:rPrChange w:id="833" w:author="ESKINAZI Mickael" w:date="2026-05-15T15:51:00Z" w16du:dateUtc="2026-05-15T13:51:00Z">
            <w:rPr>
              <w:lang w:val="fr-FR" w:eastAsia="en-US"/>
            </w:rPr>
          </w:rPrChange>
        </w:rPr>
        <w:t xml:space="preserve"> </w:t>
      </w:r>
      <w:proofErr w:type="spellStart"/>
      <w:r w:rsidRPr="00A32AD6">
        <w:rPr>
          <w:lang w:val="de-CH" w:eastAsia="en-US"/>
          <w:rPrChange w:id="834" w:author="ESKINAZI Mickael" w:date="2026-05-15T15:51:00Z" w16du:dateUtc="2026-05-15T13:51:00Z">
            <w:rPr>
              <w:lang w:val="fr-FR" w:eastAsia="en-US"/>
            </w:rPr>
          </w:rPrChange>
        </w:rPr>
        <w:t>for</w:t>
      </w:r>
      <w:proofErr w:type="spellEnd"/>
      <w:r w:rsidRPr="00A32AD6">
        <w:rPr>
          <w:lang w:val="de-CH" w:eastAsia="en-US"/>
          <w:rPrChange w:id="835" w:author="ESKINAZI Mickael" w:date="2026-05-15T15:51:00Z" w16du:dateUtc="2026-05-15T13:51:00Z">
            <w:rPr>
              <w:lang w:val="fr-FR" w:eastAsia="en-US"/>
            </w:rPr>
          </w:rPrChange>
        </w:rPr>
        <w:t xml:space="preserve"> </w:t>
      </w:r>
      <w:proofErr w:type="spellStart"/>
      <w:r w:rsidRPr="00A32AD6">
        <w:rPr>
          <w:lang w:val="de-CH" w:eastAsia="en-US"/>
          <w:rPrChange w:id="836" w:author="ESKINAZI Mickael" w:date="2026-05-15T15:51:00Z" w16du:dateUtc="2026-05-15T13:51:00Z">
            <w:rPr>
              <w:lang w:val="fr-FR" w:eastAsia="en-US"/>
            </w:rPr>
          </w:rPrChange>
        </w:rPr>
        <w:t>treatment</w:t>
      </w:r>
      <w:proofErr w:type="spellEnd"/>
      <w:r w:rsidRPr="00A32AD6">
        <w:rPr>
          <w:lang w:val="de-CH" w:eastAsia="en-US"/>
          <w:rPrChange w:id="837" w:author="ESKINAZI Mickael" w:date="2026-05-15T15:51:00Z" w16du:dateUtc="2026-05-15T13:51:00Z">
            <w:rPr>
              <w:lang w:val="fr-FR" w:eastAsia="en-US"/>
            </w:rPr>
          </w:rPrChange>
        </w:rPr>
        <w:t xml:space="preserve"> </w:t>
      </w:r>
      <w:proofErr w:type="spellStart"/>
      <w:r w:rsidRPr="00A32AD6">
        <w:rPr>
          <w:lang w:val="de-CH" w:eastAsia="en-US"/>
          <w:rPrChange w:id="838" w:author="ESKINAZI Mickael" w:date="2026-05-15T15:51:00Z" w16du:dateUtc="2026-05-15T13:51:00Z">
            <w:rPr>
              <w:lang w:val="fr-FR" w:eastAsia="en-US"/>
            </w:rPr>
          </w:rPrChange>
        </w:rPr>
        <w:t>of</w:t>
      </w:r>
      <w:proofErr w:type="spellEnd"/>
      <w:r w:rsidRPr="00A32AD6">
        <w:rPr>
          <w:lang w:val="de-CH" w:eastAsia="en-US"/>
          <w:rPrChange w:id="839" w:author="ESKINAZI Mickael" w:date="2026-05-15T15:51:00Z" w16du:dateUtc="2026-05-15T13:51:00Z">
            <w:rPr>
              <w:lang w:val="fr-FR" w:eastAsia="en-US"/>
            </w:rPr>
          </w:rPrChange>
        </w:rPr>
        <w:t xml:space="preserve"> </w:t>
      </w:r>
      <w:proofErr w:type="spellStart"/>
      <w:r w:rsidRPr="00A32AD6">
        <w:rPr>
          <w:lang w:val="de-CH" w:eastAsia="en-US"/>
          <w:rPrChange w:id="840" w:author="ESKINAZI Mickael" w:date="2026-05-15T15:51:00Z" w16du:dateUtc="2026-05-15T13:51:00Z">
            <w:rPr>
              <w:lang w:val="fr-FR" w:eastAsia="en-US"/>
            </w:rPr>
          </w:rPrChange>
        </w:rPr>
        <w:t>chronic</w:t>
      </w:r>
      <w:proofErr w:type="spellEnd"/>
      <w:r w:rsidRPr="00A32AD6">
        <w:rPr>
          <w:lang w:val="de-CH" w:eastAsia="en-US"/>
          <w:rPrChange w:id="841" w:author="ESKINAZI Mickael" w:date="2026-05-15T15:51:00Z" w16du:dateUtc="2026-05-15T13:51:00Z">
            <w:rPr>
              <w:lang w:val="fr-FR" w:eastAsia="en-US"/>
            </w:rPr>
          </w:rPrChange>
        </w:rPr>
        <w:t xml:space="preserve"> </w:t>
      </w:r>
      <w:proofErr w:type="spellStart"/>
      <w:r w:rsidRPr="00A32AD6">
        <w:rPr>
          <w:lang w:val="de-CH" w:eastAsia="en-US"/>
          <w:rPrChange w:id="842" w:author="ESKINAZI Mickael" w:date="2026-05-15T15:51:00Z" w16du:dateUtc="2026-05-15T13:51:00Z">
            <w:rPr>
              <w:lang w:val="fr-FR" w:eastAsia="en-US"/>
            </w:rPr>
          </w:rPrChange>
        </w:rPr>
        <w:t>posttraumatic</w:t>
      </w:r>
      <w:proofErr w:type="spellEnd"/>
      <w:r w:rsidRPr="00A32AD6">
        <w:rPr>
          <w:lang w:val="de-CH" w:eastAsia="en-US"/>
          <w:rPrChange w:id="843" w:author="ESKINAZI Mickael" w:date="2026-05-15T15:51:00Z" w16du:dateUtc="2026-05-15T13:51:00Z">
            <w:rPr>
              <w:lang w:val="fr-FR" w:eastAsia="en-US"/>
            </w:rPr>
          </w:rPrChange>
        </w:rPr>
        <w:t xml:space="preserve"> stress </w:t>
      </w:r>
      <w:proofErr w:type="spellStart"/>
      <w:proofErr w:type="gramStart"/>
      <w:r w:rsidRPr="00A32AD6">
        <w:rPr>
          <w:lang w:val="de-CH" w:eastAsia="en-US"/>
          <w:rPrChange w:id="844" w:author="ESKINAZI Mickael" w:date="2026-05-15T15:51:00Z" w16du:dateUtc="2026-05-15T13:51:00Z">
            <w:rPr>
              <w:lang w:val="fr-FR" w:eastAsia="en-US"/>
            </w:rPr>
          </w:rPrChange>
        </w:rPr>
        <w:t>disorder</w:t>
      </w:r>
      <w:proofErr w:type="spellEnd"/>
      <w:r w:rsidRPr="00A32AD6">
        <w:rPr>
          <w:lang w:val="de-CH" w:eastAsia="en-US"/>
          <w:rPrChange w:id="845" w:author="ESKINAZI Mickael" w:date="2026-05-15T15:51:00Z" w16du:dateUtc="2026-05-15T13:51:00Z">
            <w:rPr>
              <w:lang w:val="fr-FR" w:eastAsia="en-US"/>
            </w:rPr>
          </w:rPrChange>
        </w:rPr>
        <w:t> :</w:t>
      </w:r>
      <w:proofErr w:type="gramEnd"/>
      <w:r w:rsidRPr="00A32AD6">
        <w:rPr>
          <w:lang w:val="de-CH" w:eastAsia="en-US"/>
          <w:rPrChange w:id="846" w:author="ESKINAZI Mickael" w:date="2026-05-15T15:51:00Z" w16du:dateUtc="2026-05-15T13:51:00Z">
            <w:rPr>
              <w:lang w:val="fr-FR" w:eastAsia="en-US"/>
            </w:rPr>
          </w:rPrChange>
        </w:rPr>
        <w:t xml:space="preserve"> A </w:t>
      </w:r>
      <w:proofErr w:type="spellStart"/>
      <w:r w:rsidRPr="00A32AD6">
        <w:rPr>
          <w:lang w:val="de-CH" w:eastAsia="en-US"/>
          <w:rPrChange w:id="847" w:author="ESKINAZI Mickael" w:date="2026-05-15T15:51:00Z" w16du:dateUtc="2026-05-15T13:51:00Z">
            <w:rPr>
              <w:lang w:val="fr-FR" w:eastAsia="en-US"/>
            </w:rPr>
          </w:rPrChange>
        </w:rPr>
        <w:t>randomized</w:t>
      </w:r>
      <w:proofErr w:type="spellEnd"/>
      <w:r w:rsidRPr="00A32AD6">
        <w:rPr>
          <w:lang w:val="de-CH" w:eastAsia="en-US"/>
          <w:rPrChange w:id="848" w:author="ESKINAZI Mickael" w:date="2026-05-15T15:51:00Z" w16du:dateUtc="2026-05-15T13:51:00Z">
            <w:rPr>
              <w:lang w:val="fr-FR" w:eastAsia="en-US"/>
            </w:rPr>
          </w:rPrChange>
        </w:rPr>
        <w:t xml:space="preserve"> </w:t>
      </w:r>
      <w:proofErr w:type="spellStart"/>
      <w:r w:rsidRPr="00A32AD6">
        <w:rPr>
          <w:lang w:val="de-CH" w:eastAsia="en-US"/>
          <w:rPrChange w:id="849" w:author="ESKINAZI Mickael" w:date="2026-05-15T15:51:00Z" w16du:dateUtc="2026-05-15T13:51:00Z">
            <w:rPr>
              <w:lang w:val="fr-FR" w:eastAsia="en-US"/>
            </w:rPr>
          </w:rPrChange>
        </w:rPr>
        <w:t>phase</w:t>
      </w:r>
      <w:proofErr w:type="spellEnd"/>
      <w:r w:rsidRPr="00A32AD6">
        <w:rPr>
          <w:lang w:val="de-CH" w:eastAsia="en-US"/>
          <w:rPrChange w:id="850" w:author="ESKINAZI Mickael" w:date="2026-05-15T15:51:00Z" w16du:dateUtc="2026-05-15T13:51:00Z">
            <w:rPr>
              <w:lang w:val="fr-FR" w:eastAsia="en-US"/>
            </w:rPr>
          </w:rPrChange>
        </w:rPr>
        <w:t xml:space="preserve"> 2 </w:t>
      </w:r>
      <w:proofErr w:type="spellStart"/>
      <w:r w:rsidRPr="00A32AD6">
        <w:rPr>
          <w:lang w:val="de-CH" w:eastAsia="en-US"/>
          <w:rPrChange w:id="851" w:author="ESKINAZI Mickael" w:date="2026-05-15T15:51:00Z" w16du:dateUtc="2026-05-15T13:51:00Z">
            <w:rPr>
              <w:lang w:val="fr-FR" w:eastAsia="en-US"/>
            </w:rPr>
          </w:rPrChange>
        </w:rPr>
        <w:t>controlled</w:t>
      </w:r>
      <w:proofErr w:type="spellEnd"/>
      <w:r w:rsidRPr="00A32AD6">
        <w:rPr>
          <w:lang w:val="de-CH" w:eastAsia="en-US"/>
          <w:rPrChange w:id="852" w:author="ESKINAZI Mickael" w:date="2026-05-15T15:51:00Z" w16du:dateUtc="2026-05-15T13:51:00Z">
            <w:rPr>
              <w:lang w:val="fr-FR" w:eastAsia="en-US"/>
            </w:rPr>
          </w:rPrChange>
        </w:rPr>
        <w:t xml:space="preserve"> trial. </w:t>
      </w:r>
      <w:r w:rsidRPr="00A32AD6">
        <w:rPr>
          <w:i/>
          <w:iCs/>
          <w:lang w:val="fr-FR" w:eastAsia="en-US"/>
        </w:rPr>
        <w:t xml:space="preserve">Journal of </w:t>
      </w:r>
      <w:proofErr w:type="spellStart"/>
      <w:r w:rsidRPr="00A32AD6">
        <w:rPr>
          <w:i/>
          <w:iCs/>
          <w:lang w:val="fr-FR" w:eastAsia="en-US"/>
        </w:rPr>
        <w:t>Psychopharmacology</w:t>
      </w:r>
      <w:proofErr w:type="spellEnd"/>
      <w:r w:rsidRPr="00A32AD6">
        <w:rPr>
          <w:i/>
          <w:iCs/>
          <w:lang w:val="fr-FR" w:eastAsia="en-US"/>
        </w:rPr>
        <w:t xml:space="preserve"> (Oxford, </w:t>
      </w:r>
      <w:proofErr w:type="spellStart"/>
      <w:r w:rsidRPr="00A32AD6">
        <w:rPr>
          <w:i/>
          <w:iCs/>
          <w:lang w:val="fr-FR" w:eastAsia="en-US"/>
        </w:rPr>
        <w:t>England</w:t>
      </w:r>
      <w:proofErr w:type="spellEnd"/>
      <w:r w:rsidRPr="00A32AD6">
        <w:rPr>
          <w:i/>
          <w:iCs/>
          <w:lang w:val="fr-FR" w:eastAsia="en-US"/>
        </w:rPr>
        <w:t>)</w:t>
      </w:r>
      <w:r w:rsidRPr="00A32AD6">
        <w:rPr>
          <w:lang w:val="fr-FR" w:eastAsia="en-US"/>
        </w:rPr>
        <w:t xml:space="preserve">, </w:t>
      </w:r>
      <w:r w:rsidRPr="00A32AD6">
        <w:rPr>
          <w:i/>
          <w:iCs/>
          <w:lang w:val="fr-FR" w:eastAsia="en-US"/>
        </w:rPr>
        <w:t>32</w:t>
      </w:r>
      <w:r w:rsidRPr="00A32AD6">
        <w:rPr>
          <w:lang w:val="fr-FR" w:eastAsia="en-US"/>
        </w:rPr>
        <w:t>(12), 1295‑1307. https://doi.org/10.1177/0269881118806297</w:t>
      </w:r>
    </w:p>
    <w:p w14:paraId="74701032" w14:textId="77777777" w:rsidR="00A32AD6" w:rsidRPr="00A32AD6" w:rsidRDefault="00A32AD6" w:rsidP="00A32AD6">
      <w:pPr>
        <w:pStyle w:val="Bibliographie"/>
        <w:rPr>
          <w:lang w:val="fr-FR" w:eastAsia="en-US"/>
        </w:rPr>
      </w:pPr>
      <w:proofErr w:type="spellStart"/>
      <w:r w:rsidRPr="00A32AD6">
        <w:rPr>
          <w:lang w:val="fr-FR" w:eastAsia="en-US"/>
        </w:rPr>
        <w:t>Pacey</w:t>
      </w:r>
      <w:proofErr w:type="spellEnd"/>
      <w:r w:rsidRPr="00A32AD6">
        <w:rPr>
          <w:lang w:val="fr-FR" w:eastAsia="en-US"/>
        </w:rPr>
        <w:t xml:space="preserve">, I. (s. d.). </w:t>
      </w:r>
      <w:proofErr w:type="spellStart"/>
      <w:r w:rsidRPr="00A32AD6">
        <w:rPr>
          <w:i/>
          <w:iCs/>
          <w:lang w:val="fr-FR" w:eastAsia="en-US"/>
        </w:rPr>
        <w:t>Randomized</w:t>
      </w:r>
      <w:proofErr w:type="spellEnd"/>
      <w:r w:rsidRPr="00A32AD6">
        <w:rPr>
          <w:i/>
          <w:iCs/>
          <w:lang w:val="fr-FR" w:eastAsia="en-US"/>
        </w:rPr>
        <w:t xml:space="preserve">, double-blind, </w:t>
      </w:r>
      <w:proofErr w:type="spellStart"/>
      <w:r w:rsidRPr="00A32AD6">
        <w:rPr>
          <w:i/>
          <w:iCs/>
          <w:lang w:val="fr-FR" w:eastAsia="en-US"/>
        </w:rPr>
        <w:t>controlled</w:t>
      </w:r>
      <w:proofErr w:type="spellEnd"/>
      <w:r w:rsidRPr="00A32AD6">
        <w:rPr>
          <w:i/>
          <w:iCs/>
          <w:lang w:val="fr-FR" w:eastAsia="en-US"/>
        </w:rPr>
        <w:t xml:space="preserve"> of MDMA-</w:t>
      </w:r>
      <w:proofErr w:type="spellStart"/>
      <w:r w:rsidRPr="00A32AD6">
        <w:rPr>
          <w:i/>
          <w:iCs/>
          <w:lang w:val="fr-FR" w:eastAsia="en-US"/>
        </w:rPr>
        <w:t>assisted</w:t>
      </w:r>
      <w:proofErr w:type="spellEnd"/>
      <w:r w:rsidRPr="00A32AD6">
        <w:rPr>
          <w:i/>
          <w:iCs/>
          <w:lang w:val="fr-FR" w:eastAsia="en-US"/>
        </w:rPr>
        <w:t xml:space="preserve"> </w:t>
      </w:r>
      <w:proofErr w:type="spellStart"/>
      <w:r w:rsidRPr="00A32AD6">
        <w:rPr>
          <w:i/>
          <w:iCs/>
          <w:lang w:val="fr-FR" w:eastAsia="en-US"/>
        </w:rPr>
        <w:t>psychotherapy</w:t>
      </w:r>
      <w:proofErr w:type="spellEnd"/>
      <w:r w:rsidRPr="00A32AD6">
        <w:rPr>
          <w:i/>
          <w:iCs/>
          <w:lang w:val="fr-FR" w:eastAsia="en-US"/>
        </w:rPr>
        <w:t xml:space="preserve"> in 12 </w:t>
      </w:r>
      <w:proofErr w:type="spellStart"/>
      <w:r w:rsidRPr="00A32AD6">
        <w:rPr>
          <w:i/>
          <w:iCs/>
          <w:lang w:val="fr-FR" w:eastAsia="en-US"/>
        </w:rPr>
        <w:t>subjects</w:t>
      </w:r>
      <w:proofErr w:type="spellEnd"/>
      <w:r w:rsidRPr="00A32AD6">
        <w:rPr>
          <w:i/>
          <w:iCs/>
          <w:lang w:val="fr-FR" w:eastAsia="en-US"/>
        </w:rPr>
        <w:t xml:space="preserve"> </w:t>
      </w:r>
      <w:proofErr w:type="spellStart"/>
      <w:r w:rsidRPr="00A32AD6">
        <w:rPr>
          <w:i/>
          <w:iCs/>
          <w:lang w:val="fr-FR" w:eastAsia="en-US"/>
        </w:rPr>
        <w:t>with</w:t>
      </w:r>
      <w:proofErr w:type="spellEnd"/>
      <w:r w:rsidRPr="00A32AD6">
        <w:rPr>
          <w:i/>
          <w:iCs/>
          <w:lang w:val="fr-FR" w:eastAsia="en-US"/>
        </w:rPr>
        <w:t xml:space="preserve"> PTSD [WWW Document]</w:t>
      </w:r>
      <w:r w:rsidRPr="00A32AD6">
        <w:rPr>
          <w:lang w:val="fr-FR" w:eastAsia="en-US"/>
        </w:rPr>
        <w:t xml:space="preserve"> (N</w:t>
      </w:r>
      <w:r w:rsidRPr="00A32AD6">
        <w:rPr>
          <w:vertAlign w:val="superscript"/>
          <w:lang w:val="fr-FR" w:eastAsia="en-US"/>
        </w:rPr>
        <w:t>o</w:t>
      </w:r>
      <w:r w:rsidRPr="00A32AD6">
        <w:rPr>
          <w:lang w:val="fr-FR" w:eastAsia="en-US"/>
        </w:rPr>
        <w:t xml:space="preserve"> NCT01958593). Consulté https://clinicaltrials.gov/study/NCT01958593</w:t>
      </w:r>
    </w:p>
    <w:p w14:paraId="0A2A36FE" w14:textId="77777777" w:rsidR="00A32AD6" w:rsidRPr="00A32AD6" w:rsidRDefault="00A32AD6" w:rsidP="00A32AD6">
      <w:pPr>
        <w:pStyle w:val="Bibliographie"/>
        <w:rPr>
          <w:lang w:val="fr-FR" w:eastAsia="en-US"/>
        </w:rPr>
      </w:pPr>
      <w:proofErr w:type="spellStart"/>
      <w:r w:rsidRPr="00A32AD6">
        <w:rPr>
          <w:lang w:val="fr-FR" w:eastAsia="en-US"/>
        </w:rPr>
        <w:t>Palhano</w:t>
      </w:r>
      <w:proofErr w:type="spellEnd"/>
      <w:r w:rsidRPr="00A32AD6">
        <w:rPr>
          <w:lang w:val="fr-FR" w:eastAsia="en-US"/>
        </w:rPr>
        <w:t xml:space="preserve">-Fontes, F., </w:t>
      </w:r>
      <w:proofErr w:type="spellStart"/>
      <w:r w:rsidRPr="00A32AD6">
        <w:rPr>
          <w:lang w:val="fr-FR" w:eastAsia="en-US"/>
        </w:rPr>
        <w:t>Barreto</w:t>
      </w:r>
      <w:proofErr w:type="spellEnd"/>
      <w:r w:rsidRPr="00A32AD6">
        <w:rPr>
          <w:lang w:val="fr-FR" w:eastAsia="en-US"/>
        </w:rPr>
        <w:t xml:space="preserve">, D., </w:t>
      </w:r>
      <w:proofErr w:type="spellStart"/>
      <w:r w:rsidRPr="00A32AD6">
        <w:rPr>
          <w:lang w:val="fr-FR" w:eastAsia="en-US"/>
        </w:rPr>
        <w:t>Onias</w:t>
      </w:r>
      <w:proofErr w:type="spellEnd"/>
      <w:r w:rsidRPr="00A32AD6">
        <w:rPr>
          <w:lang w:val="fr-FR" w:eastAsia="en-US"/>
        </w:rPr>
        <w:t xml:space="preserve">, H., Andrade, K. C., </w:t>
      </w:r>
      <w:proofErr w:type="spellStart"/>
      <w:r w:rsidRPr="00A32AD6">
        <w:rPr>
          <w:lang w:val="fr-FR" w:eastAsia="en-US"/>
        </w:rPr>
        <w:t>Novaes</w:t>
      </w:r>
      <w:proofErr w:type="spellEnd"/>
      <w:r w:rsidRPr="00A32AD6">
        <w:rPr>
          <w:lang w:val="fr-FR" w:eastAsia="en-US"/>
        </w:rPr>
        <w:t>, M. M., Pessoa, J. A., Mota-</w:t>
      </w:r>
      <w:proofErr w:type="spellStart"/>
      <w:r w:rsidRPr="00A32AD6">
        <w:rPr>
          <w:lang w:val="fr-FR" w:eastAsia="en-US"/>
        </w:rPr>
        <w:t>Rolim</w:t>
      </w:r>
      <w:proofErr w:type="spellEnd"/>
      <w:r w:rsidRPr="00A32AD6">
        <w:rPr>
          <w:lang w:val="fr-FR" w:eastAsia="en-US"/>
        </w:rPr>
        <w:t xml:space="preserve">, S. A., </w:t>
      </w:r>
      <w:proofErr w:type="spellStart"/>
      <w:r w:rsidRPr="00A32AD6">
        <w:rPr>
          <w:lang w:val="fr-FR" w:eastAsia="en-US"/>
        </w:rPr>
        <w:t>Osório</w:t>
      </w:r>
      <w:proofErr w:type="spellEnd"/>
      <w:r w:rsidRPr="00A32AD6">
        <w:rPr>
          <w:lang w:val="fr-FR" w:eastAsia="en-US"/>
        </w:rPr>
        <w:t xml:space="preserve">, F. L., </w:t>
      </w:r>
      <w:proofErr w:type="spellStart"/>
      <w:r w:rsidRPr="00A32AD6">
        <w:rPr>
          <w:lang w:val="fr-FR" w:eastAsia="en-US"/>
        </w:rPr>
        <w:t>Sanches</w:t>
      </w:r>
      <w:proofErr w:type="spellEnd"/>
      <w:r w:rsidRPr="00A32AD6">
        <w:rPr>
          <w:lang w:val="fr-FR" w:eastAsia="en-US"/>
        </w:rPr>
        <w:t xml:space="preserve">, R., Dos Santos, R. G., </w:t>
      </w:r>
      <w:proofErr w:type="spellStart"/>
      <w:r w:rsidRPr="00A32AD6">
        <w:rPr>
          <w:lang w:val="fr-FR" w:eastAsia="en-US"/>
        </w:rPr>
        <w:t>Tófoli</w:t>
      </w:r>
      <w:proofErr w:type="spellEnd"/>
      <w:r w:rsidRPr="00A32AD6">
        <w:rPr>
          <w:lang w:val="fr-FR" w:eastAsia="en-US"/>
        </w:rPr>
        <w:t xml:space="preserve">, L. F., de Oliveira Silveira, G., </w:t>
      </w:r>
      <w:proofErr w:type="spellStart"/>
      <w:r w:rsidRPr="00A32AD6">
        <w:rPr>
          <w:lang w:val="fr-FR" w:eastAsia="en-US"/>
        </w:rPr>
        <w:t>Yonamine</w:t>
      </w:r>
      <w:proofErr w:type="spellEnd"/>
      <w:r w:rsidRPr="00A32AD6">
        <w:rPr>
          <w:lang w:val="fr-FR" w:eastAsia="en-US"/>
        </w:rPr>
        <w:t xml:space="preserve">, M., </w:t>
      </w:r>
      <w:proofErr w:type="spellStart"/>
      <w:r w:rsidRPr="00A32AD6">
        <w:rPr>
          <w:lang w:val="fr-FR" w:eastAsia="en-US"/>
        </w:rPr>
        <w:t>Riba</w:t>
      </w:r>
      <w:proofErr w:type="spellEnd"/>
      <w:r w:rsidRPr="00A32AD6">
        <w:rPr>
          <w:lang w:val="fr-FR" w:eastAsia="en-US"/>
        </w:rPr>
        <w:t xml:space="preserve">, J., Santos, F. R., Silva-Junior, A. A., </w:t>
      </w:r>
      <w:proofErr w:type="spellStart"/>
      <w:r w:rsidRPr="00A32AD6">
        <w:rPr>
          <w:lang w:val="fr-FR" w:eastAsia="en-US"/>
        </w:rPr>
        <w:t>Alchieri</w:t>
      </w:r>
      <w:proofErr w:type="spellEnd"/>
      <w:r w:rsidRPr="00A32AD6">
        <w:rPr>
          <w:lang w:val="fr-FR" w:eastAsia="en-US"/>
        </w:rPr>
        <w:t xml:space="preserve">, J. C., </w:t>
      </w:r>
      <w:proofErr w:type="spellStart"/>
      <w:r w:rsidRPr="00A32AD6">
        <w:rPr>
          <w:lang w:val="fr-FR" w:eastAsia="en-US"/>
        </w:rPr>
        <w:t>Galvão</w:t>
      </w:r>
      <w:proofErr w:type="spellEnd"/>
      <w:r w:rsidRPr="00A32AD6">
        <w:rPr>
          <w:lang w:val="fr-FR" w:eastAsia="en-US"/>
        </w:rPr>
        <w:t xml:space="preserve">-Coelho, N. L., </w:t>
      </w:r>
      <w:proofErr w:type="spellStart"/>
      <w:r w:rsidRPr="00A32AD6">
        <w:rPr>
          <w:lang w:val="fr-FR" w:eastAsia="en-US"/>
        </w:rPr>
        <w:t>Lobão</w:t>
      </w:r>
      <w:proofErr w:type="spellEnd"/>
      <w:r w:rsidRPr="00A32AD6">
        <w:rPr>
          <w:lang w:val="fr-FR" w:eastAsia="en-US"/>
        </w:rPr>
        <w:t xml:space="preserve">-Soares, B., … </w:t>
      </w:r>
      <w:proofErr w:type="spellStart"/>
      <w:r w:rsidRPr="00A32AD6">
        <w:rPr>
          <w:lang w:val="fr-FR" w:eastAsia="en-US"/>
        </w:rPr>
        <w:t>Araújo</w:t>
      </w:r>
      <w:proofErr w:type="spellEnd"/>
      <w:r w:rsidRPr="00A32AD6">
        <w:rPr>
          <w:lang w:val="fr-FR" w:eastAsia="en-US"/>
        </w:rPr>
        <w:t xml:space="preserve">, D. B. (2019). Rapid </w:t>
      </w:r>
      <w:proofErr w:type="spellStart"/>
      <w:r w:rsidRPr="00A32AD6">
        <w:rPr>
          <w:lang w:val="fr-FR" w:eastAsia="en-US"/>
        </w:rPr>
        <w:t>antidepressant</w:t>
      </w:r>
      <w:proofErr w:type="spellEnd"/>
      <w:r w:rsidRPr="00A32AD6">
        <w:rPr>
          <w:lang w:val="fr-FR" w:eastAsia="en-US"/>
        </w:rPr>
        <w:t xml:space="preserve"> </w:t>
      </w:r>
      <w:proofErr w:type="spellStart"/>
      <w:r w:rsidRPr="00A32AD6">
        <w:rPr>
          <w:lang w:val="fr-FR" w:eastAsia="en-US"/>
        </w:rPr>
        <w:lastRenderedPageBreak/>
        <w:t>effects</w:t>
      </w:r>
      <w:proofErr w:type="spellEnd"/>
      <w:r w:rsidRPr="00A32AD6">
        <w:rPr>
          <w:lang w:val="fr-FR" w:eastAsia="en-US"/>
        </w:rPr>
        <w:t xml:space="preserve"> of the </w:t>
      </w:r>
      <w:proofErr w:type="spellStart"/>
      <w:r w:rsidRPr="00A32AD6">
        <w:rPr>
          <w:lang w:val="fr-FR" w:eastAsia="en-US"/>
        </w:rPr>
        <w:t>psychedelic</w:t>
      </w:r>
      <w:proofErr w:type="spellEnd"/>
      <w:r w:rsidRPr="00A32AD6">
        <w:rPr>
          <w:lang w:val="fr-FR" w:eastAsia="en-US"/>
        </w:rPr>
        <w:t xml:space="preserve"> ayahuasca in </w:t>
      </w:r>
      <w:proofErr w:type="spellStart"/>
      <w:r w:rsidRPr="00A32AD6">
        <w:rPr>
          <w:lang w:val="fr-FR" w:eastAsia="en-US"/>
        </w:rPr>
        <w:t>treatment-resistant</w:t>
      </w:r>
      <w:proofErr w:type="spellEnd"/>
      <w:r w:rsidRPr="00A32AD6">
        <w:rPr>
          <w:lang w:val="fr-FR" w:eastAsia="en-US"/>
        </w:rPr>
        <w:t xml:space="preserve"> </w:t>
      </w:r>
      <w:proofErr w:type="spellStart"/>
      <w:r w:rsidRPr="00A32AD6">
        <w:rPr>
          <w:lang w:val="fr-FR" w:eastAsia="en-US"/>
        </w:rPr>
        <w:t>depression</w:t>
      </w:r>
      <w:proofErr w:type="spellEnd"/>
      <w:r w:rsidRPr="00A32AD6">
        <w:rPr>
          <w:lang w:val="fr-FR" w:eastAsia="en-US"/>
        </w:rPr>
        <w:t xml:space="preserve"> : A </w:t>
      </w:r>
      <w:proofErr w:type="spellStart"/>
      <w:r w:rsidRPr="00A32AD6">
        <w:rPr>
          <w:lang w:val="fr-FR" w:eastAsia="en-US"/>
        </w:rPr>
        <w:t>randomized</w:t>
      </w:r>
      <w:proofErr w:type="spellEnd"/>
      <w:r w:rsidRPr="00A32AD6">
        <w:rPr>
          <w:lang w:val="fr-FR" w:eastAsia="en-US"/>
        </w:rPr>
        <w:t xml:space="preserve"> placebo-</w:t>
      </w:r>
      <w:proofErr w:type="spellStart"/>
      <w:r w:rsidRPr="00A32AD6">
        <w:rPr>
          <w:lang w:val="fr-FR" w:eastAsia="en-US"/>
        </w:rPr>
        <w:t>controlled</w:t>
      </w:r>
      <w:proofErr w:type="spellEnd"/>
      <w:r w:rsidRPr="00A32AD6">
        <w:rPr>
          <w:lang w:val="fr-FR" w:eastAsia="en-US"/>
        </w:rPr>
        <w:t xml:space="preserve"> trial. </w:t>
      </w:r>
      <w:proofErr w:type="spellStart"/>
      <w:r w:rsidRPr="00A32AD6">
        <w:rPr>
          <w:i/>
          <w:iCs/>
          <w:lang w:val="fr-FR" w:eastAsia="en-US"/>
        </w:rPr>
        <w:t>Psychological</w:t>
      </w:r>
      <w:proofErr w:type="spellEnd"/>
      <w:r w:rsidRPr="00A32AD6">
        <w:rPr>
          <w:i/>
          <w:iCs/>
          <w:lang w:val="fr-FR" w:eastAsia="en-US"/>
        </w:rPr>
        <w:t xml:space="preserve"> </w:t>
      </w:r>
      <w:proofErr w:type="spellStart"/>
      <w:r w:rsidRPr="00A32AD6">
        <w:rPr>
          <w:i/>
          <w:iCs/>
          <w:lang w:val="fr-FR" w:eastAsia="en-US"/>
        </w:rPr>
        <w:t>Medicine</w:t>
      </w:r>
      <w:proofErr w:type="spellEnd"/>
      <w:r w:rsidRPr="00A32AD6">
        <w:rPr>
          <w:lang w:val="fr-FR" w:eastAsia="en-US"/>
        </w:rPr>
        <w:t xml:space="preserve">, </w:t>
      </w:r>
      <w:r w:rsidRPr="00A32AD6">
        <w:rPr>
          <w:i/>
          <w:iCs/>
          <w:lang w:val="fr-FR" w:eastAsia="en-US"/>
        </w:rPr>
        <w:t>49</w:t>
      </w:r>
      <w:r w:rsidRPr="00A32AD6">
        <w:rPr>
          <w:lang w:val="fr-FR" w:eastAsia="en-US"/>
        </w:rPr>
        <w:t>(4), 655‑663. https://doi.org/10.1017/S0033291718001356</w:t>
      </w:r>
    </w:p>
    <w:p w14:paraId="108C6640" w14:textId="77777777" w:rsidR="00A32AD6" w:rsidRPr="00A32AD6" w:rsidRDefault="00A32AD6" w:rsidP="00A32AD6">
      <w:pPr>
        <w:pStyle w:val="Bibliographie"/>
        <w:rPr>
          <w:lang w:val="fr-FR" w:eastAsia="en-US"/>
        </w:rPr>
      </w:pPr>
      <w:r w:rsidRPr="00A32AD6">
        <w:rPr>
          <w:lang w:val="fr-FR" w:eastAsia="en-US"/>
        </w:rPr>
        <w:t xml:space="preserve">R </w:t>
      </w:r>
      <w:proofErr w:type="spellStart"/>
      <w:r w:rsidRPr="00A32AD6">
        <w:rPr>
          <w:lang w:val="fr-FR" w:eastAsia="en-US"/>
        </w:rPr>
        <w:t>Core</w:t>
      </w:r>
      <w:proofErr w:type="spellEnd"/>
      <w:r w:rsidRPr="00A32AD6">
        <w:rPr>
          <w:lang w:val="fr-FR" w:eastAsia="en-US"/>
        </w:rPr>
        <w:t xml:space="preserve"> Team. (2023). </w:t>
      </w:r>
      <w:proofErr w:type="gramStart"/>
      <w:r w:rsidRPr="00A32AD6">
        <w:rPr>
          <w:i/>
          <w:iCs/>
          <w:lang w:val="fr-FR" w:eastAsia="en-US"/>
        </w:rPr>
        <w:t>R:</w:t>
      </w:r>
      <w:proofErr w:type="gramEnd"/>
      <w:r w:rsidRPr="00A32AD6">
        <w:rPr>
          <w:i/>
          <w:iCs/>
          <w:lang w:val="fr-FR" w:eastAsia="en-US"/>
        </w:rPr>
        <w:t xml:space="preserve"> A </w:t>
      </w:r>
      <w:proofErr w:type="spellStart"/>
      <w:r w:rsidRPr="00A32AD6">
        <w:rPr>
          <w:i/>
          <w:iCs/>
          <w:lang w:val="fr-FR" w:eastAsia="en-US"/>
        </w:rPr>
        <w:t>Language</w:t>
      </w:r>
      <w:proofErr w:type="spellEnd"/>
      <w:r w:rsidRPr="00A32AD6">
        <w:rPr>
          <w:i/>
          <w:iCs/>
          <w:lang w:val="fr-FR" w:eastAsia="en-US"/>
        </w:rPr>
        <w:t xml:space="preserve"> and </w:t>
      </w:r>
      <w:proofErr w:type="spellStart"/>
      <w:r w:rsidRPr="00A32AD6">
        <w:rPr>
          <w:i/>
          <w:iCs/>
          <w:lang w:val="fr-FR" w:eastAsia="en-US"/>
        </w:rPr>
        <w:t>Environment</w:t>
      </w:r>
      <w:proofErr w:type="spellEnd"/>
      <w:r w:rsidRPr="00A32AD6">
        <w:rPr>
          <w:i/>
          <w:iCs/>
          <w:lang w:val="fr-FR" w:eastAsia="en-US"/>
        </w:rPr>
        <w:t xml:space="preserve"> for </w:t>
      </w:r>
      <w:proofErr w:type="spellStart"/>
      <w:r w:rsidRPr="00A32AD6">
        <w:rPr>
          <w:i/>
          <w:iCs/>
          <w:lang w:val="fr-FR" w:eastAsia="en-US"/>
        </w:rPr>
        <w:t>Statistical</w:t>
      </w:r>
      <w:proofErr w:type="spellEnd"/>
      <w:r w:rsidRPr="00A32AD6">
        <w:rPr>
          <w:i/>
          <w:iCs/>
          <w:lang w:val="fr-FR" w:eastAsia="en-US"/>
        </w:rPr>
        <w:t xml:space="preserve"> </w:t>
      </w:r>
      <w:proofErr w:type="spellStart"/>
      <w:r w:rsidRPr="00A32AD6">
        <w:rPr>
          <w:i/>
          <w:iCs/>
          <w:lang w:val="fr-FR" w:eastAsia="en-US"/>
        </w:rPr>
        <w:t>Computing</w:t>
      </w:r>
      <w:proofErr w:type="spellEnd"/>
      <w:r w:rsidRPr="00A32AD6">
        <w:rPr>
          <w:lang w:val="fr-FR" w:eastAsia="en-US"/>
        </w:rPr>
        <w:t xml:space="preserve">. R </w:t>
      </w:r>
      <w:proofErr w:type="spellStart"/>
      <w:r w:rsidRPr="00A32AD6">
        <w:rPr>
          <w:lang w:val="fr-FR" w:eastAsia="en-US"/>
        </w:rPr>
        <w:t>Foundation</w:t>
      </w:r>
      <w:proofErr w:type="spellEnd"/>
      <w:r w:rsidRPr="00A32AD6">
        <w:rPr>
          <w:lang w:val="fr-FR" w:eastAsia="en-US"/>
        </w:rPr>
        <w:t xml:space="preserve"> for </w:t>
      </w:r>
      <w:proofErr w:type="spellStart"/>
      <w:r w:rsidRPr="00A32AD6">
        <w:rPr>
          <w:lang w:val="fr-FR" w:eastAsia="en-US"/>
        </w:rPr>
        <w:t>Statistical</w:t>
      </w:r>
      <w:proofErr w:type="spellEnd"/>
      <w:r w:rsidRPr="00A32AD6">
        <w:rPr>
          <w:lang w:val="fr-FR" w:eastAsia="en-US"/>
        </w:rPr>
        <w:t xml:space="preserve"> </w:t>
      </w:r>
      <w:proofErr w:type="spellStart"/>
      <w:r w:rsidRPr="00A32AD6">
        <w:rPr>
          <w:lang w:val="fr-FR" w:eastAsia="en-US"/>
        </w:rPr>
        <w:t>Computing</w:t>
      </w:r>
      <w:proofErr w:type="spellEnd"/>
      <w:r w:rsidRPr="00A32AD6">
        <w:rPr>
          <w:lang w:val="fr-FR" w:eastAsia="en-US"/>
        </w:rPr>
        <w:t>. https://www.R-project.org/</w:t>
      </w:r>
    </w:p>
    <w:p w14:paraId="753B4CA9" w14:textId="77777777" w:rsidR="00A32AD6" w:rsidRPr="00A32AD6" w:rsidRDefault="00A32AD6" w:rsidP="00A32AD6">
      <w:pPr>
        <w:pStyle w:val="Bibliographie"/>
        <w:rPr>
          <w:lang w:val="fr-FR" w:eastAsia="en-US"/>
        </w:rPr>
      </w:pPr>
      <w:r w:rsidRPr="00A32AD6">
        <w:rPr>
          <w:lang w:val="fr-FR" w:eastAsia="en-US"/>
        </w:rPr>
        <w:t xml:space="preserve">Raison, C. L., </w:t>
      </w:r>
      <w:proofErr w:type="spellStart"/>
      <w:r w:rsidRPr="00A32AD6">
        <w:rPr>
          <w:lang w:val="fr-FR" w:eastAsia="en-US"/>
        </w:rPr>
        <w:t>Sanacora</w:t>
      </w:r>
      <w:proofErr w:type="spellEnd"/>
      <w:r w:rsidRPr="00A32AD6">
        <w:rPr>
          <w:lang w:val="fr-FR" w:eastAsia="en-US"/>
        </w:rPr>
        <w:t xml:space="preserve">, G., Woolley, J., </w:t>
      </w:r>
      <w:proofErr w:type="spellStart"/>
      <w:r w:rsidRPr="00A32AD6">
        <w:rPr>
          <w:lang w:val="fr-FR" w:eastAsia="en-US"/>
        </w:rPr>
        <w:t>Heinzerling</w:t>
      </w:r>
      <w:proofErr w:type="spellEnd"/>
      <w:r w:rsidRPr="00A32AD6">
        <w:rPr>
          <w:lang w:val="fr-FR" w:eastAsia="en-US"/>
        </w:rPr>
        <w:t xml:space="preserve">, K., Dunlop, B. W., Brown, R. T., Kakar, R., </w:t>
      </w:r>
      <w:proofErr w:type="spellStart"/>
      <w:r w:rsidRPr="00A32AD6">
        <w:rPr>
          <w:lang w:val="fr-FR" w:eastAsia="en-US"/>
        </w:rPr>
        <w:t>Hassman</w:t>
      </w:r>
      <w:proofErr w:type="spellEnd"/>
      <w:r w:rsidRPr="00A32AD6">
        <w:rPr>
          <w:lang w:val="fr-FR" w:eastAsia="en-US"/>
        </w:rPr>
        <w:t xml:space="preserve">, M., Trivedi, R. P., </w:t>
      </w:r>
      <w:proofErr w:type="spellStart"/>
      <w:r w:rsidRPr="00A32AD6">
        <w:rPr>
          <w:lang w:val="fr-FR" w:eastAsia="en-US"/>
        </w:rPr>
        <w:t>Robison</w:t>
      </w:r>
      <w:proofErr w:type="spellEnd"/>
      <w:r w:rsidRPr="00A32AD6">
        <w:rPr>
          <w:lang w:val="fr-FR" w:eastAsia="en-US"/>
        </w:rPr>
        <w:t xml:space="preserve">, R., </w:t>
      </w:r>
      <w:proofErr w:type="spellStart"/>
      <w:r w:rsidRPr="00A32AD6">
        <w:rPr>
          <w:lang w:val="fr-FR" w:eastAsia="en-US"/>
        </w:rPr>
        <w:t>Gukasyan</w:t>
      </w:r>
      <w:proofErr w:type="spellEnd"/>
      <w:r w:rsidRPr="00A32AD6">
        <w:rPr>
          <w:lang w:val="fr-FR" w:eastAsia="en-US"/>
        </w:rPr>
        <w:t xml:space="preserve">, N., Nayak, S. M., Hu, X., </w:t>
      </w:r>
      <w:proofErr w:type="spellStart"/>
      <w:r w:rsidRPr="00A32AD6">
        <w:rPr>
          <w:lang w:val="fr-FR" w:eastAsia="en-US"/>
        </w:rPr>
        <w:t>O’Donnell</w:t>
      </w:r>
      <w:proofErr w:type="spellEnd"/>
      <w:r w:rsidRPr="00A32AD6">
        <w:rPr>
          <w:lang w:val="fr-FR" w:eastAsia="en-US"/>
        </w:rPr>
        <w:t xml:space="preserve">, K. C., </w:t>
      </w:r>
      <w:proofErr w:type="spellStart"/>
      <w:r w:rsidRPr="00A32AD6">
        <w:rPr>
          <w:lang w:val="fr-FR" w:eastAsia="en-US"/>
        </w:rPr>
        <w:t>Kelmendi</w:t>
      </w:r>
      <w:proofErr w:type="spellEnd"/>
      <w:r w:rsidRPr="00A32AD6">
        <w:rPr>
          <w:lang w:val="fr-FR" w:eastAsia="en-US"/>
        </w:rPr>
        <w:t xml:space="preserve">, B., </w:t>
      </w:r>
      <w:proofErr w:type="spellStart"/>
      <w:r w:rsidRPr="00A32AD6">
        <w:rPr>
          <w:lang w:val="fr-FR" w:eastAsia="en-US"/>
        </w:rPr>
        <w:t>Sloshower</w:t>
      </w:r>
      <w:proofErr w:type="spellEnd"/>
      <w:r w:rsidRPr="00A32AD6">
        <w:rPr>
          <w:lang w:val="fr-FR" w:eastAsia="en-US"/>
        </w:rPr>
        <w:t xml:space="preserve">, J., Penn, A. D., Bradley, E., Kelly, D. F., … Griffiths, R. R. (2023). Single-Dose </w:t>
      </w:r>
      <w:proofErr w:type="spellStart"/>
      <w:r w:rsidRPr="00A32AD6">
        <w:rPr>
          <w:lang w:val="fr-FR" w:eastAsia="en-US"/>
        </w:rPr>
        <w:t>Psilocybin</w:t>
      </w:r>
      <w:proofErr w:type="spellEnd"/>
      <w:r w:rsidRPr="00A32AD6">
        <w:rPr>
          <w:lang w:val="fr-FR" w:eastAsia="en-US"/>
        </w:rPr>
        <w:t xml:space="preserve"> </w:t>
      </w:r>
      <w:proofErr w:type="spellStart"/>
      <w:r w:rsidRPr="00A32AD6">
        <w:rPr>
          <w:lang w:val="fr-FR" w:eastAsia="en-US"/>
        </w:rPr>
        <w:t>Treatment</w:t>
      </w:r>
      <w:proofErr w:type="spellEnd"/>
      <w:r w:rsidRPr="00A32AD6">
        <w:rPr>
          <w:lang w:val="fr-FR" w:eastAsia="en-US"/>
        </w:rPr>
        <w:t xml:space="preserve"> for Major </w:t>
      </w:r>
      <w:proofErr w:type="spellStart"/>
      <w:r w:rsidRPr="00A32AD6">
        <w:rPr>
          <w:lang w:val="fr-FR" w:eastAsia="en-US"/>
        </w:rPr>
        <w:t>Depressive</w:t>
      </w:r>
      <w:proofErr w:type="spellEnd"/>
      <w:r w:rsidRPr="00A32AD6">
        <w:rPr>
          <w:lang w:val="fr-FR" w:eastAsia="en-US"/>
        </w:rPr>
        <w:t xml:space="preserve"> </w:t>
      </w:r>
      <w:proofErr w:type="spellStart"/>
      <w:r w:rsidRPr="00A32AD6">
        <w:rPr>
          <w:lang w:val="fr-FR" w:eastAsia="en-US"/>
        </w:rPr>
        <w:t>Disorder</w:t>
      </w:r>
      <w:proofErr w:type="spellEnd"/>
      <w:r w:rsidRPr="00A32AD6">
        <w:rPr>
          <w:lang w:val="fr-FR" w:eastAsia="en-US"/>
        </w:rPr>
        <w:t xml:space="preserve"> : A </w:t>
      </w:r>
      <w:proofErr w:type="spellStart"/>
      <w:r w:rsidRPr="00A32AD6">
        <w:rPr>
          <w:lang w:val="fr-FR" w:eastAsia="en-US"/>
        </w:rPr>
        <w:t>Randomized</w:t>
      </w:r>
      <w:proofErr w:type="spellEnd"/>
      <w:r w:rsidRPr="00A32AD6">
        <w:rPr>
          <w:lang w:val="fr-FR" w:eastAsia="en-US"/>
        </w:rPr>
        <w:t xml:space="preserve"> </w:t>
      </w:r>
      <w:proofErr w:type="spellStart"/>
      <w:r w:rsidRPr="00A32AD6">
        <w:rPr>
          <w:lang w:val="fr-FR" w:eastAsia="en-US"/>
        </w:rPr>
        <w:t>Clinical</w:t>
      </w:r>
      <w:proofErr w:type="spellEnd"/>
      <w:r w:rsidRPr="00A32AD6">
        <w:rPr>
          <w:lang w:val="fr-FR" w:eastAsia="en-US"/>
        </w:rPr>
        <w:t xml:space="preserve"> Trial. </w:t>
      </w:r>
      <w:r w:rsidRPr="00A32AD6">
        <w:rPr>
          <w:i/>
          <w:iCs/>
          <w:lang w:val="fr-FR" w:eastAsia="en-US"/>
        </w:rPr>
        <w:t>JAMA</w:t>
      </w:r>
      <w:r w:rsidRPr="00A32AD6">
        <w:rPr>
          <w:lang w:val="fr-FR" w:eastAsia="en-US"/>
        </w:rPr>
        <w:t xml:space="preserve">, </w:t>
      </w:r>
      <w:r w:rsidRPr="00A32AD6">
        <w:rPr>
          <w:i/>
          <w:iCs/>
          <w:lang w:val="fr-FR" w:eastAsia="en-US"/>
        </w:rPr>
        <w:t>330</w:t>
      </w:r>
      <w:r w:rsidRPr="00A32AD6">
        <w:rPr>
          <w:lang w:val="fr-FR" w:eastAsia="en-US"/>
        </w:rPr>
        <w:t>(9), 843. https://doi.org/10.1001/jama.2023.14530</w:t>
      </w:r>
    </w:p>
    <w:p w14:paraId="7EF8DE0F" w14:textId="77777777" w:rsidR="00A32AD6" w:rsidRPr="00A32AD6" w:rsidRDefault="00A32AD6" w:rsidP="00A32AD6">
      <w:pPr>
        <w:pStyle w:val="Bibliographie"/>
        <w:rPr>
          <w:lang w:val="it-CH" w:eastAsia="en-US"/>
          <w:rPrChange w:id="853" w:author="ESKINAZI Mickael" w:date="2026-05-15T15:51:00Z" w16du:dateUtc="2026-05-15T13:51:00Z">
            <w:rPr>
              <w:lang w:val="fr-FR" w:eastAsia="en-US"/>
            </w:rPr>
          </w:rPrChange>
        </w:rPr>
      </w:pPr>
      <w:r w:rsidRPr="00A32AD6">
        <w:rPr>
          <w:lang w:val="de-CH" w:eastAsia="en-US"/>
          <w:rPrChange w:id="854" w:author="ESKINAZI Mickael" w:date="2026-05-15T15:51:00Z" w16du:dateUtc="2026-05-15T13:51:00Z">
            <w:rPr>
              <w:lang w:val="fr-FR" w:eastAsia="en-US"/>
            </w:rPr>
          </w:rPrChange>
        </w:rPr>
        <w:t xml:space="preserve">Rieser, N. M., Bitar, R., Halm, S., </w:t>
      </w:r>
      <w:proofErr w:type="spellStart"/>
      <w:r w:rsidRPr="00A32AD6">
        <w:rPr>
          <w:lang w:val="de-CH" w:eastAsia="en-US"/>
          <w:rPrChange w:id="855" w:author="ESKINAZI Mickael" w:date="2026-05-15T15:51:00Z" w16du:dateUtc="2026-05-15T13:51:00Z">
            <w:rPr>
              <w:lang w:val="fr-FR" w:eastAsia="en-US"/>
            </w:rPr>
          </w:rPrChange>
        </w:rPr>
        <w:t>Rossgoderer</w:t>
      </w:r>
      <w:proofErr w:type="spellEnd"/>
      <w:r w:rsidRPr="00A32AD6">
        <w:rPr>
          <w:lang w:val="de-CH" w:eastAsia="en-US"/>
          <w:rPrChange w:id="856" w:author="ESKINAZI Mickael" w:date="2026-05-15T15:51:00Z" w16du:dateUtc="2026-05-15T13:51:00Z">
            <w:rPr>
              <w:lang w:val="fr-FR" w:eastAsia="en-US"/>
            </w:rPr>
          </w:rPrChange>
        </w:rPr>
        <w:t xml:space="preserve">, C., Gubser, L. P., </w:t>
      </w:r>
      <w:proofErr w:type="spellStart"/>
      <w:r w:rsidRPr="00A32AD6">
        <w:rPr>
          <w:lang w:val="de-CH" w:eastAsia="en-US"/>
          <w:rPrChange w:id="857" w:author="ESKINAZI Mickael" w:date="2026-05-15T15:51:00Z" w16du:dateUtc="2026-05-15T13:51:00Z">
            <w:rPr>
              <w:lang w:val="fr-FR" w:eastAsia="en-US"/>
            </w:rPr>
          </w:rPrChange>
        </w:rPr>
        <w:t>Thévenaz</w:t>
      </w:r>
      <w:proofErr w:type="spellEnd"/>
      <w:r w:rsidRPr="00A32AD6">
        <w:rPr>
          <w:lang w:val="de-CH" w:eastAsia="en-US"/>
          <w:rPrChange w:id="858" w:author="ESKINAZI Mickael" w:date="2026-05-15T15:51:00Z" w16du:dateUtc="2026-05-15T13:51:00Z">
            <w:rPr>
              <w:lang w:val="fr-FR" w:eastAsia="en-US"/>
            </w:rPr>
          </w:rPrChange>
        </w:rPr>
        <w:t xml:space="preserve">, M., Kreis, Y., Von Rotz, R., </w:t>
      </w:r>
      <w:proofErr w:type="spellStart"/>
      <w:r w:rsidRPr="00A32AD6">
        <w:rPr>
          <w:lang w:val="de-CH" w:eastAsia="en-US"/>
          <w:rPrChange w:id="859" w:author="ESKINAZI Mickael" w:date="2026-05-15T15:51:00Z" w16du:dateUtc="2026-05-15T13:51:00Z">
            <w:rPr>
              <w:lang w:val="fr-FR" w:eastAsia="en-US"/>
            </w:rPr>
          </w:rPrChange>
        </w:rPr>
        <w:t>Nordt</w:t>
      </w:r>
      <w:proofErr w:type="spellEnd"/>
      <w:r w:rsidRPr="00A32AD6">
        <w:rPr>
          <w:lang w:val="de-CH" w:eastAsia="en-US"/>
          <w:rPrChange w:id="860" w:author="ESKINAZI Mickael" w:date="2026-05-15T15:51:00Z" w16du:dateUtc="2026-05-15T13:51:00Z">
            <w:rPr>
              <w:lang w:val="fr-FR" w:eastAsia="en-US"/>
            </w:rPr>
          </w:rPrChange>
        </w:rPr>
        <w:t xml:space="preserve">, C., </w:t>
      </w:r>
      <w:proofErr w:type="spellStart"/>
      <w:r w:rsidRPr="00A32AD6">
        <w:rPr>
          <w:lang w:val="de-CH" w:eastAsia="en-US"/>
          <w:rPrChange w:id="861" w:author="ESKINAZI Mickael" w:date="2026-05-15T15:51:00Z" w16du:dateUtc="2026-05-15T13:51:00Z">
            <w:rPr>
              <w:lang w:val="fr-FR" w:eastAsia="en-US"/>
            </w:rPr>
          </w:rPrChange>
        </w:rPr>
        <w:t>Visentini</w:t>
      </w:r>
      <w:proofErr w:type="spellEnd"/>
      <w:r w:rsidRPr="00A32AD6">
        <w:rPr>
          <w:lang w:val="de-CH" w:eastAsia="en-US"/>
          <w:rPrChange w:id="862" w:author="ESKINAZI Mickael" w:date="2026-05-15T15:51:00Z" w16du:dateUtc="2026-05-15T13:51:00Z">
            <w:rPr>
              <w:lang w:val="fr-FR" w:eastAsia="en-US"/>
            </w:rPr>
          </w:rPrChange>
        </w:rPr>
        <w:t xml:space="preserve">, M., </w:t>
      </w:r>
      <w:proofErr w:type="spellStart"/>
      <w:r w:rsidRPr="00A32AD6">
        <w:rPr>
          <w:lang w:val="de-CH" w:eastAsia="en-US"/>
          <w:rPrChange w:id="863" w:author="ESKINAZI Mickael" w:date="2026-05-15T15:51:00Z" w16du:dateUtc="2026-05-15T13:51:00Z">
            <w:rPr>
              <w:lang w:val="fr-FR" w:eastAsia="en-US"/>
            </w:rPr>
          </w:rPrChange>
        </w:rPr>
        <w:t>Moujaes</w:t>
      </w:r>
      <w:proofErr w:type="spellEnd"/>
      <w:r w:rsidRPr="00A32AD6">
        <w:rPr>
          <w:lang w:val="de-CH" w:eastAsia="en-US"/>
          <w:rPrChange w:id="864" w:author="ESKINAZI Mickael" w:date="2026-05-15T15:51:00Z" w16du:dateUtc="2026-05-15T13:51:00Z">
            <w:rPr>
              <w:lang w:val="fr-FR" w:eastAsia="en-US"/>
            </w:rPr>
          </w:rPrChange>
        </w:rPr>
        <w:t xml:space="preserve">, F., </w:t>
      </w:r>
      <w:proofErr w:type="spellStart"/>
      <w:r w:rsidRPr="00A32AD6">
        <w:rPr>
          <w:lang w:val="de-CH" w:eastAsia="en-US"/>
          <w:rPrChange w:id="865" w:author="ESKINAZI Mickael" w:date="2026-05-15T15:51:00Z" w16du:dateUtc="2026-05-15T13:51:00Z">
            <w:rPr>
              <w:lang w:val="fr-FR" w:eastAsia="en-US"/>
            </w:rPr>
          </w:rPrChange>
        </w:rPr>
        <w:t>Engeli</w:t>
      </w:r>
      <w:proofErr w:type="spellEnd"/>
      <w:r w:rsidRPr="00A32AD6">
        <w:rPr>
          <w:lang w:val="de-CH" w:eastAsia="en-US"/>
          <w:rPrChange w:id="866" w:author="ESKINAZI Mickael" w:date="2026-05-15T15:51:00Z" w16du:dateUtc="2026-05-15T13:51:00Z">
            <w:rPr>
              <w:lang w:val="fr-FR" w:eastAsia="en-US"/>
            </w:rPr>
          </w:rPrChange>
        </w:rPr>
        <w:t xml:space="preserve">, E. J. E., Ort, A., Seifritz, E., Vollenweider, F. X., </w:t>
      </w:r>
      <w:proofErr w:type="spellStart"/>
      <w:r w:rsidRPr="00A32AD6">
        <w:rPr>
          <w:lang w:val="de-CH" w:eastAsia="en-US"/>
          <w:rPrChange w:id="867" w:author="ESKINAZI Mickael" w:date="2026-05-15T15:51:00Z" w16du:dateUtc="2026-05-15T13:51:00Z">
            <w:rPr>
              <w:lang w:val="fr-FR" w:eastAsia="en-US"/>
            </w:rPr>
          </w:rPrChange>
        </w:rPr>
        <w:t>Herdener</w:t>
      </w:r>
      <w:proofErr w:type="spellEnd"/>
      <w:r w:rsidRPr="00A32AD6">
        <w:rPr>
          <w:lang w:val="de-CH" w:eastAsia="en-US"/>
          <w:rPrChange w:id="868" w:author="ESKINAZI Mickael" w:date="2026-05-15T15:51:00Z" w16du:dateUtc="2026-05-15T13:51:00Z">
            <w:rPr>
              <w:lang w:val="fr-FR" w:eastAsia="en-US"/>
            </w:rPr>
          </w:rPrChange>
        </w:rPr>
        <w:t xml:space="preserve">, M., &amp; Preller, K. H. (2025). </w:t>
      </w:r>
      <w:r w:rsidRPr="00A32AD6">
        <w:rPr>
          <w:lang w:val="it-CH" w:eastAsia="en-US"/>
          <w:rPrChange w:id="869" w:author="ESKINAZI Mickael" w:date="2026-05-15T15:51:00Z" w16du:dateUtc="2026-05-15T13:51:00Z">
            <w:rPr>
              <w:lang w:val="fr-FR" w:eastAsia="en-US"/>
            </w:rPr>
          </w:rPrChange>
        </w:rPr>
        <w:t xml:space="preserve">Psilocybin-assisted therapy for relapse prevention in alcohol use disorder : A phase 2 randomized clinical trial. </w:t>
      </w:r>
      <w:r w:rsidRPr="00A32AD6">
        <w:rPr>
          <w:i/>
          <w:iCs/>
          <w:lang w:val="it-CH" w:eastAsia="en-US"/>
          <w:rPrChange w:id="870" w:author="ESKINAZI Mickael" w:date="2026-05-15T15:51:00Z" w16du:dateUtc="2026-05-15T13:51:00Z">
            <w:rPr>
              <w:i/>
              <w:iCs/>
              <w:lang w:val="fr-FR" w:eastAsia="en-US"/>
            </w:rPr>
          </w:rPrChange>
        </w:rPr>
        <w:t>eClinicalMedicine</w:t>
      </w:r>
      <w:r w:rsidRPr="00A32AD6">
        <w:rPr>
          <w:lang w:val="it-CH" w:eastAsia="en-US"/>
          <w:rPrChange w:id="871" w:author="ESKINAZI Mickael" w:date="2026-05-15T15:51:00Z" w16du:dateUtc="2026-05-15T13:51:00Z">
            <w:rPr>
              <w:lang w:val="fr-FR" w:eastAsia="en-US"/>
            </w:rPr>
          </w:rPrChange>
        </w:rPr>
        <w:t xml:space="preserve">, </w:t>
      </w:r>
      <w:r w:rsidRPr="00A32AD6">
        <w:rPr>
          <w:i/>
          <w:iCs/>
          <w:lang w:val="it-CH" w:eastAsia="en-US"/>
          <w:rPrChange w:id="872" w:author="ESKINAZI Mickael" w:date="2026-05-15T15:51:00Z" w16du:dateUtc="2026-05-15T13:51:00Z">
            <w:rPr>
              <w:i/>
              <w:iCs/>
              <w:lang w:val="fr-FR" w:eastAsia="en-US"/>
            </w:rPr>
          </w:rPrChange>
        </w:rPr>
        <w:t>82</w:t>
      </w:r>
      <w:r w:rsidRPr="00A32AD6">
        <w:rPr>
          <w:lang w:val="it-CH" w:eastAsia="en-US"/>
          <w:rPrChange w:id="873" w:author="ESKINAZI Mickael" w:date="2026-05-15T15:51:00Z" w16du:dateUtc="2026-05-15T13:51:00Z">
            <w:rPr>
              <w:lang w:val="fr-FR" w:eastAsia="en-US"/>
            </w:rPr>
          </w:rPrChange>
        </w:rPr>
        <w:t>, 103149. https://doi.org/10.1016/j.eclinm.2025.103149</w:t>
      </w:r>
    </w:p>
    <w:p w14:paraId="2C6BF098" w14:textId="77777777" w:rsidR="00A32AD6" w:rsidRPr="00A32AD6" w:rsidRDefault="00A32AD6" w:rsidP="00A32AD6">
      <w:pPr>
        <w:pStyle w:val="Bibliographie"/>
        <w:rPr>
          <w:lang w:val="de-CH" w:eastAsia="en-US"/>
          <w:rPrChange w:id="874" w:author="ESKINAZI Mickael" w:date="2026-05-15T15:51:00Z" w16du:dateUtc="2026-05-15T13:51:00Z">
            <w:rPr>
              <w:lang w:val="fr-FR" w:eastAsia="en-US"/>
            </w:rPr>
          </w:rPrChange>
        </w:rPr>
      </w:pPr>
      <w:r w:rsidRPr="00A32AD6">
        <w:rPr>
          <w:lang w:val="it-CH" w:eastAsia="en-US"/>
          <w:rPrChange w:id="875" w:author="ESKINAZI Mickael" w:date="2026-05-15T15:51:00Z" w16du:dateUtc="2026-05-15T13:51:00Z">
            <w:rPr>
              <w:lang w:val="fr-FR" w:eastAsia="en-US"/>
            </w:rPr>
          </w:rPrChange>
        </w:rPr>
        <w:t xml:space="preserve">Robison, R., Barrow, R., Conant, C., Foster, E., Freedman, J. M., Jacobsen, P. L., Jemison, J., Karas, S. M., Karlin, D. R., Solomon, T. M., Halperin Wernli, M., &amp; Fava, M. (2025). Single Treatment With MM120 (Lysergide) in Generalized Anxiety Disorder : A Randomized Clinical Trial. </w:t>
      </w:r>
      <w:r w:rsidRPr="00A32AD6">
        <w:rPr>
          <w:i/>
          <w:iCs/>
          <w:lang w:val="de-CH" w:eastAsia="en-US"/>
          <w:rPrChange w:id="876" w:author="ESKINAZI Mickael" w:date="2026-05-15T15:51:00Z" w16du:dateUtc="2026-05-15T13:51:00Z">
            <w:rPr>
              <w:i/>
              <w:iCs/>
              <w:lang w:val="fr-FR" w:eastAsia="en-US"/>
            </w:rPr>
          </w:rPrChange>
        </w:rPr>
        <w:t>JAMA</w:t>
      </w:r>
      <w:r w:rsidRPr="00A32AD6">
        <w:rPr>
          <w:lang w:val="de-CH" w:eastAsia="en-US"/>
          <w:rPrChange w:id="877" w:author="ESKINAZI Mickael" w:date="2026-05-15T15:51:00Z" w16du:dateUtc="2026-05-15T13:51:00Z">
            <w:rPr>
              <w:lang w:val="fr-FR" w:eastAsia="en-US"/>
            </w:rPr>
          </w:rPrChange>
        </w:rPr>
        <w:t xml:space="preserve">, </w:t>
      </w:r>
      <w:r w:rsidRPr="00A32AD6">
        <w:rPr>
          <w:i/>
          <w:iCs/>
          <w:lang w:val="de-CH" w:eastAsia="en-US"/>
          <w:rPrChange w:id="878" w:author="ESKINAZI Mickael" w:date="2026-05-15T15:51:00Z" w16du:dateUtc="2026-05-15T13:51:00Z">
            <w:rPr>
              <w:i/>
              <w:iCs/>
              <w:lang w:val="fr-FR" w:eastAsia="en-US"/>
            </w:rPr>
          </w:rPrChange>
        </w:rPr>
        <w:t>334</w:t>
      </w:r>
      <w:r w:rsidRPr="00A32AD6">
        <w:rPr>
          <w:lang w:val="de-CH" w:eastAsia="en-US"/>
          <w:rPrChange w:id="879" w:author="ESKINAZI Mickael" w:date="2026-05-15T15:51:00Z" w16du:dateUtc="2026-05-15T13:51:00Z">
            <w:rPr>
              <w:lang w:val="fr-FR" w:eastAsia="en-US"/>
            </w:rPr>
          </w:rPrChange>
        </w:rPr>
        <w:t>(15), 1358. https://doi.org/10.1001/jama.2025.13481</w:t>
      </w:r>
    </w:p>
    <w:p w14:paraId="43F9B689" w14:textId="77777777" w:rsidR="00A32AD6" w:rsidRPr="00A32AD6" w:rsidRDefault="00A32AD6" w:rsidP="00A32AD6">
      <w:pPr>
        <w:pStyle w:val="Bibliographie"/>
        <w:rPr>
          <w:lang w:val="de-CH" w:eastAsia="en-US"/>
          <w:rPrChange w:id="880" w:author="ESKINAZI Mickael" w:date="2026-05-15T15:51:00Z" w16du:dateUtc="2026-05-15T13:51:00Z">
            <w:rPr>
              <w:lang w:val="fr-FR" w:eastAsia="en-US"/>
            </w:rPr>
          </w:rPrChange>
        </w:rPr>
      </w:pPr>
      <w:r w:rsidRPr="00A32AD6">
        <w:rPr>
          <w:lang w:val="de-CH" w:eastAsia="en-US"/>
          <w:rPrChange w:id="881" w:author="ESKINAZI Mickael" w:date="2026-05-15T15:51:00Z" w16du:dateUtc="2026-05-15T13:51:00Z">
            <w:rPr>
              <w:lang w:val="fr-FR" w:eastAsia="en-US"/>
            </w:rPr>
          </w:rPrChange>
        </w:rPr>
        <w:t xml:space="preserve">Ross, S., Bossis, A., Guss, J., </w:t>
      </w:r>
      <w:proofErr w:type="spellStart"/>
      <w:r w:rsidRPr="00A32AD6">
        <w:rPr>
          <w:lang w:val="de-CH" w:eastAsia="en-US"/>
          <w:rPrChange w:id="882" w:author="ESKINAZI Mickael" w:date="2026-05-15T15:51:00Z" w16du:dateUtc="2026-05-15T13:51:00Z">
            <w:rPr>
              <w:lang w:val="fr-FR" w:eastAsia="en-US"/>
            </w:rPr>
          </w:rPrChange>
        </w:rPr>
        <w:t>Agin</w:t>
      </w:r>
      <w:proofErr w:type="spellEnd"/>
      <w:r w:rsidRPr="00A32AD6">
        <w:rPr>
          <w:lang w:val="de-CH" w:eastAsia="en-US"/>
          <w:rPrChange w:id="883" w:author="ESKINAZI Mickael" w:date="2026-05-15T15:51:00Z" w16du:dateUtc="2026-05-15T13:51:00Z">
            <w:rPr>
              <w:lang w:val="fr-FR" w:eastAsia="en-US"/>
            </w:rPr>
          </w:rPrChange>
        </w:rPr>
        <w:t xml:space="preserve">-Liebes, G., Malone, T., Cohen, B., Mennenga, S. E., Belser, A., </w:t>
      </w:r>
      <w:proofErr w:type="spellStart"/>
      <w:r w:rsidRPr="00A32AD6">
        <w:rPr>
          <w:lang w:val="de-CH" w:eastAsia="en-US"/>
          <w:rPrChange w:id="884" w:author="ESKINAZI Mickael" w:date="2026-05-15T15:51:00Z" w16du:dateUtc="2026-05-15T13:51:00Z">
            <w:rPr>
              <w:lang w:val="fr-FR" w:eastAsia="en-US"/>
            </w:rPr>
          </w:rPrChange>
        </w:rPr>
        <w:t>Kalliontzi</w:t>
      </w:r>
      <w:proofErr w:type="spellEnd"/>
      <w:r w:rsidRPr="00A32AD6">
        <w:rPr>
          <w:lang w:val="de-CH" w:eastAsia="en-US"/>
          <w:rPrChange w:id="885" w:author="ESKINAZI Mickael" w:date="2026-05-15T15:51:00Z" w16du:dateUtc="2026-05-15T13:51:00Z">
            <w:rPr>
              <w:lang w:val="fr-FR" w:eastAsia="en-US"/>
            </w:rPr>
          </w:rPrChange>
        </w:rPr>
        <w:t xml:space="preserve">, K., Babb, J., Su, Z., </w:t>
      </w:r>
      <w:proofErr w:type="spellStart"/>
      <w:r w:rsidRPr="00A32AD6">
        <w:rPr>
          <w:lang w:val="de-CH" w:eastAsia="en-US"/>
          <w:rPrChange w:id="886" w:author="ESKINAZI Mickael" w:date="2026-05-15T15:51:00Z" w16du:dateUtc="2026-05-15T13:51:00Z">
            <w:rPr>
              <w:lang w:val="fr-FR" w:eastAsia="en-US"/>
            </w:rPr>
          </w:rPrChange>
        </w:rPr>
        <w:t>Corby</w:t>
      </w:r>
      <w:proofErr w:type="spellEnd"/>
      <w:r w:rsidRPr="00A32AD6">
        <w:rPr>
          <w:lang w:val="de-CH" w:eastAsia="en-US"/>
          <w:rPrChange w:id="887" w:author="ESKINAZI Mickael" w:date="2026-05-15T15:51:00Z" w16du:dateUtc="2026-05-15T13:51:00Z">
            <w:rPr>
              <w:lang w:val="fr-FR" w:eastAsia="en-US"/>
            </w:rPr>
          </w:rPrChange>
        </w:rPr>
        <w:t xml:space="preserve">, P., &amp; Schmidt, B. L. (2016). Rapid and </w:t>
      </w:r>
      <w:proofErr w:type="spellStart"/>
      <w:r w:rsidRPr="00A32AD6">
        <w:rPr>
          <w:lang w:val="de-CH" w:eastAsia="en-US"/>
          <w:rPrChange w:id="888" w:author="ESKINAZI Mickael" w:date="2026-05-15T15:51:00Z" w16du:dateUtc="2026-05-15T13:51:00Z">
            <w:rPr>
              <w:lang w:val="fr-FR" w:eastAsia="en-US"/>
            </w:rPr>
          </w:rPrChange>
        </w:rPr>
        <w:lastRenderedPageBreak/>
        <w:t>sustained</w:t>
      </w:r>
      <w:proofErr w:type="spellEnd"/>
      <w:r w:rsidRPr="00A32AD6">
        <w:rPr>
          <w:lang w:val="de-CH" w:eastAsia="en-US"/>
          <w:rPrChange w:id="889" w:author="ESKINAZI Mickael" w:date="2026-05-15T15:51:00Z" w16du:dateUtc="2026-05-15T13:51:00Z">
            <w:rPr>
              <w:lang w:val="fr-FR" w:eastAsia="en-US"/>
            </w:rPr>
          </w:rPrChange>
        </w:rPr>
        <w:t xml:space="preserve"> </w:t>
      </w:r>
      <w:proofErr w:type="spellStart"/>
      <w:r w:rsidRPr="00A32AD6">
        <w:rPr>
          <w:lang w:val="de-CH" w:eastAsia="en-US"/>
          <w:rPrChange w:id="890" w:author="ESKINAZI Mickael" w:date="2026-05-15T15:51:00Z" w16du:dateUtc="2026-05-15T13:51:00Z">
            <w:rPr>
              <w:lang w:val="fr-FR" w:eastAsia="en-US"/>
            </w:rPr>
          </w:rPrChange>
        </w:rPr>
        <w:t>symptom</w:t>
      </w:r>
      <w:proofErr w:type="spellEnd"/>
      <w:r w:rsidRPr="00A32AD6">
        <w:rPr>
          <w:lang w:val="de-CH" w:eastAsia="en-US"/>
          <w:rPrChange w:id="891" w:author="ESKINAZI Mickael" w:date="2026-05-15T15:51:00Z" w16du:dateUtc="2026-05-15T13:51:00Z">
            <w:rPr>
              <w:lang w:val="fr-FR" w:eastAsia="en-US"/>
            </w:rPr>
          </w:rPrChange>
        </w:rPr>
        <w:t xml:space="preserve"> </w:t>
      </w:r>
      <w:proofErr w:type="spellStart"/>
      <w:r w:rsidRPr="00A32AD6">
        <w:rPr>
          <w:lang w:val="de-CH" w:eastAsia="en-US"/>
          <w:rPrChange w:id="892" w:author="ESKINAZI Mickael" w:date="2026-05-15T15:51:00Z" w16du:dateUtc="2026-05-15T13:51:00Z">
            <w:rPr>
              <w:lang w:val="fr-FR" w:eastAsia="en-US"/>
            </w:rPr>
          </w:rPrChange>
        </w:rPr>
        <w:t>reduction</w:t>
      </w:r>
      <w:proofErr w:type="spellEnd"/>
      <w:r w:rsidRPr="00A32AD6">
        <w:rPr>
          <w:lang w:val="de-CH" w:eastAsia="en-US"/>
          <w:rPrChange w:id="893" w:author="ESKINAZI Mickael" w:date="2026-05-15T15:51:00Z" w16du:dateUtc="2026-05-15T13:51:00Z">
            <w:rPr>
              <w:lang w:val="fr-FR" w:eastAsia="en-US"/>
            </w:rPr>
          </w:rPrChange>
        </w:rPr>
        <w:t xml:space="preserve"> </w:t>
      </w:r>
      <w:proofErr w:type="spellStart"/>
      <w:r w:rsidRPr="00A32AD6">
        <w:rPr>
          <w:lang w:val="de-CH" w:eastAsia="en-US"/>
          <w:rPrChange w:id="894" w:author="ESKINAZI Mickael" w:date="2026-05-15T15:51:00Z" w16du:dateUtc="2026-05-15T13:51:00Z">
            <w:rPr>
              <w:lang w:val="fr-FR" w:eastAsia="en-US"/>
            </w:rPr>
          </w:rPrChange>
        </w:rPr>
        <w:t>following</w:t>
      </w:r>
      <w:proofErr w:type="spellEnd"/>
      <w:r w:rsidRPr="00A32AD6">
        <w:rPr>
          <w:lang w:val="de-CH" w:eastAsia="en-US"/>
          <w:rPrChange w:id="895" w:author="ESKINAZI Mickael" w:date="2026-05-15T15:51:00Z" w16du:dateUtc="2026-05-15T13:51:00Z">
            <w:rPr>
              <w:lang w:val="fr-FR" w:eastAsia="en-US"/>
            </w:rPr>
          </w:rPrChange>
        </w:rPr>
        <w:t xml:space="preserve"> </w:t>
      </w:r>
      <w:proofErr w:type="spellStart"/>
      <w:r w:rsidRPr="00A32AD6">
        <w:rPr>
          <w:lang w:val="de-CH" w:eastAsia="en-US"/>
          <w:rPrChange w:id="896" w:author="ESKINAZI Mickael" w:date="2026-05-15T15:51:00Z" w16du:dateUtc="2026-05-15T13:51:00Z">
            <w:rPr>
              <w:lang w:val="fr-FR" w:eastAsia="en-US"/>
            </w:rPr>
          </w:rPrChange>
        </w:rPr>
        <w:t>psilocybin</w:t>
      </w:r>
      <w:proofErr w:type="spellEnd"/>
      <w:r w:rsidRPr="00A32AD6">
        <w:rPr>
          <w:lang w:val="de-CH" w:eastAsia="en-US"/>
          <w:rPrChange w:id="897" w:author="ESKINAZI Mickael" w:date="2026-05-15T15:51:00Z" w16du:dateUtc="2026-05-15T13:51:00Z">
            <w:rPr>
              <w:lang w:val="fr-FR" w:eastAsia="en-US"/>
            </w:rPr>
          </w:rPrChange>
        </w:rPr>
        <w:t xml:space="preserve"> </w:t>
      </w:r>
      <w:proofErr w:type="spellStart"/>
      <w:r w:rsidRPr="00A32AD6">
        <w:rPr>
          <w:lang w:val="de-CH" w:eastAsia="en-US"/>
          <w:rPrChange w:id="898" w:author="ESKINAZI Mickael" w:date="2026-05-15T15:51:00Z" w16du:dateUtc="2026-05-15T13:51:00Z">
            <w:rPr>
              <w:lang w:val="fr-FR" w:eastAsia="en-US"/>
            </w:rPr>
          </w:rPrChange>
        </w:rPr>
        <w:t>treatment</w:t>
      </w:r>
      <w:proofErr w:type="spellEnd"/>
      <w:r w:rsidRPr="00A32AD6">
        <w:rPr>
          <w:lang w:val="de-CH" w:eastAsia="en-US"/>
          <w:rPrChange w:id="899" w:author="ESKINAZI Mickael" w:date="2026-05-15T15:51:00Z" w16du:dateUtc="2026-05-15T13:51:00Z">
            <w:rPr>
              <w:lang w:val="fr-FR" w:eastAsia="en-US"/>
            </w:rPr>
          </w:rPrChange>
        </w:rPr>
        <w:t xml:space="preserve"> </w:t>
      </w:r>
      <w:proofErr w:type="spellStart"/>
      <w:r w:rsidRPr="00A32AD6">
        <w:rPr>
          <w:lang w:val="de-CH" w:eastAsia="en-US"/>
          <w:rPrChange w:id="900" w:author="ESKINAZI Mickael" w:date="2026-05-15T15:51:00Z" w16du:dateUtc="2026-05-15T13:51:00Z">
            <w:rPr>
              <w:lang w:val="fr-FR" w:eastAsia="en-US"/>
            </w:rPr>
          </w:rPrChange>
        </w:rPr>
        <w:t>for</w:t>
      </w:r>
      <w:proofErr w:type="spellEnd"/>
      <w:r w:rsidRPr="00A32AD6">
        <w:rPr>
          <w:lang w:val="de-CH" w:eastAsia="en-US"/>
          <w:rPrChange w:id="901" w:author="ESKINAZI Mickael" w:date="2026-05-15T15:51:00Z" w16du:dateUtc="2026-05-15T13:51:00Z">
            <w:rPr>
              <w:lang w:val="fr-FR" w:eastAsia="en-US"/>
            </w:rPr>
          </w:rPrChange>
        </w:rPr>
        <w:t xml:space="preserve"> </w:t>
      </w:r>
      <w:proofErr w:type="spellStart"/>
      <w:r w:rsidRPr="00A32AD6">
        <w:rPr>
          <w:lang w:val="de-CH" w:eastAsia="en-US"/>
          <w:rPrChange w:id="902" w:author="ESKINAZI Mickael" w:date="2026-05-15T15:51:00Z" w16du:dateUtc="2026-05-15T13:51:00Z">
            <w:rPr>
              <w:lang w:val="fr-FR" w:eastAsia="en-US"/>
            </w:rPr>
          </w:rPrChange>
        </w:rPr>
        <w:t>anxiety</w:t>
      </w:r>
      <w:proofErr w:type="spellEnd"/>
      <w:r w:rsidRPr="00A32AD6">
        <w:rPr>
          <w:lang w:val="de-CH" w:eastAsia="en-US"/>
          <w:rPrChange w:id="903" w:author="ESKINAZI Mickael" w:date="2026-05-15T15:51:00Z" w16du:dateUtc="2026-05-15T13:51:00Z">
            <w:rPr>
              <w:lang w:val="fr-FR" w:eastAsia="en-US"/>
            </w:rPr>
          </w:rPrChange>
        </w:rPr>
        <w:t xml:space="preserve"> and </w:t>
      </w:r>
      <w:proofErr w:type="spellStart"/>
      <w:r w:rsidRPr="00A32AD6">
        <w:rPr>
          <w:lang w:val="de-CH" w:eastAsia="en-US"/>
          <w:rPrChange w:id="904" w:author="ESKINAZI Mickael" w:date="2026-05-15T15:51:00Z" w16du:dateUtc="2026-05-15T13:51:00Z">
            <w:rPr>
              <w:lang w:val="fr-FR" w:eastAsia="en-US"/>
            </w:rPr>
          </w:rPrChange>
        </w:rPr>
        <w:t>depression</w:t>
      </w:r>
      <w:proofErr w:type="spellEnd"/>
      <w:r w:rsidRPr="00A32AD6">
        <w:rPr>
          <w:lang w:val="de-CH" w:eastAsia="en-US"/>
          <w:rPrChange w:id="905" w:author="ESKINAZI Mickael" w:date="2026-05-15T15:51:00Z" w16du:dateUtc="2026-05-15T13:51:00Z">
            <w:rPr>
              <w:lang w:val="fr-FR" w:eastAsia="en-US"/>
            </w:rPr>
          </w:rPrChange>
        </w:rPr>
        <w:t xml:space="preserve"> in </w:t>
      </w:r>
      <w:proofErr w:type="spellStart"/>
      <w:r w:rsidRPr="00A32AD6">
        <w:rPr>
          <w:lang w:val="de-CH" w:eastAsia="en-US"/>
          <w:rPrChange w:id="906" w:author="ESKINAZI Mickael" w:date="2026-05-15T15:51:00Z" w16du:dateUtc="2026-05-15T13:51:00Z">
            <w:rPr>
              <w:lang w:val="fr-FR" w:eastAsia="en-US"/>
            </w:rPr>
          </w:rPrChange>
        </w:rPr>
        <w:t>patients</w:t>
      </w:r>
      <w:proofErr w:type="spellEnd"/>
      <w:r w:rsidRPr="00A32AD6">
        <w:rPr>
          <w:lang w:val="de-CH" w:eastAsia="en-US"/>
          <w:rPrChange w:id="907" w:author="ESKINAZI Mickael" w:date="2026-05-15T15:51:00Z" w16du:dateUtc="2026-05-15T13:51:00Z">
            <w:rPr>
              <w:lang w:val="fr-FR" w:eastAsia="en-US"/>
            </w:rPr>
          </w:rPrChange>
        </w:rPr>
        <w:t xml:space="preserve"> </w:t>
      </w:r>
      <w:proofErr w:type="spellStart"/>
      <w:r w:rsidRPr="00A32AD6">
        <w:rPr>
          <w:lang w:val="de-CH" w:eastAsia="en-US"/>
          <w:rPrChange w:id="908" w:author="ESKINAZI Mickael" w:date="2026-05-15T15:51:00Z" w16du:dateUtc="2026-05-15T13:51:00Z">
            <w:rPr>
              <w:lang w:val="fr-FR" w:eastAsia="en-US"/>
            </w:rPr>
          </w:rPrChange>
        </w:rPr>
        <w:t>with</w:t>
      </w:r>
      <w:proofErr w:type="spellEnd"/>
      <w:r w:rsidRPr="00A32AD6">
        <w:rPr>
          <w:lang w:val="de-CH" w:eastAsia="en-US"/>
          <w:rPrChange w:id="909" w:author="ESKINAZI Mickael" w:date="2026-05-15T15:51:00Z" w16du:dateUtc="2026-05-15T13:51:00Z">
            <w:rPr>
              <w:lang w:val="fr-FR" w:eastAsia="en-US"/>
            </w:rPr>
          </w:rPrChange>
        </w:rPr>
        <w:t xml:space="preserve"> </w:t>
      </w:r>
      <w:proofErr w:type="spellStart"/>
      <w:r w:rsidRPr="00A32AD6">
        <w:rPr>
          <w:lang w:val="de-CH" w:eastAsia="en-US"/>
          <w:rPrChange w:id="910" w:author="ESKINAZI Mickael" w:date="2026-05-15T15:51:00Z" w16du:dateUtc="2026-05-15T13:51:00Z">
            <w:rPr>
              <w:lang w:val="fr-FR" w:eastAsia="en-US"/>
            </w:rPr>
          </w:rPrChange>
        </w:rPr>
        <w:t>life-threatening</w:t>
      </w:r>
      <w:proofErr w:type="spellEnd"/>
      <w:r w:rsidRPr="00A32AD6">
        <w:rPr>
          <w:lang w:val="de-CH" w:eastAsia="en-US"/>
          <w:rPrChange w:id="911" w:author="ESKINAZI Mickael" w:date="2026-05-15T15:51:00Z" w16du:dateUtc="2026-05-15T13:51:00Z">
            <w:rPr>
              <w:lang w:val="fr-FR" w:eastAsia="en-US"/>
            </w:rPr>
          </w:rPrChange>
        </w:rPr>
        <w:t xml:space="preserve"> </w:t>
      </w:r>
      <w:proofErr w:type="spellStart"/>
      <w:proofErr w:type="gramStart"/>
      <w:r w:rsidRPr="00A32AD6">
        <w:rPr>
          <w:lang w:val="de-CH" w:eastAsia="en-US"/>
          <w:rPrChange w:id="912" w:author="ESKINAZI Mickael" w:date="2026-05-15T15:51:00Z" w16du:dateUtc="2026-05-15T13:51:00Z">
            <w:rPr>
              <w:lang w:val="fr-FR" w:eastAsia="en-US"/>
            </w:rPr>
          </w:rPrChange>
        </w:rPr>
        <w:t>cancer</w:t>
      </w:r>
      <w:proofErr w:type="spellEnd"/>
      <w:r w:rsidRPr="00A32AD6">
        <w:rPr>
          <w:lang w:val="de-CH" w:eastAsia="en-US"/>
          <w:rPrChange w:id="913" w:author="ESKINAZI Mickael" w:date="2026-05-15T15:51:00Z" w16du:dateUtc="2026-05-15T13:51:00Z">
            <w:rPr>
              <w:lang w:val="fr-FR" w:eastAsia="en-US"/>
            </w:rPr>
          </w:rPrChange>
        </w:rPr>
        <w:t> :</w:t>
      </w:r>
      <w:proofErr w:type="gramEnd"/>
      <w:r w:rsidRPr="00A32AD6">
        <w:rPr>
          <w:lang w:val="de-CH" w:eastAsia="en-US"/>
          <w:rPrChange w:id="914" w:author="ESKINAZI Mickael" w:date="2026-05-15T15:51:00Z" w16du:dateUtc="2026-05-15T13:51:00Z">
            <w:rPr>
              <w:lang w:val="fr-FR" w:eastAsia="en-US"/>
            </w:rPr>
          </w:rPrChange>
        </w:rPr>
        <w:t xml:space="preserve"> A </w:t>
      </w:r>
      <w:proofErr w:type="spellStart"/>
      <w:r w:rsidRPr="00A32AD6">
        <w:rPr>
          <w:lang w:val="de-CH" w:eastAsia="en-US"/>
          <w:rPrChange w:id="915" w:author="ESKINAZI Mickael" w:date="2026-05-15T15:51:00Z" w16du:dateUtc="2026-05-15T13:51:00Z">
            <w:rPr>
              <w:lang w:val="fr-FR" w:eastAsia="en-US"/>
            </w:rPr>
          </w:rPrChange>
        </w:rPr>
        <w:t>randomized</w:t>
      </w:r>
      <w:proofErr w:type="spellEnd"/>
      <w:r w:rsidRPr="00A32AD6">
        <w:rPr>
          <w:lang w:val="de-CH" w:eastAsia="en-US"/>
          <w:rPrChange w:id="916" w:author="ESKINAZI Mickael" w:date="2026-05-15T15:51:00Z" w16du:dateUtc="2026-05-15T13:51:00Z">
            <w:rPr>
              <w:lang w:val="fr-FR" w:eastAsia="en-US"/>
            </w:rPr>
          </w:rPrChange>
        </w:rPr>
        <w:t xml:space="preserve"> </w:t>
      </w:r>
      <w:proofErr w:type="spellStart"/>
      <w:proofErr w:type="gramStart"/>
      <w:r w:rsidRPr="00A32AD6">
        <w:rPr>
          <w:lang w:val="de-CH" w:eastAsia="en-US"/>
          <w:rPrChange w:id="917" w:author="ESKINAZI Mickael" w:date="2026-05-15T15:51:00Z" w16du:dateUtc="2026-05-15T13:51:00Z">
            <w:rPr>
              <w:lang w:val="fr-FR" w:eastAsia="en-US"/>
            </w:rPr>
          </w:rPrChange>
        </w:rPr>
        <w:t>controlled</w:t>
      </w:r>
      <w:proofErr w:type="spellEnd"/>
      <w:r w:rsidRPr="00A32AD6">
        <w:rPr>
          <w:lang w:val="de-CH" w:eastAsia="en-US"/>
          <w:rPrChange w:id="918" w:author="ESKINAZI Mickael" w:date="2026-05-15T15:51:00Z" w16du:dateUtc="2026-05-15T13:51:00Z">
            <w:rPr>
              <w:lang w:val="fr-FR" w:eastAsia="en-US"/>
            </w:rPr>
          </w:rPrChange>
        </w:rPr>
        <w:t xml:space="preserve">  trial</w:t>
      </w:r>
      <w:proofErr w:type="gramEnd"/>
      <w:r w:rsidRPr="00A32AD6">
        <w:rPr>
          <w:lang w:val="de-CH" w:eastAsia="en-US"/>
          <w:rPrChange w:id="919" w:author="ESKINAZI Mickael" w:date="2026-05-15T15:51:00Z" w16du:dateUtc="2026-05-15T13:51:00Z">
            <w:rPr>
              <w:lang w:val="fr-FR" w:eastAsia="en-US"/>
            </w:rPr>
          </w:rPrChange>
        </w:rPr>
        <w:t xml:space="preserve">. </w:t>
      </w:r>
      <w:r w:rsidRPr="00A32AD6">
        <w:rPr>
          <w:i/>
          <w:iCs/>
          <w:lang w:val="de-CH" w:eastAsia="en-US"/>
          <w:rPrChange w:id="920" w:author="ESKINAZI Mickael" w:date="2026-05-15T15:51:00Z" w16du:dateUtc="2026-05-15T13:51:00Z">
            <w:rPr>
              <w:i/>
              <w:iCs/>
              <w:lang w:val="fr-FR" w:eastAsia="en-US"/>
            </w:rPr>
          </w:rPrChange>
        </w:rPr>
        <w:t xml:space="preserve">Journal </w:t>
      </w:r>
      <w:proofErr w:type="spellStart"/>
      <w:r w:rsidRPr="00A32AD6">
        <w:rPr>
          <w:i/>
          <w:iCs/>
          <w:lang w:val="de-CH" w:eastAsia="en-US"/>
          <w:rPrChange w:id="921" w:author="ESKINAZI Mickael" w:date="2026-05-15T15:51:00Z" w16du:dateUtc="2026-05-15T13:51:00Z">
            <w:rPr>
              <w:i/>
              <w:iCs/>
              <w:lang w:val="fr-FR" w:eastAsia="en-US"/>
            </w:rPr>
          </w:rPrChange>
        </w:rPr>
        <w:t>of</w:t>
      </w:r>
      <w:proofErr w:type="spellEnd"/>
      <w:r w:rsidRPr="00A32AD6">
        <w:rPr>
          <w:i/>
          <w:iCs/>
          <w:lang w:val="de-CH" w:eastAsia="en-US"/>
          <w:rPrChange w:id="922" w:author="ESKINAZI Mickael" w:date="2026-05-15T15:51:00Z" w16du:dateUtc="2026-05-15T13:51:00Z">
            <w:rPr>
              <w:i/>
              <w:iCs/>
              <w:lang w:val="fr-FR" w:eastAsia="en-US"/>
            </w:rPr>
          </w:rPrChange>
        </w:rPr>
        <w:t xml:space="preserve"> </w:t>
      </w:r>
      <w:proofErr w:type="spellStart"/>
      <w:r w:rsidRPr="00A32AD6">
        <w:rPr>
          <w:i/>
          <w:iCs/>
          <w:lang w:val="de-CH" w:eastAsia="en-US"/>
          <w:rPrChange w:id="923" w:author="ESKINAZI Mickael" w:date="2026-05-15T15:51:00Z" w16du:dateUtc="2026-05-15T13:51:00Z">
            <w:rPr>
              <w:i/>
              <w:iCs/>
              <w:lang w:val="fr-FR" w:eastAsia="en-US"/>
            </w:rPr>
          </w:rPrChange>
        </w:rPr>
        <w:t>Psychopharmacology</w:t>
      </w:r>
      <w:proofErr w:type="spellEnd"/>
      <w:r w:rsidRPr="00A32AD6">
        <w:rPr>
          <w:i/>
          <w:iCs/>
          <w:lang w:val="de-CH" w:eastAsia="en-US"/>
          <w:rPrChange w:id="924" w:author="ESKINAZI Mickael" w:date="2026-05-15T15:51:00Z" w16du:dateUtc="2026-05-15T13:51:00Z">
            <w:rPr>
              <w:i/>
              <w:iCs/>
              <w:lang w:val="fr-FR" w:eastAsia="en-US"/>
            </w:rPr>
          </w:rPrChange>
        </w:rPr>
        <w:t xml:space="preserve"> (Oxford, England)</w:t>
      </w:r>
      <w:r w:rsidRPr="00A32AD6">
        <w:rPr>
          <w:lang w:val="de-CH" w:eastAsia="en-US"/>
          <w:rPrChange w:id="925" w:author="ESKINAZI Mickael" w:date="2026-05-15T15:51:00Z" w16du:dateUtc="2026-05-15T13:51:00Z">
            <w:rPr>
              <w:lang w:val="fr-FR" w:eastAsia="en-US"/>
            </w:rPr>
          </w:rPrChange>
        </w:rPr>
        <w:t xml:space="preserve">, </w:t>
      </w:r>
      <w:r w:rsidRPr="00A32AD6">
        <w:rPr>
          <w:i/>
          <w:iCs/>
          <w:lang w:val="de-CH" w:eastAsia="en-US"/>
          <w:rPrChange w:id="926" w:author="ESKINAZI Mickael" w:date="2026-05-15T15:51:00Z" w16du:dateUtc="2026-05-15T13:51:00Z">
            <w:rPr>
              <w:i/>
              <w:iCs/>
              <w:lang w:val="fr-FR" w:eastAsia="en-US"/>
            </w:rPr>
          </w:rPrChange>
        </w:rPr>
        <w:t>30</w:t>
      </w:r>
      <w:r w:rsidRPr="00A32AD6">
        <w:rPr>
          <w:lang w:val="de-CH" w:eastAsia="en-US"/>
          <w:rPrChange w:id="927" w:author="ESKINAZI Mickael" w:date="2026-05-15T15:51:00Z" w16du:dateUtc="2026-05-15T13:51:00Z">
            <w:rPr>
              <w:lang w:val="fr-FR" w:eastAsia="en-US"/>
            </w:rPr>
          </w:rPrChange>
        </w:rPr>
        <w:t>(12), 1165‑1180. https://doi.org/10.1177/0269881116675512</w:t>
      </w:r>
    </w:p>
    <w:p w14:paraId="5DDC6BE7" w14:textId="77777777" w:rsidR="00A32AD6" w:rsidRPr="00A32AD6" w:rsidRDefault="00A32AD6" w:rsidP="00A32AD6">
      <w:pPr>
        <w:pStyle w:val="Bibliographie"/>
        <w:rPr>
          <w:lang w:val="it-CH" w:eastAsia="en-US"/>
          <w:rPrChange w:id="928" w:author="ESKINAZI Mickael" w:date="2026-05-15T15:51:00Z" w16du:dateUtc="2026-05-15T13:51:00Z">
            <w:rPr>
              <w:lang w:val="fr-FR" w:eastAsia="en-US"/>
            </w:rPr>
          </w:rPrChange>
        </w:rPr>
      </w:pPr>
      <w:proofErr w:type="spellStart"/>
      <w:r w:rsidRPr="00A32AD6">
        <w:rPr>
          <w:lang w:val="de-CH" w:eastAsia="en-US"/>
          <w:rPrChange w:id="929" w:author="ESKINAZI Mickael" w:date="2026-05-15T15:51:00Z" w16du:dateUtc="2026-05-15T13:51:00Z">
            <w:rPr>
              <w:lang w:val="fr-FR" w:eastAsia="en-US"/>
            </w:rPr>
          </w:rPrChange>
        </w:rPr>
        <w:t>Sarparast</w:t>
      </w:r>
      <w:proofErr w:type="spellEnd"/>
      <w:r w:rsidRPr="00A32AD6">
        <w:rPr>
          <w:lang w:val="de-CH" w:eastAsia="en-US"/>
          <w:rPrChange w:id="930" w:author="ESKINAZI Mickael" w:date="2026-05-15T15:51:00Z" w16du:dateUtc="2026-05-15T13:51:00Z">
            <w:rPr>
              <w:lang w:val="fr-FR" w:eastAsia="en-US"/>
            </w:rPr>
          </w:rPrChange>
        </w:rPr>
        <w:t>, A., Thomas, K., Malcolm, B., &amp; Stauffer, C. S. (2022). Drug-</w:t>
      </w:r>
      <w:proofErr w:type="spellStart"/>
      <w:r w:rsidRPr="00A32AD6">
        <w:rPr>
          <w:lang w:val="de-CH" w:eastAsia="en-US"/>
          <w:rPrChange w:id="931" w:author="ESKINAZI Mickael" w:date="2026-05-15T15:51:00Z" w16du:dateUtc="2026-05-15T13:51:00Z">
            <w:rPr>
              <w:lang w:val="fr-FR" w:eastAsia="en-US"/>
            </w:rPr>
          </w:rPrChange>
        </w:rPr>
        <w:t>drug</w:t>
      </w:r>
      <w:proofErr w:type="spellEnd"/>
      <w:r w:rsidRPr="00A32AD6">
        <w:rPr>
          <w:lang w:val="de-CH" w:eastAsia="en-US"/>
          <w:rPrChange w:id="932" w:author="ESKINAZI Mickael" w:date="2026-05-15T15:51:00Z" w16du:dateUtc="2026-05-15T13:51:00Z">
            <w:rPr>
              <w:lang w:val="fr-FR" w:eastAsia="en-US"/>
            </w:rPr>
          </w:rPrChange>
        </w:rPr>
        <w:t xml:space="preserve"> </w:t>
      </w:r>
      <w:proofErr w:type="spellStart"/>
      <w:r w:rsidRPr="00A32AD6">
        <w:rPr>
          <w:lang w:val="de-CH" w:eastAsia="en-US"/>
          <w:rPrChange w:id="933" w:author="ESKINAZI Mickael" w:date="2026-05-15T15:51:00Z" w16du:dateUtc="2026-05-15T13:51:00Z">
            <w:rPr>
              <w:lang w:val="fr-FR" w:eastAsia="en-US"/>
            </w:rPr>
          </w:rPrChange>
        </w:rPr>
        <w:t>interactions</w:t>
      </w:r>
      <w:proofErr w:type="spellEnd"/>
      <w:r w:rsidRPr="00A32AD6">
        <w:rPr>
          <w:lang w:val="de-CH" w:eastAsia="en-US"/>
          <w:rPrChange w:id="934" w:author="ESKINAZI Mickael" w:date="2026-05-15T15:51:00Z" w16du:dateUtc="2026-05-15T13:51:00Z">
            <w:rPr>
              <w:lang w:val="fr-FR" w:eastAsia="en-US"/>
            </w:rPr>
          </w:rPrChange>
        </w:rPr>
        <w:t xml:space="preserve"> </w:t>
      </w:r>
      <w:proofErr w:type="spellStart"/>
      <w:r w:rsidRPr="00A32AD6">
        <w:rPr>
          <w:lang w:val="de-CH" w:eastAsia="en-US"/>
          <w:rPrChange w:id="935" w:author="ESKINAZI Mickael" w:date="2026-05-15T15:51:00Z" w16du:dateUtc="2026-05-15T13:51:00Z">
            <w:rPr>
              <w:lang w:val="fr-FR" w:eastAsia="en-US"/>
            </w:rPr>
          </w:rPrChange>
        </w:rPr>
        <w:t>between</w:t>
      </w:r>
      <w:proofErr w:type="spellEnd"/>
      <w:r w:rsidRPr="00A32AD6">
        <w:rPr>
          <w:lang w:val="de-CH" w:eastAsia="en-US"/>
          <w:rPrChange w:id="936" w:author="ESKINAZI Mickael" w:date="2026-05-15T15:51:00Z" w16du:dateUtc="2026-05-15T13:51:00Z">
            <w:rPr>
              <w:lang w:val="fr-FR" w:eastAsia="en-US"/>
            </w:rPr>
          </w:rPrChange>
        </w:rPr>
        <w:t xml:space="preserve"> </w:t>
      </w:r>
      <w:proofErr w:type="spellStart"/>
      <w:r w:rsidRPr="00A32AD6">
        <w:rPr>
          <w:lang w:val="de-CH" w:eastAsia="en-US"/>
          <w:rPrChange w:id="937" w:author="ESKINAZI Mickael" w:date="2026-05-15T15:51:00Z" w16du:dateUtc="2026-05-15T13:51:00Z">
            <w:rPr>
              <w:lang w:val="fr-FR" w:eastAsia="en-US"/>
            </w:rPr>
          </w:rPrChange>
        </w:rPr>
        <w:t>psychiatric</w:t>
      </w:r>
      <w:proofErr w:type="spellEnd"/>
      <w:r w:rsidRPr="00A32AD6">
        <w:rPr>
          <w:lang w:val="de-CH" w:eastAsia="en-US"/>
          <w:rPrChange w:id="938" w:author="ESKINAZI Mickael" w:date="2026-05-15T15:51:00Z" w16du:dateUtc="2026-05-15T13:51:00Z">
            <w:rPr>
              <w:lang w:val="fr-FR" w:eastAsia="en-US"/>
            </w:rPr>
          </w:rPrChange>
        </w:rPr>
        <w:t xml:space="preserve"> </w:t>
      </w:r>
      <w:proofErr w:type="spellStart"/>
      <w:r w:rsidRPr="00A32AD6">
        <w:rPr>
          <w:lang w:val="de-CH" w:eastAsia="en-US"/>
          <w:rPrChange w:id="939" w:author="ESKINAZI Mickael" w:date="2026-05-15T15:51:00Z" w16du:dateUtc="2026-05-15T13:51:00Z">
            <w:rPr>
              <w:lang w:val="fr-FR" w:eastAsia="en-US"/>
            </w:rPr>
          </w:rPrChange>
        </w:rPr>
        <w:t>medications</w:t>
      </w:r>
      <w:proofErr w:type="spellEnd"/>
      <w:r w:rsidRPr="00A32AD6">
        <w:rPr>
          <w:lang w:val="de-CH" w:eastAsia="en-US"/>
          <w:rPrChange w:id="940" w:author="ESKINAZI Mickael" w:date="2026-05-15T15:51:00Z" w16du:dateUtc="2026-05-15T13:51:00Z">
            <w:rPr>
              <w:lang w:val="fr-FR" w:eastAsia="en-US"/>
            </w:rPr>
          </w:rPrChange>
        </w:rPr>
        <w:t xml:space="preserve"> and MDMA </w:t>
      </w:r>
      <w:proofErr w:type="spellStart"/>
      <w:r w:rsidRPr="00A32AD6">
        <w:rPr>
          <w:lang w:val="de-CH" w:eastAsia="en-US"/>
          <w:rPrChange w:id="941" w:author="ESKINAZI Mickael" w:date="2026-05-15T15:51:00Z" w16du:dateUtc="2026-05-15T13:51:00Z">
            <w:rPr>
              <w:lang w:val="fr-FR" w:eastAsia="en-US"/>
            </w:rPr>
          </w:rPrChange>
        </w:rPr>
        <w:t>or</w:t>
      </w:r>
      <w:proofErr w:type="spellEnd"/>
      <w:r w:rsidRPr="00A32AD6">
        <w:rPr>
          <w:lang w:val="de-CH" w:eastAsia="en-US"/>
          <w:rPrChange w:id="942" w:author="ESKINAZI Mickael" w:date="2026-05-15T15:51:00Z" w16du:dateUtc="2026-05-15T13:51:00Z">
            <w:rPr>
              <w:lang w:val="fr-FR" w:eastAsia="en-US"/>
            </w:rPr>
          </w:rPrChange>
        </w:rPr>
        <w:t xml:space="preserve"> </w:t>
      </w:r>
      <w:proofErr w:type="spellStart"/>
      <w:proofErr w:type="gramStart"/>
      <w:r w:rsidRPr="00A32AD6">
        <w:rPr>
          <w:lang w:val="de-CH" w:eastAsia="en-US"/>
          <w:rPrChange w:id="943" w:author="ESKINAZI Mickael" w:date="2026-05-15T15:51:00Z" w16du:dateUtc="2026-05-15T13:51:00Z">
            <w:rPr>
              <w:lang w:val="fr-FR" w:eastAsia="en-US"/>
            </w:rPr>
          </w:rPrChange>
        </w:rPr>
        <w:t>psilocybin</w:t>
      </w:r>
      <w:proofErr w:type="spellEnd"/>
      <w:r w:rsidRPr="00A32AD6">
        <w:rPr>
          <w:lang w:val="de-CH" w:eastAsia="en-US"/>
          <w:rPrChange w:id="944" w:author="ESKINAZI Mickael" w:date="2026-05-15T15:51:00Z" w16du:dateUtc="2026-05-15T13:51:00Z">
            <w:rPr>
              <w:lang w:val="fr-FR" w:eastAsia="en-US"/>
            </w:rPr>
          </w:rPrChange>
        </w:rPr>
        <w:t> :</w:t>
      </w:r>
      <w:proofErr w:type="gramEnd"/>
      <w:r w:rsidRPr="00A32AD6">
        <w:rPr>
          <w:lang w:val="de-CH" w:eastAsia="en-US"/>
          <w:rPrChange w:id="945" w:author="ESKINAZI Mickael" w:date="2026-05-15T15:51:00Z" w16du:dateUtc="2026-05-15T13:51:00Z">
            <w:rPr>
              <w:lang w:val="fr-FR" w:eastAsia="en-US"/>
            </w:rPr>
          </w:rPrChange>
        </w:rPr>
        <w:t xml:space="preserve"> A </w:t>
      </w:r>
      <w:proofErr w:type="spellStart"/>
      <w:r w:rsidRPr="00A32AD6">
        <w:rPr>
          <w:lang w:val="de-CH" w:eastAsia="en-US"/>
          <w:rPrChange w:id="946" w:author="ESKINAZI Mickael" w:date="2026-05-15T15:51:00Z" w16du:dateUtc="2026-05-15T13:51:00Z">
            <w:rPr>
              <w:lang w:val="fr-FR" w:eastAsia="en-US"/>
            </w:rPr>
          </w:rPrChange>
        </w:rPr>
        <w:t>systematic</w:t>
      </w:r>
      <w:proofErr w:type="spellEnd"/>
      <w:r w:rsidRPr="00A32AD6">
        <w:rPr>
          <w:lang w:val="de-CH" w:eastAsia="en-US"/>
          <w:rPrChange w:id="947" w:author="ESKINAZI Mickael" w:date="2026-05-15T15:51:00Z" w16du:dateUtc="2026-05-15T13:51:00Z">
            <w:rPr>
              <w:lang w:val="fr-FR" w:eastAsia="en-US"/>
            </w:rPr>
          </w:rPrChange>
        </w:rPr>
        <w:t xml:space="preserve"> review. </w:t>
      </w:r>
      <w:r w:rsidRPr="00A32AD6">
        <w:rPr>
          <w:i/>
          <w:iCs/>
          <w:lang w:val="it-CH" w:eastAsia="en-US"/>
          <w:rPrChange w:id="948" w:author="ESKINAZI Mickael" w:date="2026-05-15T15:51:00Z" w16du:dateUtc="2026-05-15T13:51:00Z">
            <w:rPr>
              <w:i/>
              <w:iCs/>
              <w:lang w:val="fr-FR" w:eastAsia="en-US"/>
            </w:rPr>
          </w:rPrChange>
        </w:rPr>
        <w:t>Psychopharmacology</w:t>
      </w:r>
      <w:r w:rsidRPr="00A32AD6">
        <w:rPr>
          <w:lang w:val="it-CH" w:eastAsia="en-US"/>
          <w:rPrChange w:id="949" w:author="ESKINAZI Mickael" w:date="2026-05-15T15:51:00Z" w16du:dateUtc="2026-05-15T13:51:00Z">
            <w:rPr>
              <w:lang w:val="fr-FR" w:eastAsia="en-US"/>
            </w:rPr>
          </w:rPrChange>
        </w:rPr>
        <w:t xml:space="preserve">, </w:t>
      </w:r>
      <w:r w:rsidRPr="00A32AD6">
        <w:rPr>
          <w:i/>
          <w:iCs/>
          <w:lang w:val="it-CH" w:eastAsia="en-US"/>
          <w:rPrChange w:id="950" w:author="ESKINAZI Mickael" w:date="2026-05-15T15:51:00Z" w16du:dateUtc="2026-05-15T13:51:00Z">
            <w:rPr>
              <w:i/>
              <w:iCs/>
              <w:lang w:val="fr-FR" w:eastAsia="en-US"/>
            </w:rPr>
          </w:rPrChange>
        </w:rPr>
        <w:t>239</w:t>
      </w:r>
      <w:r w:rsidRPr="00A32AD6">
        <w:rPr>
          <w:lang w:val="it-CH" w:eastAsia="en-US"/>
          <w:rPrChange w:id="951" w:author="ESKINAZI Mickael" w:date="2026-05-15T15:51:00Z" w16du:dateUtc="2026-05-15T13:51:00Z">
            <w:rPr>
              <w:lang w:val="fr-FR" w:eastAsia="en-US"/>
            </w:rPr>
          </w:rPrChange>
        </w:rPr>
        <w:t>(6), 1945‑1976. https://doi.org/10.1007/s00213-022-06083-y</w:t>
      </w:r>
    </w:p>
    <w:p w14:paraId="6C24575B" w14:textId="77777777" w:rsidR="00A32AD6" w:rsidRPr="00A32AD6" w:rsidRDefault="00A32AD6" w:rsidP="00A32AD6">
      <w:pPr>
        <w:pStyle w:val="Bibliographie"/>
        <w:rPr>
          <w:lang w:val="fr-FR" w:eastAsia="en-US"/>
        </w:rPr>
      </w:pPr>
      <w:r w:rsidRPr="00A32AD6">
        <w:rPr>
          <w:lang w:val="it-CH" w:eastAsia="en-US"/>
          <w:rPrChange w:id="952" w:author="ESKINAZI Mickael" w:date="2026-05-15T15:51:00Z" w16du:dateUtc="2026-05-15T13:51:00Z">
            <w:rPr>
              <w:lang w:val="fr-FR" w:eastAsia="en-US"/>
            </w:rPr>
          </w:rPrChange>
        </w:rPr>
        <w:t xml:space="preserve">Scala, M., Fabbri, C., Fusar-Poli, P., Di Lorenzo, G., Ferrara, M., Amerio, A., Fusar-Poli, L., Pichiecchio, A., Asteggiano, C., Menchetti, M., De Ronchi, D., Fanelli, G., &amp; Serretti, A. (2024). </w:t>
      </w:r>
      <w:r w:rsidRPr="00A32AD6">
        <w:rPr>
          <w:lang w:val="fr-FR" w:eastAsia="en-US"/>
        </w:rPr>
        <w:t xml:space="preserve">The revival of </w:t>
      </w:r>
      <w:proofErr w:type="spellStart"/>
      <w:r w:rsidRPr="00A32AD6">
        <w:rPr>
          <w:lang w:val="fr-FR" w:eastAsia="en-US"/>
        </w:rPr>
        <w:t>psilocybin</w:t>
      </w:r>
      <w:proofErr w:type="spellEnd"/>
      <w:r w:rsidRPr="00A32AD6">
        <w:rPr>
          <w:lang w:val="fr-FR" w:eastAsia="en-US"/>
        </w:rPr>
        <w:t xml:space="preserve"> </w:t>
      </w:r>
      <w:proofErr w:type="spellStart"/>
      <w:r w:rsidRPr="00A32AD6">
        <w:rPr>
          <w:lang w:val="fr-FR" w:eastAsia="en-US"/>
        </w:rPr>
        <w:t>between</w:t>
      </w:r>
      <w:proofErr w:type="spellEnd"/>
      <w:r w:rsidRPr="00A32AD6">
        <w:rPr>
          <w:lang w:val="fr-FR" w:eastAsia="en-US"/>
        </w:rPr>
        <w:t xml:space="preserve"> </w:t>
      </w:r>
      <w:proofErr w:type="spellStart"/>
      <w:r w:rsidRPr="00A32AD6">
        <w:rPr>
          <w:lang w:val="fr-FR" w:eastAsia="en-US"/>
        </w:rPr>
        <w:t>scientific</w:t>
      </w:r>
      <w:proofErr w:type="spellEnd"/>
      <w:r w:rsidRPr="00A32AD6">
        <w:rPr>
          <w:lang w:val="fr-FR" w:eastAsia="en-US"/>
        </w:rPr>
        <w:t xml:space="preserve"> excitement, </w:t>
      </w:r>
      <w:proofErr w:type="spellStart"/>
      <w:r w:rsidRPr="00A32AD6">
        <w:rPr>
          <w:lang w:val="fr-FR" w:eastAsia="en-US"/>
        </w:rPr>
        <w:t>evidence</w:t>
      </w:r>
      <w:proofErr w:type="spellEnd"/>
      <w:r w:rsidRPr="00A32AD6">
        <w:rPr>
          <w:lang w:val="fr-FR" w:eastAsia="en-US"/>
        </w:rPr>
        <w:t xml:space="preserve"> of </w:t>
      </w:r>
      <w:proofErr w:type="spellStart"/>
      <w:r w:rsidRPr="00A32AD6">
        <w:rPr>
          <w:lang w:val="fr-FR" w:eastAsia="en-US"/>
        </w:rPr>
        <w:t>efficacy</w:t>
      </w:r>
      <w:proofErr w:type="spellEnd"/>
      <w:r w:rsidRPr="00A32AD6">
        <w:rPr>
          <w:lang w:val="fr-FR" w:eastAsia="en-US"/>
        </w:rPr>
        <w:t xml:space="preserve">, and real-world challenges. </w:t>
      </w:r>
      <w:r w:rsidRPr="00A32AD6">
        <w:rPr>
          <w:i/>
          <w:iCs/>
          <w:lang w:val="fr-FR" w:eastAsia="en-US"/>
        </w:rPr>
        <w:t xml:space="preserve">CNS </w:t>
      </w:r>
      <w:proofErr w:type="spellStart"/>
      <w:r w:rsidRPr="00A32AD6">
        <w:rPr>
          <w:i/>
          <w:iCs/>
          <w:lang w:val="fr-FR" w:eastAsia="en-US"/>
        </w:rPr>
        <w:t>Spectrums</w:t>
      </w:r>
      <w:proofErr w:type="spellEnd"/>
      <w:r w:rsidRPr="00A32AD6">
        <w:rPr>
          <w:lang w:val="fr-FR" w:eastAsia="en-US"/>
        </w:rPr>
        <w:t xml:space="preserve">, </w:t>
      </w:r>
      <w:r w:rsidRPr="00A32AD6">
        <w:rPr>
          <w:i/>
          <w:iCs/>
          <w:lang w:val="fr-FR" w:eastAsia="en-US"/>
        </w:rPr>
        <w:t>29</w:t>
      </w:r>
      <w:r w:rsidRPr="00A32AD6">
        <w:rPr>
          <w:lang w:val="fr-FR" w:eastAsia="en-US"/>
        </w:rPr>
        <w:t>(6), 570‑584. https://doi.org/10.1017/S1092852924002268</w:t>
      </w:r>
    </w:p>
    <w:p w14:paraId="4938211D" w14:textId="77777777" w:rsidR="00A32AD6" w:rsidRPr="00A32AD6" w:rsidRDefault="00A32AD6" w:rsidP="00A32AD6">
      <w:pPr>
        <w:pStyle w:val="Bibliographie"/>
        <w:rPr>
          <w:lang w:val="fr-FR" w:eastAsia="en-US"/>
        </w:rPr>
      </w:pPr>
      <w:proofErr w:type="spellStart"/>
      <w:r w:rsidRPr="00A32AD6">
        <w:rPr>
          <w:lang w:val="fr-FR" w:eastAsia="en-US"/>
        </w:rPr>
        <w:t>Solmi</w:t>
      </w:r>
      <w:proofErr w:type="spellEnd"/>
      <w:r w:rsidRPr="00A32AD6">
        <w:rPr>
          <w:lang w:val="fr-FR" w:eastAsia="en-US"/>
        </w:rPr>
        <w:t xml:space="preserve">, M., Chen, C., </w:t>
      </w:r>
      <w:proofErr w:type="spellStart"/>
      <w:r w:rsidRPr="00A32AD6">
        <w:rPr>
          <w:lang w:val="fr-FR" w:eastAsia="en-US"/>
        </w:rPr>
        <w:t>Daure</w:t>
      </w:r>
      <w:proofErr w:type="spellEnd"/>
      <w:r w:rsidRPr="00A32AD6">
        <w:rPr>
          <w:lang w:val="fr-FR" w:eastAsia="en-US"/>
        </w:rPr>
        <w:t xml:space="preserve">, C., </w:t>
      </w:r>
      <w:proofErr w:type="spellStart"/>
      <w:r w:rsidRPr="00A32AD6">
        <w:rPr>
          <w:lang w:val="fr-FR" w:eastAsia="en-US"/>
        </w:rPr>
        <w:t>Buot</w:t>
      </w:r>
      <w:proofErr w:type="spellEnd"/>
      <w:r w:rsidRPr="00A32AD6">
        <w:rPr>
          <w:lang w:val="fr-FR" w:eastAsia="en-US"/>
        </w:rPr>
        <w:t xml:space="preserve">, A., </w:t>
      </w:r>
      <w:proofErr w:type="spellStart"/>
      <w:r w:rsidRPr="00A32AD6">
        <w:rPr>
          <w:lang w:val="fr-FR" w:eastAsia="en-US"/>
        </w:rPr>
        <w:t>Ljuslin</w:t>
      </w:r>
      <w:proofErr w:type="spellEnd"/>
      <w:r w:rsidRPr="00A32AD6">
        <w:rPr>
          <w:lang w:val="fr-FR" w:eastAsia="en-US"/>
        </w:rPr>
        <w:t xml:space="preserve">, M., </w:t>
      </w:r>
      <w:proofErr w:type="spellStart"/>
      <w:r w:rsidRPr="00A32AD6">
        <w:rPr>
          <w:lang w:val="fr-FR" w:eastAsia="en-US"/>
        </w:rPr>
        <w:t>Verroust</w:t>
      </w:r>
      <w:proofErr w:type="spellEnd"/>
      <w:r w:rsidRPr="00A32AD6">
        <w:rPr>
          <w:lang w:val="fr-FR" w:eastAsia="en-US"/>
        </w:rPr>
        <w:t xml:space="preserve">, V., Mallet, L., </w:t>
      </w:r>
      <w:proofErr w:type="spellStart"/>
      <w:r w:rsidRPr="00A32AD6">
        <w:rPr>
          <w:lang w:val="fr-FR" w:eastAsia="en-US"/>
        </w:rPr>
        <w:t>Khazaal</w:t>
      </w:r>
      <w:proofErr w:type="spellEnd"/>
      <w:r w:rsidRPr="00A32AD6">
        <w:rPr>
          <w:lang w:val="fr-FR" w:eastAsia="en-US"/>
        </w:rPr>
        <w:t xml:space="preserve">, Y., Rothen, S., Thorens, G., </w:t>
      </w:r>
      <w:proofErr w:type="spellStart"/>
      <w:r w:rsidRPr="00A32AD6">
        <w:rPr>
          <w:lang w:val="fr-FR" w:eastAsia="en-US"/>
        </w:rPr>
        <w:t>Zullino</w:t>
      </w:r>
      <w:proofErr w:type="spellEnd"/>
      <w:r w:rsidRPr="00A32AD6">
        <w:rPr>
          <w:lang w:val="fr-FR" w:eastAsia="en-US"/>
        </w:rPr>
        <w:t xml:space="preserve">, D., </w:t>
      </w:r>
      <w:proofErr w:type="spellStart"/>
      <w:r w:rsidRPr="00A32AD6">
        <w:rPr>
          <w:lang w:val="fr-FR" w:eastAsia="en-US"/>
        </w:rPr>
        <w:t>Gobbi</w:t>
      </w:r>
      <w:proofErr w:type="spellEnd"/>
      <w:r w:rsidRPr="00A32AD6">
        <w:rPr>
          <w:lang w:val="fr-FR" w:eastAsia="en-US"/>
        </w:rPr>
        <w:t xml:space="preserve">, G., </w:t>
      </w:r>
      <w:proofErr w:type="spellStart"/>
      <w:r w:rsidRPr="00A32AD6">
        <w:rPr>
          <w:lang w:val="fr-FR" w:eastAsia="en-US"/>
        </w:rPr>
        <w:t>Rosenblat</w:t>
      </w:r>
      <w:proofErr w:type="spellEnd"/>
      <w:r w:rsidRPr="00A32AD6">
        <w:rPr>
          <w:lang w:val="fr-FR" w:eastAsia="en-US"/>
        </w:rPr>
        <w:t xml:space="preserve">, J., Husain, M. I., De Gregorio, D., Castle, D., &amp; </w:t>
      </w:r>
      <w:proofErr w:type="spellStart"/>
      <w:r w:rsidRPr="00A32AD6">
        <w:rPr>
          <w:lang w:val="fr-FR" w:eastAsia="en-US"/>
        </w:rPr>
        <w:t>Sabé</w:t>
      </w:r>
      <w:proofErr w:type="spellEnd"/>
      <w:r w:rsidRPr="00A32AD6">
        <w:rPr>
          <w:lang w:val="fr-FR" w:eastAsia="en-US"/>
        </w:rPr>
        <w:t xml:space="preserve">, M. (2022). A century of </w:t>
      </w:r>
      <w:proofErr w:type="spellStart"/>
      <w:r w:rsidRPr="00A32AD6">
        <w:rPr>
          <w:lang w:val="fr-FR" w:eastAsia="en-US"/>
        </w:rPr>
        <w:t>research</w:t>
      </w:r>
      <w:proofErr w:type="spellEnd"/>
      <w:r w:rsidRPr="00A32AD6">
        <w:rPr>
          <w:lang w:val="fr-FR" w:eastAsia="en-US"/>
        </w:rPr>
        <w:t xml:space="preserve"> on </w:t>
      </w:r>
      <w:proofErr w:type="spellStart"/>
      <w:r w:rsidRPr="00A32AD6">
        <w:rPr>
          <w:lang w:val="fr-FR" w:eastAsia="en-US"/>
        </w:rPr>
        <w:t>psychedelics</w:t>
      </w:r>
      <w:proofErr w:type="spellEnd"/>
      <w:r w:rsidRPr="00A32AD6">
        <w:rPr>
          <w:lang w:val="fr-FR" w:eastAsia="en-US"/>
        </w:rPr>
        <w:t xml:space="preserve"> : A </w:t>
      </w:r>
      <w:proofErr w:type="spellStart"/>
      <w:r w:rsidRPr="00A32AD6">
        <w:rPr>
          <w:lang w:val="fr-FR" w:eastAsia="en-US"/>
        </w:rPr>
        <w:t>scientometric</w:t>
      </w:r>
      <w:proofErr w:type="spellEnd"/>
      <w:r w:rsidRPr="00A32AD6">
        <w:rPr>
          <w:lang w:val="fr-FR" w:eastAsia="en-US"/>
        </w:rPr>
        <w:t xml:space="preserve"> </w:t>
      </w:r>
      <w:proofErr w:type="spellStart"/>
      <w:r w:rsidRPr="00A32AD6">
        <w:rPr>
          <w:lang w:val="fr-FR" w:eastAsia="en-US"/>
        </w:rPr>
        <w:t>analysis</w:t>
      </w:r>
      <w:proofErr w:type="spellEnd"/>
      <w:r w:rsidRPr="00A32AD6">
        <w:rPr>
          <w:lang w:val="fr-FR" w:eastAsia="en-US"/>
        </w:rPr>
        <w:t xml:space="preserve"> on trends and </w:t>
      </w:r>
      <w:proofErr w:type="spellStart"/>
      <w:r w:rsidRPr="00A32AD6">
        <w:rPr>
          <w:lang w:val="fr-FR" w:eastAsia="en-US"/>
        </w:rPr>
        <w:t>knowledge</w:t>
      </w:r>
      <w:proofErr w:type="spellEnd"/>
      <w:r w:rsidRPr="00A32AD6">
        <w:rPr>
          <w:lang w:val="fr-FR" w:eastAsia="en-US"/>
        </w:rPr>
        <w:t xml:space="preserve"> </w:t>
      </w:r>
      <w:proofErr w:type="spellStart"/>
      <w:r w:rsidRPr="00A32AD6">
        <w:rPr>
          <w:lang w:val="fr-FR" w:eastAsia="en-US"/>
        </w:rPr>
        <w:t>maps</w:t>
      </w:r>
      <w:proofErr w:type="spellEnd"/>
      <w:r w:rsidRPr="00A32AD6">
        <w:rPr>
          <w:lang w:val="fr-FR" w:eastAsia="en-US"/>
        </w:rPr>
        <w:t xml:space="preserve"> of </w:t>
      </w:r>
      <w:proofErr w:type="spellStart"/>
      <w:r w:rsidRPr="00A32AD6">
        <w:rPr>
          <w:lang w:val="fr-FR" w:eastAsia="en-US"/>
        </w:rPr>
        <w:t>hallucinogens</w:t>
      </w:r>
      <w:proofErr w:type="spellEnd"/>
      <w:r w:rsidRPr="00A32AD6">
        <w:rPr>
          <w:lang w:val="fr-FR" w:eastAsia="en-US"/>
        </w:rPr>
        <w:t xml:space="preserve">, </w:t>
      </w:r>
      <w:proofErr w:type="spellStart"/>
      <w:r w:rsidRPr="00A32AD6">
        <w:rPr>
          <w:lang w:val="fr-FR" w:eastAsia="en-US"/>
        </w:rPr>
        <w:t>entactogens</w:t>
      </w:r>
      <w:proofErr w:type="spellEnd"/>
      <w:r w:rsidRPr="00A32AD6">
        <w:rPr>
          <w:lang w:val="fr-FR" w:eastAsia="en-US"/>
        </w:rPr>
        <w:t xml:space="preserve">, </w:t>
      </w:r>
      <w:proofErr w:type="spellStart"/>
      <w:r w:rsidRPr="00A32AD6">
        <w:rPr>
          <w:lang w:val="fr-FR" w:eastAsia="en-US"/>
        </w:rPr>
        <w:t>entheogens</w:t>
      </w:r>
      <w:proofErr w:type="spellEnd"/>
      <w:r w:rsidRPr="00A32AD6">
        <w:rPr>
          <w:lang w:val="fr-FR" w:eastAsia="en-US"/>
        </w:rPr>
        <w:t xml:space="preserve"> and dissociative </w:t>
      </w:r>
      <w:proofErr w:type="spellStart"/>
      <w:r w:rsidRPr="00A32AD6">
        <w:rPr>
          <w:lang w:val="fr-FR" w:eastAsia="en-US"/>
        </w:rPr>
        <w:t>drugs</w:t>
      </w:r>
      <w:proofErr w:type="spellEnd"/>
      <w:r w:rsidRPr="00A32AD6">
        <w:rPr>
          <w:lang w:val="fr-FR" w:eastAsia="en-US"/>
        </w:rPr>
        <w:t xml:space="preserve">. </w:t>
      </w:r>
      <w:proofErr w:type="spellStart"/>
      <w:r w:rsidRPr="00A32AD6">
        <w:rPr>
          <w:i/>
          <w:iCs/>
          <w:lang w:val="fr-FR" w:eastAsia="en-US"/>
        </w:rPr>
        <w:t>European</w:t>
      </w:r>
      <w:proofErr w:type="spellEnd"/>
      <w:r w:rsidRPr="00A32AD6">
        <w:rPr>
          <w:i/>
          <w:iCs/>
          <w:lang w:val="fr-FR" w:eastAsia="en-US"/>
        </w:rPr>
        <w:t xml:space="preserve"> </w:t>
      </w:r>
      <w:proofErr w:type="spellStart"/>
      <w:r w:rsidRPr="00A32AD6">
        <w:rPr>
          <w:i/>
          <w:iCs/>
          <w:lang w:val="fr-FR" w:eastAsia="en-US"/>
        </w:rPr>
        <w:t>Neuropsychopharmacology</w:t>
      </w:r>
      <w:proofErr w:type="spellEnd"/>
      <w:r w:rsidRPr="00A32AD6">
        <w:rPr>
          <w:i/>
          <w:iCs/>
          <w:lang w:val="fr-FR" w:eastAsia="en-US"/>
        </w:rPr>
        <w:t xml:space="preserve"> : The Journal of the </w:t>
      </w:r>
      <w:proofErr w:type="spellStart"/>
      <w:r w:rsidRPr="00A32AD6">
        <w:rPr>
          <w:i/>
          <w:iCs/>
          <w:lang w:val="fr-FR" w:eastAsia="en-US"/>
        </w:rPr>
        <w:t>European</w:t>
      </w:r>
      <w:proofErr w:type="spellEnd"/>
      <w:r w:rsidRPr="00A32AD6">
        <w:rPr>
          <w:i/>
          <w:iCs/>
          <w:lang w:val="fr-FR" w:eastAsia="en-US"/>
        </w:rPr>
        <w:t xml:space="preserve"> </w:t>
      </w:r>
      <w:proofErr w:type="spellStart"/>
      <w:r w:rsidRPr="00A32AD6">
        <w:rPr>
          <w:i/>
          <w:iCs/>
          <w:lang w:val="fr-FR" w:eastAsia="en-US"/>
        </w:rPr>
        <w:t>College</w:t>
      </w:r>
      <w:proofErr w:type="spellEnd"/>
      <w:r w:rsidRPr="00A32AD6">
        <w:rPr>
          <w:i/>
          <w:iCs/>
          <w:lang w:val="fr-FR" w:eastAsia="en-US"/>
        </w:rPr>
        <w:t xml:space="preserve"> of </w:t>
      </w:r>
      <w:proofErr w:type="spellStart"/>
      <w:r w:rsidRPr="00A32AD6">
        <w:rPr>
          <w:i/>
          <w:iCs/>
          <w:lang w:val="fr-FR" w:eastAsia="en-US"/>
        </w:rPr>
        <w:t>Neuropsychopharmacology</w:t>
      </w:r>
      <w:proofErr w:type="spellEnd"/>
      <w:r w:rsidRPr="00A32AD6">
        <w:rPr>
          <w:lang w:val="fr-FR" w:eastAsia="en-US"/>
        </w:rPr>
        <w:t xml:space="preserve">, </w:t>
      </w:r>
      <w:r w:rsidRPr="00A32AD6">
        <w:rPr>
          <w:i/>
          <w:iCs/>
          <w:lang w:val="fr-FR" w:eastAsia="en-US"/>
        </w:rPr>
        <w:t>64</w:t>
      </w:r>
      <w:r w:rsidRPr="00A32AD6">
        <w:rPr>
          <w:lang w:val="fr-FR" w:eastAsia="en-US"/>
        </w:rPr>
        <w:t>, 44‑60. https://doi.org/10.1016/j.euroneuro.2022.09.004</w:t>
      </w:r>
    </w:p>
    <w:p w14:paraId="095B3453" w14:textId="77777777" w:rsidR="00A32AD6" w:rsidRPr="00A32AD6" w:rsidRDefault="00A32AD6" w:rsidP="00A32AD6">
      <w:pPr>
        <w:pStyle w:val="Bibliographie"/>
        <w:rPr>
          <w:lang w:val="fr-FR" w:eastAsia="en-US"/>
        </w:rPr>
      </w:pPr>
      <w:proofErr w:type="spellStart"/>
      <w:r w:rsidRPr="00A32AD6">
        <w:rPr>
          <w:lang w:val="fr-FR" w:eastAsia="en-US"/>
        </w:rPr>
        <w:t>Tomsovic</w:t>
      </w:r>
      <w:proofErr w:type="spellEnd"/>
      <w:r w:rsidRPr="00A32AD6">
        <w:rPr>
          <w:lang w:val="fr-FR" w:eastAsia="en-US"/>
        </w:rPr>
        <w:t xml:space="preserve">, M., &amp; Edwards, R. V. (1970). Lysergide </w:t>
      </w:r>
      <w:proofErr w:type="spellStart"/>
      <w:r w:rsidRPr="00A32AD6">
        <w:rPr>
          <w:lang w:val="fr-FR" w:eastAsia="en-US"/>
        </w:rPr>
        <w:t>Treatment</w:t>
      </w:r>
      <w:proofErr w:type="spellEnd"/>
      <w:r w:rsidRPr="00A32AD6">
        <w:rPr>
          <w:lang w:val="fr-FR" w:eastAsia="en-US"/>
        </w:rPr>
        <w:t xml:space="preserve"> of </w:t>
      </w:r>
      <w:proofErr w:type="spellStart"/>
      <w:r w:rsidRPr="00A32AD6">
        <w:rPr>
          <w:lang w:val="fr-FR" w:eastAsia="en-US"/>
        </w:rPr>
        <w:t>Schizophrenic</w:t>
      </w:r>
      <w:proofErr w:type="spellEnd"/>
      <w:r w:rsidRPr="00A32AD6">
        <w:rPr>
          <w:lang w:val="fr-FR" w:eastAsia="en-US"/>
        </w:rPr>
        <w:t xml:space="preserve"> and </w:t>
      </w:r>
      <w:proofErr w:type="spellStart"/>
      <w:r w:rsidRPr="00A32AD6">
        <w:rPr>
          <w:lang w:val="fr-FR" w:eastAsia="en-US"/>
        </w:rPr>
        <w:t>Nonschizophrenic</w:t>
      </w:r>
      <w:proofErr w:type="spellEnd"/>
      <w:r w:rsidRPr="00A32AD6">
        <w:rPr>
          <w:lang w:val="fr-FR" w:eastAsia="en-US"/>
        </w:rPr>
        <w:t xml:space="preserve"> </w:t>
      </w:r>
      <w:proofErr w:type="spellStart"/>
      <w:proofErr w:type="gramStart"/>
      <w:r w:rsidRPr="00A32AD6">
        <w:rPr>
          <w:lang w:val="fr-FR" w:eastAsia="en-US"/>
        </w:rPr>
        <w:t>Alcoholics</w:t>
      </w:r>
      <w:proofErr w:type="spellEnd"/>
      <w:r w:rsidRPr="00A32AD6">
        <w:rPr>
          <w:lang w:val="fr-FR" w:eastAsia="en-US"/>
        </w:rPr>
        <w:t>;</w:t>
      </w:r>
      <w:proofErr w:type="gramEnd"/>
      <w:r w:rsidRPr="00A32AD6">
        <w:rPr>
          <w:lang w:val="fr-FR" w:eastAsia="en-US"/>
        </w:rPr>
        <w:t xml:space="preserve"> A </w:t>
      </w:r>
      <w:proofErr w:type="spellStart"/>
      <w:r w:rsidRPr="00A32AD6">
        <w:rPr>
          <w:lang w:val="fr-FR" w:eastAsia="en-US"/>
        </w:rPr>
        <w:t>Controlled</w:t>
      </w:r>
      <w:proofErr w:type="spellEnd"/>
      <w:r w:rsidRPr="00A32AD6">
        <w:rPr>
          <w:lang w:val="fr-FR" w:eastAsia="en-US"/>
        </w:rPr>
        <w:t xml:space="preserve"> </w:t>
      </w:r>
      <w:proofErr w:type="spellStart"/>
      <w:r w:rsidRPr="00A32AD6">
        <w:rPr>
          <w:lang w:val="fr-FR" w:eastAsia="en-US"/>
        </w:rPr>
        <w:t>Evaluation</w:t>
      </w:r>
      <w:proofErr w:type="spellEnd"/>
      <w:r w:rsidRPr="00A32AD6">
        <w:rPr>
          <w:lang w:val="fr-FR" w:eastAsia="en-US"/>
        </w:rPr>
        <w:t xml:space="preserve">. </w:t>
      </w:r>
      <w:proofErr w:type="spellStart"/>
      <w:r w:rsidRPr="00A32AD6">
        <w:rPr>
          <w:i/>
          <w:iCs/>
          <w:lang w:val="fr-FR" w:eastAsia="en-US"/>
        </w:rPr>
        <w:t>Quarterly</w:t>
      </w:r>
      <w:proofErr w:type="spellEnd"/>
      <w:r w:rsidRPr="00A32AD6">
        <w:rPr>
          <w:i/>
          <w:iCs/>
          <w:lang w:val="fr-FR" w:eastAsia="en-US"/>
        </w:rPr>
        <w:t xml:space="preserve"> Journal of </w:t>
      </w:r>
      <w:proofErr w:type="spellStart"/>
      <w:r w:rsidRPr="00A32AD6">
        <w:rPr>
          <w:i/>
          <w:iCs/>
          <w:lang w:val="fr-FR" w:eastAsia="en-US"/>
        </w:rPr>
        <w:t>Studies</w:t>
      </w:r>
      <w:proofErr w:type="spellEnd"/>
      <w:r w:rsidRPr="00A32AD6">
        <w:rPr>
          <w:i/>
          <w:iCs/>
          <w:lang w:val="fr-FR" w:eastAsia="en-US"/>
        </w:rPr>
        <w:t xml:space="preserve"> on </w:t>
      </w:r>
      <w:proofErr w:type="spellStart"/>
      <w:r w:rsidRPr="00A32AD6">
        <w:rPr>
          <w:i/>
          <w:iCs/>
          <w:lang w:val="fr-FR" w:eastAsia="en-US"/>
        </w:rPr>
        <w:t>Alcohol</w:t>
      </w:r>
      <w:proofErr w:type="spellEnd"/>
      <w:r w:rsidRPr="00A32AD6">
        <w:rPr>
          <w:lang w:val="fr-FR" w:eastAsia="en-US"/>
        </w:rPr>
        <w:t xml:space="preserve">, </w:t>
      </w:r>
      <w:r w:rsidRPr="00A32AD6">
        <w:rPr>
          <w:i/>
          <w:iCs/>
          <w:lang w:val="fr-FR" w:eastAsia="en-US"/>
        </w:rPr>
        <w:t>31</w:t>
      </w:r>
      <w:r w:rsidRPr="00A32AD6">
        <w:rPr>
          <w:lang w:val="fr-FR" w:eastAsia="en-US"/>
        </w:rPr>
        <w:t>(4), 932‑949. https://doi.org/10.15288/qjsa.1970.31.932</w:t>
      </w:r>
    </w:p>
    <w:p w14:paraId="0AF2FF04" w14:textId="77777777" w:rsidR="00A32AD6" w:rsidRPr="00A32AD6" w:rsidRDefault="00A32AD6" w:rsidP="00A32AD6">
      <w:pPr>
        <w:pStyle w:val="Bibliographie"/>
        <w:rPr>
          <w:lang w:val="de-CH" w:eastAsia="en-US"/>
          <w:rPrChange w:id="953" w:author="ESKINAZI Mickael" w:date="2026-05-15T15:51:00Z" w16du:dateUtc="2026-05-15T13:51:00Z">
            <w:rPr>
              <w:lang w:val="fr-FR" w:eastAsia="en-US"/>
            </w:rPr>
          </w:rPrChange>
        </w:rPr>
      </w:pPr>
      <w:proofErr w:type="spellStart"/>
      <w:r w:rsidRPr="00A32AD6">
        <w:rPr>
          <w:lang w:val="de-CH" w:eastAsia="en-US"/>
          <w:rPrChange w:id="954" w:author="ESKINAZI Mickael" w:date="2026-05-15T15:51:00Z" w16du:dateUtc="2026-05-15T13:51:00Z">
            <w:rPr>
              <w:lang w:val="fr-FR" w:eastAsia="en-US"/>
            </w:rPr>
          </w:rPrChange>
        </w:rPr>
        <w:lastRenderedPageBreak/>
        <w:t>Viechtbauer</w:t>
      </w:r>
      <w:proofErr w:type="spellEnd"/>
      <w:r w:rsidRPr="00A32AD6">
        <w:rPr>
          <w:lang w:val="de-CH" w:eastAsia="en-US"/>
          <w:rPrChange w:id="955" w:author="ESKINAZI Mickael" w:date="2026-05-15T15:51:00Z" w16du:dateUtc="2026-05-15T13:51:00Z">
            <w:rPr>
              <w:lang w:val="fr-FR" w:eastAsia="en-US"/>
            </w:rPr>
          </w:rPrChange>
        </w:rPr>
        <w:t xml:space="preserve">, W. (2010). </w:t>
      </w:r>
      <w:proofErr w:type="spellStart"/>
      <w:r w:rsidRPr="00A32AD6">
        <w:rPr>
          <w:lang w:val="de-CH" w:eastAsia="en-US"/>
          <w:rPrChange w:id="956" w:author="ESKINAZI Mickael" w:date="2026-05-15T15:51:00Z" w16du:dateUtc="2026-05-15T13:51:00Z">
            <w:rPr>
              <w:lang w:val="fr-FR" w:eastAsia="en-US"/>
            </w:rPr>
          </w:rPrChange>
        </w:rPr>
        <w:t>Conducting</w:t>
      </w:r>
      <w:proofErr w:type="spellEnd"/>
      <w:r w:rsidRPr="00A32AD6">
        <w:rPr>
          <w:lang w:val="de-CH" w:eastAsia="en-US"/>
          <w:rPrChange w:id="957" w:author="ESKINAZI Mickael" w:date="2026-05-15T15:51:00Z" w16du:dateUtc="2026-05-15T13:51:00Z">
            <w:rPr>
              <w:lang w:val="fr-FR" w:eastAsia="en-US"/>
            </w:rPr>
          </w:rPrChange>
        </w:rPr>
        <w:t xml:space="preserve"> Meta-</w:t>
      </w:r>
      <w:proofErr w:type="spellStart"/>
      <w:r w:rsidRPr="00A32AD6">
        <w:rPr>
          <w:lang w:val="de-CH" w:eastAsia="en-US"/>
          <w:rPrChange w:id="958" w:author="ESKINAZI Mickael" w:date="2026-05-15T15:51:00Z" w16du:dateUtc="2026-05-15T13:51:00Z">
            <w:rPr>
              <w:lang w:val="fr-FR" w:eastAsia="en-US"/>
            </w:rPr>
          </w:rPrChange>
        </w:rPr>
        <w:t>Analyses</w:t>
      </w:r>
      <w:proofErr w:type="spellEnd"/>
      <w:r w:rsidRPr="00A32AD6">
        <w:rPr>
          <w:lang w:val="de-CH" w:eastAsia="en-US"/>
          <w:rPrChange w:id="959" w:author="ESKINAZI Mickael" w:date="2026-05-15T15:51:00Z" w16du:dateUtc="2026-05-15T13:51:00Z">
            <w:rPr>
              <w:lang w:val="fr-FR" w:eastAsia="en-US"/>
            </w:rPr>
          </w:rPrChange>
        </w:rPr>
        <w:t xml:space="preserve"> in R </w:t>
      </w:r>
      <w:proofErr w:type="spellStart"/>
      <w:r w:rsidRPr="00A32AD6">
        <w:rPr>
          <w:lang w:val="de-CH" w:eastAsia="en-US"/>
          <w:rPrChange w:id="960" w:author="ESKINAZI Mickael" w:date="2026-05-15T15:51:00Z" w16du:dateUtc="2026-05-15T13:51:00Z">
            <w:rPr>
              <w:lang w:val="fr-FR" w:eastAsia="en-US"/>
            </w:rPr>
          </w:rPrChange>
        </w:rPr>
        <w:t>with</w:t>
      </w:r>
      <w:proofErr w:type="spellEnd"/>
      <w:r w:rsidRPr="00A32AD6">
        <w:rPr>
          <w:lang w:val="de-CH" w:eastAsia="en-US"/>
          <w:rPrChange w:id="961" w:author="ESKINAZI Mickael" w:date="2026-05-15T15:51:00Z" w16du:dateUtc="2026-05-15T13:51:00Z">
            <w:rPr>
              <w:lang w:val="fr-FR" w:eastAsia="en-US"/>
            </w:rPr>
          </w:rPrChange>
        </w:rPr>
        <w:t xml:space="preserve"> </w:t>
      </w:r>
      <w:proofErr w:type="spellStart"/>
      <w:r w:rsidRPr="00A32AD6">
        <w:rPr>
          <w:lang w:val="de-CH" w:eastAsia="en-US"/>
          <w:rPrChange w:id="962" w:author="ESKINAZI Mickael" w:date="2026-05-15T15:51:00Z" w16du:dateUtc="2026-05-15T13:51:00Z">
            <w:rPr>
              <w:lang w:val="fr-FR" w:eastAsia="en-US"/>
            </w:rPr>
          </w:rPrChange>
        </w:rPr>
        <w:t>the</w:t>
      </w:r>
      <w:proofErr w:type="spellEnd"/>
      <w:r w:rsidRPr="00A32AD6">
        <w:rPr>
          <w:lang w:val="de-CH" w:eastAsia="en-US"/>
          <w:rPrChange w:id="963" w:author="ESKINAZI Mickael" w:date="2026-05-15T15:51:00Z" w16du:dateUtc="2026-05-15T13:51:00Z">
            <w:rPr>
              <w:lang w:val="fr-FR" w:eastAsia="en-US"/>
            </w:rPr>
          </w:rPrChange>
        </w:rPr>
        <w:t xml:space="preserve"> </w:t>
      </w:r>
      <w:proofErr w:type="spellStart"/>
      <w:r w:rsidRPr="00A32AD6">
        <w:rPr>
          <w:lang w:val="de-CH" w:eastAsia="en-US"/>
          <w:rPrChange w:id="964" w:author="ESKINAZI Mickael" w:date="2026-05-15T15:51:00Z" w16du:dateUtc="2026-05-15T13:51:00Z">
            <w:rPr>
              <w:lang w:val="fr-FR" w:eastAsia="en-US"/>
            </w:rPr>
          </w:rPrChange>
        </w:rPr>
        <w:t>metafor</w:t>
      </w:r>
      <w:proofErr w:type="spellEnd"/>
      <w:r w:rsidRPr="00A32AD6">
        <w:rPr>
          <w:lang w:val="de-CH" w:eastAsia="en-US"/>
          <w:rPrChange w:id="965" w:author="ESKINAZI Mickael" w:date="2026-05-15T15:51:00Z" w16du:dateUtc="2026-05-15T13:51:00Z">
            <w:rPr>
              <w:lang w:val="fr-FR" w:eastAsia="en-US"/>
            </w:rPr>
          </w:rPrChange>
        </w:rPr>
        <w:t xml:space="preserve"> Package. </w:t>
      </w:r>
      <w:r w:rsidRPr="00A32AD6">
        <w:rPr>
          <w:i/>
          <w:iCs/>
          <w:lang w:val="de-CH" w:eastAsia="en-US"/>
          <w:rPrChange w:id="966" w:author="ESKINAZI Mickael" w:date="2026-05-15T15:51:00Z" w16du:dateUtc="2026-05-15T13:51:00Z">
            <w:rPr>
              <w:i/>
              <w:iCs/>
              <w:lang w:val="fr-FR" w:eastAsia="en-US"/>
            </w:rPr>
          </w:rPrChange>
        </w:rPr>
        <w:t xml:space="preserve">Journal </w:t>
      </w:r>
      <w:proofErr w:type="spellStart"/>
      <w:r w:rsidRPr="00A32AD6">
        <w:rPr>
          <w:i/>
          <w:iCs/>
          <w:lang w:val="de-CH" w:eastAsia="en-US"/>
          <w:rPrChange w:id="967" w:author="ESKINAZI Mickael" w:date="2026-05-15T15:51:00Z" w16du:dateUtc="2026-05-15T13:51:00Z">
            <w:rPr>
              <w:i/>
              <w:iCs/>
              <w:lang w:val="fr-FR" w:eastAsia="en-US"/>
            </w:rPr>
          </w:rPrChange>
        </w:rPr>
        <w:t>of</w:t>
      </w:r>
      <w:proofErr w:type="spellEnd"/>
      <w:r w:rsidRPr="00A32AD6">
        <w:rPr>
          <w:i/>
          <w:iCs/>
          <w:lang w:val="de-CH" w:eastAsia="en-US"/>
          <w:rPrChange w:id="968" w:author="ESKINAZI Mickael" w:date="2026-05-15T15:51:00Z" w16du:dateUtc="2026-05-15T13:51:00Z">
            <w:rPr>
              <w:i/>
              <w:iCs/>
              <w:lang w:val="fr-FR" w:eastAsia="en-US"/>
            </w:rPr>
          </w:rPrChange>
        </w:rPr>
        <w:t xml:space="preserve"> Statistical Software</w:t>
      </w:r>
      <w:r w:rsidRPr="00A32AD6">
        <w:rPr>
          <w:lang w:val="de-CH" w:eastAsia="en-US"/>
          <w:rPrChange w:id="969" w:author="ESKINAZI Mickael" w:date="2026-05-15T15:51:00Z" w16du:dateUtc="2026-05-15T13:51:00Z">
            <w:rPr>
              <w:lang w:val="fr-FR" w:eastAsia="en-US"/>
            </w:rPr>
          </w:rPrChange>
        </w:rPr>
        <w:t xml:space="preserve">, </w:t>
      </w:r>
      <w:r w:rsidRPr="00A32AD6">
        <w:rPr>
          <w:i/>
          <w:iCs/>
          <w:lang w:val="de-CH" w:eastAsia="en-US"/>
          <w:rPrChange w:id="970" w:author="ESKINAZI Mickael" w:date="2026-05-15T15:51:00Z" w16du:dateUtc="2026-05-15T13:51:00Z">
            <w:rPr>
              <w:i/>
              <w:iCs/>
              <w:lang w:val="fr-FR" w:eastAsia="en-US"/>
            </w:rPr>
          </w:rPrChange>
        </w:rPr>
        <w:t>36</w:t>
      </w:r>
      <w:r w:rsidRPr="00A32AD6">
        <w:rPr>
          <w:lang w:val="de-CH" w:eastAsia="en-US"/>
          <w:rPrChange w:id="971" w:author="ESKINAZI Mickael" w:date="2026-05-15T15:51:00Z" w16du:dateUtc="2026-05-15T13:51:00Z">
            <w:rPr>
              <w:lang w:val="fr-FR" w:eastAsia="en-US"/>
            </w:rPr>
          </w:rPrChange>
        </w:rPr>
        <w:t>(3), 1‑48. https://doi.org/10.18637/jss.v036.i03</w:t>
      </w:r>
    </w:p>
    <w:p w14:paraId="272DEC09" w14:textId="77777777" w:rsidR="00A32AD6" w:rsidRPr="00A32AD6" w:rsidRDefault="00A32AD6" w:rsidP="00A32AD6">
      <w:pPr>
        <w:pStyle w:val="Bibliographie"/>
        <w:rPr>
          <w:lang w:val="it-CH" w:eastAsia="en-US"/>
          <w:rPrChange w:id="972" w:author="ESKINAZI Mickael" w:date="2026-05-15T15:51:00Z" w16du:dateUtc="2026-05-15T13:51:00Z">
            <w:rPr>
              <w:lang w:val="fr-FR" w:eastAsia="en-US"/>
            </w:rPr>
          </w:rPrChange>
        </w:rPr>
      </w:pPr>
      <w:r w:rsidRPr="00A32AD6">
        <w:rPr>
          <w:lang w:val="de-CH" w:eastAsia="en-US"/>
          <w:rPrChange w:id="973" w:author="ESKINAZI Mickael" w:date="2026-05-15T15:51:00Z" w16du:dateUtc="2026-05-15T13:51:00Z">
            <w:rPr>
              <w:lang w:val="fr-FR" w:eastAsia="en-US"/>
            </w:rPr>
          </w:rPrChange>
        </w:rPr>
        <w:t xml:space="preserve">Von Rotz, R., </w:t>
      </w:r>
      <w:proofErr w:type="spellStart"/>
      <w:r w:rsidRPr="00A32AD6">
        <w:rPr>
          <w:lang w:val="de-CH" w:eastAsia="en-US"/>
          <w:rPrChange w:id="974" w:author="ESKINAZI Mickael" w:date="2026-05-15T15:51:00Z" w16du:dateUtc="2026-05-15T13:51:00Z">
            <w:rPr>
              <w:lang w:val="fr-FR" w:eastAsia="en-US"/>
            </w:rPr>
          </w:rPrChange>
        </w:rPr>
        <w:t>Schindowski</w:t>
      </w:r>
      <w:proofErr w:type="spellEnd"/>
      <w:r w:rsidRPr="00A32AD6">
        <w:rPr>
          <w:lang w:val="de-CH" w:eastAsia="en-US"/>
          <w:rPrChange w:id="975" w:author="ESKINAZI Mickael" w:date="2026-05-15T15:51:00Z" w16du:dateUtc="2026-05-15T13:51:00Z">
            <w:rPr>
              <w:lang w:val="fr-FR" w:eastAsia="en-US"/>
            </w:rPr>
          </w:rPrChange>
        </w:rPr>
        <w:t xml:space="preserve">, E. M., Jungwirth, J., Schuldt, A., Rieser, N. M., </w:t>
      </w:r>
      <w:proofErr w:type="spellStart"/>
      <w:r w:rsidRPr="00A32AD6">
        <w:rPr>
          <w:lang w:val="de-CH" w:eastAsia="en-US"/>
          <w:rPrChange w:id="976" w:author="ESKINAZI Mickael" w:date="2026-05-15T15:51:00Z" w16du:dateUtc="2026-05-15T13:51:00Z">
            <w:rPr>
              <w:lang w:val="fr-FR" w:eastAsia="en-US"/>
            </w:rPr>
          </w:rPrChange>
        </w:rPr>
        <w:t>Zahoranszky</w:t>
      </w:r>
      <w:proofErr w:type="spellEnd"/>
      <w:r w:rsidRPr="00A32AD6">
        <w:rPr>
          <w:lang w:val="de-CH" w:eastAsia="en-US"/>
          <w:rPrChange w:id="977" w:author="ESKINAZI Mickael" w:date="2026-05-15T15:51:00Z" w16du:dateUtc="2026-05-15T13:51:00Z">
            <w:rPr>
              <w:lang w:val="fr-FR" w:eastAsia="en-US"/>
            </w:rPr>
          </w:rPrChange>
        </w:rPr>
        <w:t xml:space="preserve">, K., Seifritz, E., Nowak, A., Nowak, P., Jäncke, L., Preller, K. H., &amp; Vollenweider, F. X. (2023). </w:t>
      </w:r>
      <w:r w:rsidRPr="00A32AD6">
        <w:rPr>
          <w:lang w:val="it-CH" w:eastAsia="en-US"/>
          <w:rPrChange w:id="978" w:author="ESKINAZI Mickael" w:date="2026-05-15T15:51:00Z" w16du:dateUtc="2026-05-15T13:51:00Z">
            <w:rPr>
              <w:lang w:val="fr-FR" w:eastAsia="en-US"/>
            </w:rPr>
          </w:rPrChange>
        </w:rPr>
        <w:t xml:space="preserve">Single-dose psilocybin-assisted therapy in major depressive disorder : A placebo-controlled, double-blind, randomised clinical trial. </w:t>
      </w:r>
      <w:r w:rsidRPr="00A32AD6">
        <w:rPr>
          <w:i/>
          <w:iCs/>
          <w:lang w:val="it-CH" w:eastAsia="en-US"/>
          <w:rPrChange w:id="979" w:author="ESKINAZI Mickael" w:date="2026-05-15T15:51:00Z" w16du:dateUtc="2026-05-15T13:51:00Z">
            <w:rPr>
              <w:i/>
              <w:iCs/>
              <w:lang w:val="fr-FR" w:eastAsia="en-US"/>
            </w:rPr>
          </w:rPrChange>
        </w:rPr>
        <w:t>eClinicalMedicine</w:t>
      </w:r>
      <w:r w:rsidRPr="00A32AD6">
        <w:rPr>
          <w:lang w:val="it-CH" w:eastAsia="en-US"/>
          <w:rPrChange w:id="980" w:author="ESKINAZI Mickael" w:date="2026-05-15T15:51:00Z" w16du:dateUtc="2026-05-15T13:51:00Z">
            <w:rPr>
              <w:lang w:val="fr-FR" w:eastAsia="en-US"/>
            </w:rPr>
          </w:rPrChange>
        </w:rPr>
        <w:t xml:space="preserve">, </w:t>
      </w:r>
      <w:r w:rsidRPr="00A32AD6">
        <w:rPr>
          <w:i/>
          <w:iCs/>
          <w:lang w:val="it-CH" w:eastAsia="en-US"/>
          <w:rPrChange w:id="981" w:author="ESKINAZI Mickael" w:date="2026-05-15T15:51:00Z" w16du:dateUtc="2026-05-15T13:51:00Z">
            <w:rPr>
              <w:i/>
              <w:iCs/>
              <w:lang w:val="fr-FR" w:eastAsia="en-US"/>
            </w:rPr>
          </w:rPrChange>
        </w:rPr>
        <w:t>56</w:t>
      </w:r>
      <w:r w:rsidRPr="00A32AD6">
        <w:rPr>
          <w:lang w:val="it-CH" w:eastAsia="en-US"/>
          <w:rPrChange w:id="982" w:author="ESKINAZI Mickael" w:date="2026-05-15T15:51:00Z" w16du:dateUtc="2026-05-15T13:51:00Z">
            <w:rPr>
              <w:lang w:val="fr-FR" w:eastAsia="en-US"/>
            </w:rPr>
          </w:rPrChange>
        </w:rPr>
        <w:t>, 101809. https://doi.org/10.1016/j.eclinm.2022.101809</w:t>
      </w:r>
    </w:p>
    <w:p w14:paraId="27C4D5DC" w14:textId="77777777" w:rsidR="00A32AD6" w:rsidRPr="00A32AD6" w:rsidRDefault="00A32AD6" w:rsidP="00A32AD6">
      <w:pPr>
        <w:pStyle w:val="Bibliographie"/>
        <w:rPr>
          <w:lang w:val="de-CH" w:eastAsia="en-US"/>
          <w:rPrChange w:id="983" w:author="ESKINAZI Mickael" w:date="2026-05-15T15:51:00Z" w16du:dateUtc="2026-05-15T13:51:00Z">
            <w:rPr>
              <w:lang w:val="fr-FR" w:eastAsia="en-US"/>
            </w:rPr>
          </w:rPrChange>
        </w:rPr>
      </w:pPr>
      <w:r w:rsidRPr="00A32AD6">
        <w:rPr>
          <w:lang w:val="de-CH" w:eastAsia="en-US"/>
          <w:rPrChange w:id="984" w:author="ESKINAZI Mickael" w:date="2026-05-15T15:51:00Z" w16du:dateUtc="2026-05-15T13:51:00Z">
            <w:rPr>
              <w:lang w:val="fr-FR" w:eastAsia="en-US"/>
            </w:rPr>
          </w:rPrChange>
        </w:rPr>
        <w:t>Wickham, H. (2016). ggplot</w:t>
      </w:r>
      <w:proofErr w:type="gramStart"/>
      <w:r w:rsidRPr="00A32AD6">
        <w:rPr>
          <w:lang w:val="de-CH" w:eastAsia="en-US"/>
          <w:rPrChange w:id="985" w:author="ESKINAZI Mickael" w:date="2026-05-15T15:51:00Z" w16du:dateUtc="2026-05-15T13:51:00Z">
            <w:rPr>
              <w:lang w:val="fr-FR" w:eastAsia="en-US"/>
            </w:rPr>
          </w:rPrChange>
        </w:rPr>
        <w:t>2 :</w:t>
      </w:r>
      <w:proofErr w:type="gramEnd"/>
      <w:r w:rsidRPr="00A32AD6">
        <w:rPr>
          <w:lang w:val="de-CH" w:eastAsia="en-US"/>
          <w:rPrChange w:id="986" w:author="ESKINAZI Mickael" w:date="2026-05-15T15:51:00Z" w16du:dateUtc="2026-05-15T13:51:00Z">
            <w:rPr>
              <w:lang w:val="fr-FR" w:eastAsia="en-US"/>
            </w:rPr>
          </w:rPrChange>
        </w:rPr>
        <w:t xml:space="preserve"> Elegant Graphics </w:t>
      </w:r>
      <w:proofErr w:type="spellStart"/>
      <w:r w:rsidRPr="00A32AD6">
        <w:rPr>
          <w:lang w:val="de-CH" w:eastAsia="en-US"/>
          <w:rPrChange w:id="987" w:author="ESKINAZI Mickael" w:date="2026-05-15T15:51:00Z" w16du:dateUtc="2026-05-15T13:51:00Z">
            <w:rPr>
              <w:lang w:val="fr-FR" w:eastAsia="en-US"/>
            </w:rPr>
          </w:rPrChange>
        </w:rPr>
        <w:t>for</w:t>
      </w:r>
      <w:proofErr w:type="spellEnd"/>
      <w:r w:rsidRPr="00A32AD6">
        <w:rPr>
          <w:lang w:val="de-CH" w:eastAsia="en-US"/>
          <w:rPrChange w:id="988" w:author="ESKINAZI Mickael" w:date="2026-05-15T15:51:00Z" w16du:dateUtc="2026-05-15T13:51:00Z">
            <w:rPr>
              <w:lang w:val="fr-FR" w:eastAsia="en-US"/>
            </w:rPr>
          </w:rPrChange>
        </w:rPr>
        <w:t xml:space="preserve"> Data Analysis. </w:t>
      </w:r>
      <w:r w:rsidRPr="00A32AD6">
        <w:rPr>
          <w:i/>
          <w:iCs/>
          <w:lang w:val="de-CH" w:eastAsia="en-US"/>
          <w:rPrChange w:id="989" w:author="ESKINAZI Mickael" w:date="2026-05-15T15:51:00Z" w16du:dateUtc="2026-05-15T13:51:00Z">
            <w:rPr>
              <w:i/>
              <w:iCs/>
              <w:lang w:val="fr-FR" w:eastAsia="en-US"/>
            </w:rPr>
          </w:rPrChange>
        </w:rPr>
        <w:t>Springer</w:t>
      </w:r>
      <w:r w:rsidRPr="00A32AD6">
        <w:rPr>
          <w:lang w:val="de-CH" w:eastAsia="en-US"/>
          <w:rPrChange w:id="990" w:author="ESKINAZI Mickael" w:date="2026-05-15T15:51:00Z" w16du:dateUtc="2026-05-15T13:51:00Z">
            <w:rPr>
              <w:lang w:val="fr-FR" w:eastAsia="en-US"/>
            </w:rPr>
          </w:rPrChange>
        </w:rPr>
        <w:t>.</w:t>
      </w:r>
    </w:p>
    <w:p w14:paraId="454D226D" w14:textId="77777777" w:rsidR="00A32AD6" w:rsidRPr="00A32AD6" w:rsidRDefault="00A32AD6" w:rsidP="00A32AD6">
      <w:pPr>
        <w:pStyle w:val="Bibliographie"/>
        <w:rPr>
          <w:lang w:val="de-CH" w:eastAsia="en-US"/>
          <w:rPrChange w:id="991" w:author="ESKINAZI Mickael" w:date="2026-05-15T15:51:00Z" w16du:dateUtc="2026-05-15T13:51:00Z">
            <w:rPr>
              <w:lang w:val="fr-FR" w:eastAsia="en-US"/>
            </w:rPr>
          </w:rPrChange>
        </w:rPr>
      </w:pPr>
      <w:r w:rsidRPr="00A32AD6">
        <w:rPr>
          <w:lang w:val="de-CH" w:eastAsia="en-US"/>
          <w:rPrChange w:id="992" w:author="ESKINAZI Mickael" w:date="2026-05-15T15:51:00Z" w16du:dateUtc="2026-05-15T13:51:00Z">
            <w:rPr>
              <w:lang w:val="fr-FR" w:eastAsia="en-US"/>
            </w:rPr>
          </w:rPrChange>
        </w:rPr>
        <w:t xml:space="preserve">Wickham, H., François, R., Henry, L., Müller, K., &amp; Vaughan, D. (2025). </w:t>
      </w:r>
      <w:proofErr w:type="spellStart"/>
      <w:proofErr w:type="gramStart"/>
      <w:r w:rsidRPr="00A32AD6">
        <w:rPr>
          <w:i/>
          <w:iCs/>
          <w:lang w:val="de-CH" w:eastAsia="en-US"/>
          <w:rPrChange w:id="993" w:author="ESKINAZI Mickael" w:date="2026-05-15T15:51:00Z" w16du:dateUtc="2026-05-15T13:51:00Z">
            <w:rPr>
              <w:i/>
              <w:iCs/>
              <w:lang w:val="fr-FR" w:eastAsia="en-US"/>
            </w:rPr>
          </w:rPrChange>
        </w:rPr>
        <w:t>dplyr</w:t>
      </w:r>
      <w:proofErr w:type="spellEnd"/>
      <w:r w:rsidRPr="00A32AD6">
        <w:rPr>
          <w:i/>
          <w:iCs/>
          <w:lang w:val="de-CH" w:eastAsia="en-US"/>
          <w:rPrChange w:id="994" w:author="ESKINAZI Mickael" w:date="2026-05-15T15:51:00Z" w16du:dateUtc="2026-05-15T13:51:00Z">
            <w:rPr>
              <w:i/>
              <w:iCs/>
              <w:lang w:val="fr-FR" w:eastAsia="en-US"/>
            </w:rPr>
          </w:rPrChange>
        </w:rPr>
        <w:t> :</w:t>
      </w:r>
      <w:proofErr w:type="gramEnd"/>
      <w:r w:rsidRPr="00A32AD6">
        <w:rPr>
          <w:i/>
          <w:iCs/>
          <w:lang w:val="de-CH" w:eastAsia="en-US"/>
          <w:rPrChange w:id="995" w:author="ESKINAZI Mickael" w:date="2026-05-15T15:51:00Z" w16du:dateUtc="2026-05-15T13:51:00Z">
            <w:rPr>
              <w:i/>
              <w:iCs/>
              <w:lang w:val="fr-FR" w:eastAsia="en-US"/>
            </w:rPr>
          </w:rPrChange>
        </w:rPr>
        <w:t xml:space="preserve"> A Grammar </w:t>
      </w:r>
      <w:proofErr w:type="spellStart"/>
      <w:r w:rsidRPr="00A32AD6">
        <w:rPr>
          <w:i/>
          <w:iCs/>
          <w:lang w:val="de-CH" w:eastAsia="en-US"/>
          <w:rPrChange w:id="996" w:author="ESKINAZI Mickael" w:date="2026-05-15T15:51:00Z" w16du:dateUtc="2026-05-15T13:51:00Z">
            <w:rPr>
              <w:i/>
              <w:iCs/>
              <w:lang w:val="fr-FR" w:eastAsia="en-US"/>
            </w:rPr>
          </w:rPrChange>
        </w:rPr>
        <w:t>of</w:t>
      </w:r>
      <w:proofErr w:type="spellEnd"/>
      <w:r w:rsidRPr="00A32AD6">
        <w:rPr>
          <w:i/>
          <w:iCs/>
          <w:lang w:val="de-CH" w:eastAsia="en-US"/>
          <w:rPrChange w:id="997" w:author="ESKINAZI Mickael" w:date="2026-05-15T15:51:00Z" w16du:dateUtc="2026-05-15T13:51:00Z">
            <w:rPr>
              <w:i/>
              <w:iCs/>
              <w:lang w:val="fr-FR" w:eastAsia="en-US"/>
            </w:rPr>
          </w:rPrChange>
        </w:rPr>
        <w:t xml:space="preserve"> Data Manipulation</w:t>
      </w:r>
      <w:r w:rsidRPr="00A32AD6">
        <w:rPr>
          <w:lang w:val="de-CH" w:eastAsia="en-US"/>
          <w:rPrChange w:id="998" w:author="ESKINAZI Mickael" w:date="2026-05-15T15:51:00Z" w16du:dateUtc="2026-05-15T13:51:00Z">
            <w:rPr>
              <w:lang w:val="fr-FR" w:eastAsia="en-US"/>
            </w:rPr>
          </w:rPrChange>
        </w:rPr>
        <w:t>. https://dplyr.tidyverse.org</w:t>
      </w:r>
    </w:p>
    <w:p w14:paraId="3B2E90B5" w14:textId="77777777" w:rsidR="00A32AD6" w:rsidRPr="00A32AD6" w:rsidRDefault="00A32AD6" w:rsidP="00A32AD6">
      <w:pPr>
        <w:pStyle w:val="Bibliographie"/>
        <w:rPr>
          <w:lang w:val="fr-FR" w:eastAsia="en-US"/>
        </w:rPr>
      </w:pPr>
      <w:r w:rsidRPr="00A32AD6">
        <w:rPr>
          <w:lang w:val="de-CH" w:eastAsia="en-US"/>
          <w:rPrChange w:id="999" w:author="ESKINAZI Mickael" w:date="2026-05-15T15:51:00Z" w16du:dateUtc="2026-05-15T13:51:00Z">
            <w:rPr>
              <w:lang w:val="fr-FR" w:eastAsia="en-US"/>
            </w:rPr>
          </w:rPrChange>
        </w:rPr>
        <w:t xml:space="preserve">Wolfson, P. E., Andries, J., </w:t>
      </w:r>
      <w:proofErr w:type="spellStart"/>
      <w:r w:rsidRPr="00A32AD6">
        <w:rPr>
          <w:lang w:val="de-CH" w:eastAsia="en-US"/>
          <w:rPrChange w:id="1000" w:author="ESKINAZI Mickael" w:date="2026-05-15T15:51:00Z" w16du:dateUtc="2026-05-15T13:51:00Z">
            <w:rPr>
              <w:lang w:val="fr-FR" w:eastAsia="en-US"/>
            </w:rPr>
          </w:rPrChange>
        </w:rPr>
        <w:t>Feduccia</w:t>
      </w:r>
      <w:proofErr w:type="spellEnd"/>
      <w:r w:rsidRPr="00A32AD6">
        <w:rPr>
          <w:lang w:val="de-CH" w:eastAsia="en-US"/>
          <w:rPrChange w:id="1001" w:author="ESKINAZI Mickael" w:date="2026-05-15T15:51:00Z" w16du:dateUtc="2026-05-15T13:51:00Z">
            <w:rPr>
              <w:lang w:val="fr-FR" w:eastAsia="en-US"/>
            </w:rPr>
          </w:rPrChange>
        </w:rPr>
        <w:t xml:space="preserve">, A. A., Jerome, L., Wang, J. B., Williams, E., Carlin, S. C., </w:t>
      </w:r>
      <w:proofErr w:type="spellStart"/>
      <w:r w:rsidRPr="00A32AD6">
        <w:rPr>
          <w:lang w:val="de-CH" w:eastAsia="en-US"/>
          <w:rPrChange w:id="1002" w:author="ESKINAZI Mickael" w:date="2026-05-15T15:51:00Z" w16du:dateUtc="2026-05-15T13:51:00Z">
            <w:rPr>
              <w:lang w:val="fr-FR" w:eastAsia="en-US"/>
            </w:rPr>
          </w:rPrChange>
        </w:rPr>
        <w:t>Sola</w:t>
      </w:r>
      <w:proofErr w:type="spellEnd"/>
      <w:r w:rsidRPr="00A32AD6">
        <w:rPr>
          <w:lang w:val="de-CH" w:eastAsia="en-US"/>
          <w:rPrChange w:id="1003" w:author="ESKINAZI Mickael" w:date="2026-05-15T15:51:00Z" w16du:dateUtc="2026-05-15T13:51:00Z">
            <w:rPr>
              <w:lang w:val="fr-FR" w:eastAsia="en-US"/>
            </w:rPr>
          </w:rPrChange>
        </w:rPr>
        <w:t xml:space="preserve">, E., Hamilton, S., </w:t>
      </w:r>
      <w:proofErr w:type="spellStart"/>
      <w:r w:rsidRPr="00A32AD6">
        <w:rPr>
          <w:lang w:val="de-CH" w:eastAsia="en-US"/>
          <w:rPrChange w:id="1004" w:author="ESKINAZI Mickael" w:date="2026-05-15T15:51:00Z" w16du:dateUtc="2026-05-15T13:51:00Z">
            <w:rPr>
              <w:lang w:val="fr-FR" w:eastAsia="en-US"/>
            </w:rPr>
          </w:rPrChange>
        </w:rPr>
        <w:t>Yazar-Klosinski</w:t>
      </w:r>
      <w:proofErr w:type="spellEnd"/>
      <w:r w:rsidRPr="00A32AD6">
        <w:rPr>
          <w:lang w:val="de-CH" w:eastAsia="en-US"/>
          <w:rPrChange w:id="1005" w:author="ESKINAZI Mickael" w:date="2026-05-15T15:51:00Z" w16du:dateUtc="2026-05-15T13:51:00Z">
            <w:rPr>
              <w:lang w:val="fr-FR" w:eastAsia="en-US"/>
            </w:rPr>
          </w:rPrChange>
        </w:rPr>
        <w:t xml:space="preserve">, B., Emerson, A., </w:t>
      </w:r>
      <w:proofErr w:type="spellStart"/>
      <w:r w:rsidRPr="00A32AD6">
        <w:rPr>
          <w:lang w:val="de-CH" w:eastAsia="en-US"/>
          <w:rPrChange w:id="1006" w:author="ESKINAZI Mickael" w:date="2026-05-15T15:51:00Z" w16du:dateUtc="2026-05-15T13:51:00Z">
            <w:rPr>
              <w:lang w:val="fr-FR" w:eastAsia="en-US"/>
            </w:rPr>
          </w:rPrChange>
        </w:rPr>
        <w:t>Mithoefer</w:t>
      </w:r>
      <w:proofErr w:type="spellEnd"/>
      <w:r w:rsidRPr="00A32AD6">
        <w:rPr>
          <w:lang w:val="de-CH" w:eastAsia="en-US"/>
          <w:rPrChange w:id="1007" w:author="ESKINAZI Mickael" w:date="2026-05-15T15:51:00Z" w16du:dateUtc="2026-05-15T13:51:00Z">
            <w:rPr>
              <w:lang w:val="fr-FR" w:eastAsia="en-US"/>
            </w:rPr>
          </w:rPrChange>
        </w:rPr>
        <w:t>, M. C., &amp; Doblin, R. (2020). MDMA-</w:t>
      </w:r>
      <w:proofErr w:type="spellStart"/>
      <w:r w:rsidRPr="00A32AD6">
        <w:rPr>
          <w:lang w:val="de-CH" w:eastAsia="en-US"/>
          <w:rPrChange w:id="1008" w:author="ESKINAZI Mickael" w:date="2026-05-15T15:51:00Z" w16du:dateUtc="2026-05-15T13:51:00Z">
            <w:rPr>
              <w:lang w:val="fr-FR" w:eastAsia="en-US"/>
            </w:rPr>
          </w:rPrChange>
        </w:rPr>
        <w:t>assisted</w:t>
      </w:r>
      <w:proofErr w:type="spellEnd"/>
      <w:r w:rsidRPr="00A32AD6">
        <w:rPr>
          <w:lang w:val="de-CH" w:eastAsia="en-US"/>
          <w:rPrChange w:id="1009" w:author="ESKINAZI Mickael" w:date="2026-05-15T15:51:00Z" w16du:dateUtc="2026-05-15T13:51:00Z">
            <w:rPr>
              <w:lang w:val="fr-FR" w:eastAsia="en-US"/>
            </w:rPr>
          </w:rPrChange>
        </w:rPr>
        <w:t xml:space="preserve"> </w:t>
      </w:r>
      <w:proofErr w:type="spellStart"/>
      <w:r w:rsidRPr="00A32AD6">
        <w:rPr>
          <w:lang w:val="de-CH" w:eastAsia="en-US"/>
          <w:rPrChange w:id="1010" w:author="ESKINAZI Mickael" w:date="2026-05-15T15:51:00Z" w16du:dateUtc="2026-05-15T13:51:00Z">
            <w:rPr>
              <w:lang w:val="fr-FR" w:eastAsia="en-US"/>
            </w:rPr>
          </w:rPrChange>
        </w:rPr>
        <w:t>psychotherapy</w:t>
      </w:r>
      <w:proofErr w:type="spellEnd"/>
      <w:r w:rsidRPr="00A32AD6">
        <w:rPr>
          <w:lang w:val="de-CH" w:eastAsia="en-US"/>
          <w:rPrChange w:id="1011" w:author="ESKINAZI Mickael" w:date="2026-05-15T15:51:00Z" w16du:dateUtc="2026-05-15T13:51:00Z">
            <w:rPr>
              <w:lang w:val="fr-FR" w:eastAsia="en-US"/>
            </w:rPr>
          </w:rPrChange>
        </w:rPr>
        <w:t xml:space="preserve"> </w:t>
      </w:r>
      <w:proofErr w:type="spellStart"/>
      <w:r w:rsidRPr="00A32AD6">
        <w:rPr>
          <w:lang w:val="de-CH" w:eastAsia="en-US"/>
          <w:rPrChange w:id="1012" w:author="ESKINAZI Mickael" w:date="2026-05-15T15:51:00Z" w16du:dateUtc="2026-05-15T13:51:00Z">
            <w:rPr>
              <w:lang w:val="fr-FR" w:eastAsia="en-US"/>
            </w:rPr>
          </w:rPrChange>
        </w:rPr>
        <w:t>for</w:t>
      </w:r>
      <w:proofErr w:type="spellEnd"/>
      <w:r w:rsidRPr="00A32AD6">
        <w:rPr>
          <w:lang w:val="de-CH" w:eastAsia="en-US"/>
          <w:rPrChange w:id="1013" w:author="ESKINAZI Mickael" w:date="2026-05-15T15:51:00Z" w16du:dateUtc="2026-05-15T13:51:00Z">
            <w:rPr>
              <w:lang w:val="fr-FR" w:eastAsia="en-US"/>
            </w:rPr>
          </w:rPrChange>
        </w:rPr>
        <w:t xml:space="preserve"> </w:t>
      </w:r>
      <w:proofErr w:type="spellStart"/>
      <w:r w:rsidRPr="00A32AD6">
        <w:rPr>
          <w:lang w:val="de-CH" w:eastAsia="en-US"/>
          <w:rPrChange w:id="1014" w:author="ESKINAZI Mickael" w:date="2026-05-15T15:51:00Z" w16du:dateUtc="2026-05-15T13:51:00Z">
            <w:rPr>
              <w:lang w:val="fr-FR" w:eastAsia="en-US"/>
            </w:rPr>
          </w:rPrChange>
        </w:rPr>
        <w:t>treatment</w:t>
      </w:r>
      <w:proofErr w:type="spellEnd"/>
      <w:r w:rsidRPr="00A32AD6">
        <w:rPr>
          <w:lang w:val="de-CH" w:eastAsia="en-US"/>
          <w:rPrChange w:id="1015" w:author="ESKINAZI Mickael" w:date="2026-05-15T15:51:00Z" w16du:dateUtc="2026-05-15T13:51:00Z">
            <w:rPr>
              <w:lang w:val="fr-FR" w:eastAsia="en-US"/>
            </w:rPr>
          </w:rPrChange>
        </w:rPr>
        <w:t xml:space="preserve"> </w:t>
      </w:r>
      <w:proofErr w:type="spellStart"/>
      <w:r w:rsidRPr="00A32AD6">
        <w:rPr>
          <w:lang w:val="de-CH" w:eastAsia="en-US"/>
          <w:rPrChange w:id="1016" w:author="ESKINAZI Mickael" w:date="2026-05-15T15:51:00Z" w16du:dateUtc="2026-05-15T13:51:00Z">
            <w:rPr>
              <w:lang w:val="fr-FR" w:eastAsia="en-US"/>
            </w:rPr>
          </w:rPrChange>
        </w:rPr>
        <w:t>of</w:t>
      </w:r>
      <w:proofErr w:type="spellEnd"/>
      <w:r w:rsidRPr="00A32AD6">
        <w:rPr>
          <w:lang w:val="de-CH" w:eastAsia="en-US"/>
          <w:rPrChange w:id="1017" w:author="ESKINAZI Mickael" w:date="2026-05-15T15:51:00Z" w16du:dateUtc="2026-05-15T13:51:00Z">
            <w:rPr>
              <w:lang w:val="fr-FR" w:eastAsia="en-US"/>
            </w:rPr>
          </w:rPrChange>
        </w:rPr>
        <w:t xml:space="preserve"> </w:t>
      </w:r>
      <w:proofErr w:type="spellStart"/>
      <w:r w:rsidRPr="00A32AD6">
        <w:rPr>
          <w:lang w:val="de-CH" w:eastAsia="en-US"/>
          <w:rPrChange w:id="1018" w:author="ESKINAZI Mickael" w:date="2026-05-15T15:51:00Z" w16du:dateUtc="2026-05-15T13:51:00Z">
            <w:rPr>
              <w:lang w:val="fr-FR" w:eastAsia="en-US"/>
            </w:rPr>
          </w:rPrChange>
        </w:rPr>
        <w:t>anxiety</w:t>
      </w:r>
      <w:proofErr w:type="spellEnd"/>
      <w:r w:rsidRPr="00A32AD6">
        <w:rPr>
          <w:lang w:val="de-CH" w:eastAsia="en-US"/>
          <w:rPrChange w:id="1019" w:author="ESKINAZI Mickael" w:date="2026-05-15T15:51:00Z" w16du:dateUtc="2026-05-15T13:51:00Z">
            <w:rPr>
              <w:lang w:val="fr-FR" w:eastAsia="en-US"/>
            </w:rPr>
          </w:rPrChange>
        </w:rPr>
        <w:t xml:space="preserve"> and </w:t>
      </w:r>
      <w:proofErr w:type="spellStart"/>
      <w:r w:rsidRPr="00A32AD6">
        <w:rPr>
          <w:lang w:val="de-CH" w:eastAsia="en-US"/>
          <w:rPrChange w:id="1020" w:author="ESKINAZI Mickael" w:date="2026-05-15T15:51:00Z" w16du:dateUtc="2026-05-15T13:51:00Z">
            <w:rPr>
              <w:lang w:val="fr-FR" w:eastAsia="en-US"/>
            </w:rPr>
          </w:rPrChange>
        </w:rPr>
        <w:t>other</w:t>
      </w:r>
      <w:proofErr w:type="spellEnd"/>
      <w:r w:rsidRPr="00A32AD6">
        <w:rPr>
          <w:lang w:val="de-CH" w:eastAsia="en-US"/>
          <w:rPrChange w:id="1021" w:author="ESKINAZI Mickael" w:date="2026-05-15T15:51:00Z" w16du:dateUtc="2026-05-15T13:51:00Z">
            <w:rPr>
              <w:lang w:val="fr-FR" w:eastAsia="en-US"/>
            </w:rPr>
          </w:rPrChange>
        </w:rPr>
        <w:t xml:space="preserve"> </w:t>
      </w:r>
      <w:proofErr w:type="spellStart"/>
      <w:r w:rsidRPr="00A32AD6">
        <w:rPr>
          <w:lang w:val="de-CH" w:eastAsia="en-US"/>
          <w:rPrChange w:id="1022" w:author="ESKINAZI Mickael" w:date="2026-05-15T15:51:00Z" w16du:dateUtc="2026-05-15T13:51:00Z">
            <w:rPr>
              <w:lang w:val="fr-FR" w:eastAsia="en-US"/>
            </w:rPr>
          </w:rPrChange>
        </w:rPr>
        <w:t>psychological</w:t>
      </w:r>
      <w:proofErr w:type="spellEnd"/>
      <w:r w:rsidRPr="00A32AD6">
        <w:rPr>
          <w:lang w:val="de-CH" w:eastAsia="en-US"/>
          <w:rPrChange w:id="1023" w:author="ESKINAZI Mickael" w:date="2026-05-15T15:51:00Z" w16du:dateUtc="2026-05-15T13:51:00Z">
            <w:rPr>
              <w:lang w:val="fr-FR" w:eastAsia="en-US"/>
            </w:rPr>
          </w:rPrChange>
        </w:rPr>
        <w:t xml:space="preserve"> </w:t>
      </w:r>
      <w:proofErr w:type="spellStart"/>
      <w:r w:rsidRPr="00A32AD6">
        <w:rPr>
          <w:lang w:val="de-CH" w:eastAsia="en-US"/>
          <w:rPrChange w:id="1024" w:author="ESKINAZI Mickael" w:date="2026-05-15T15:51:00Z" w16du:dateUtc="2026-05-15T13:51:00Z">
            <w:rPr>
              <w:lang w:val="fr-FR" w:eastAsia="en-US"/>
            </w:rPr>
          </w:rPrChange>
        </w:rPr>
        <w:t>distress</w:t>
      </w:r>
      <w:proofErr w:type="spellEnd"/>
      <w:r w:rsidRPr="00A32AD6">
        <w:rPr>
          <w:lang w:val="de-CH" w:eastAsia="en-US"/>
          <w:rPrChange w:id="1025" w:author="ESKINAZI Mickael" w:date="2026-05-15T15:51:00Z" w16du:dateUtc="2026-05-15T13:51:00Z">
            <w:rPr>
              <w:lang w:val="fr-FR" w:eastAsia="en-US"/>
            </w:rPr>
          </w:rPrChange>
        </w:rPr>
        <w:t xml:space="preserve"> </w:t>
      </w:r>
      <w:proofErr w:type="spellStart"/>
      <w:r w:rsidRPr="00A32AD6">
        <w:rPr>
          <w:lang w:val="de-CH" w:eastAsia="en-US"/>
          <w:rPrChange w:id="1026" w:author="ESKINAZI Mickael" w:date="2026-05-15T15:51:00Z" w16du:dateUtc="2026-05-15T13:51:00Z">
            <w:rPr>
              <w:lang w:val="fr-FR" w:eastAsia="en-US"/>
            </w:rPr>
          </w:rPrChange>
        </w:rPr>
        <w:t>related</w:t>
      </w:r>
      <w:proofErr w:type="spellEnd"/>
      <w:r w:rsidRPr="00A32AD6">
        <w:rPr>
          <w:lang w:val="de-CH" w:eastAsia="en-US"/>
          <w:rPrChange w:id="1027" w:author="ESKINAZI Mickael" w:date="2026-05-15T15:51:00Z" w16du:dateUtc="2026-05-15T13:51:00Z">
            <w:rPr>
              <w:lang w:val="fr-FR" w:eastAsia="en-US"/>
            </w:rPr>
          </w:rPrChange>
        </w:rPr>
        <w:t xml:space="preserve"> </w:t>
      </w:r>
      <w:proofErr w:type="spellStart"/>
      <w:r w:rsidRPr="00A32AD6">
        <w:rPr>
          <w:lang w:val="de-CH" w:eastAsia="en-US"/>
          <w:rPrChange w:id="1028" w:author="ESKINAZI Mickael" w:date="2026-05-15T15:51:00Z" w16du:dateUtc="2026-05-15T13:51:00Z">
            <w:rPr>
              <w:lang w:val="fr-FR" w:eastAsia="en-US"/>
            </w:rPr>
          </w:rPrChange>
        </w:rPr>
        <w:t>to</w:t>
      </w:r>
      <w:proofErr w:type="spellEnd"/>
      <w:r w:rsidRPr="00A32AD6">
        <w:rPr>
          <w:lang w:val="de-CH" w:eastAsia="en-US"/>
          <w:rPrChange w:id="1029" w:author="ESKINAZI Mickael" w:date="2026-05-15T15:51:00Z" w16du:dateUtc="2026-05-15T13:51:00Z">
            <w:rPr>
              <w:lang w:val="fr-FR" w:eastAsia="en-US"/>
            </w:rPr>
          </w:rPrChange>
        </w:rPr>
        <w:t xml:space="preserve"> </w:t>
      </w:r>
      <w:proofErr w:type="spellStart"/>
      <w:r w:rsidRPr="00A32AD6">
        <w:rPr>
          <w:lang w:val="de-CH" w:eastAsia="en-US"/>
          <w:rPrChange w:id="1030" w:author="ESKINAZI Mickael" w:date="2026-05-15T15:51:00Z" w16du:dateUtc="2026-05-15T13:51:00Z">
            <w:rPr>
              <w:lang w:val="fr-FR" w:eastAsia="en-US"/>
            </w:rPr>
          </w:rPrChange>
        </w:rPr>
        <w:t>life-threatening</w:t>
      </w:r>
      <w:proofErr w:type="spellEnd"/>
      <w:r w:rsidRPr="00A32AD6">
        <w:rPr>
          <w:lang w:val="de-CH" w:eastAsia="en-US"/>
          <w:rPrChange w:id="1031" w:author="ESKINAZI Mickael" w:date="2026-05-15T15:51:00Z" w16du:dateUtc="2026-05-15T13:51:00Z">
            <w:rPr>
              <w:lang w:val="fr-FR" w:eastAsia="en-US"/>
            </w:rPr>
          </w:rPrChange>
        </w:rPr>
        <w:t xml:space="preserve"> </w:t>
      </w:r>
      <w:proofErr w:type="spellStart"/>
      <w:proofErr w:type="gramStart"/>
      <w:r w:rsidRPr="00A32AD6">
        <w:rPr>
          <w:lang w:val="de-CH" w:eastAsia="en-US"/>
          <w:rPrChange w:id="1032" w:author="ESKINAZI Mickael" w:date="2026-05-15T15:51:00Z" w16du:dateUtc="2026-05-15T13:51:00Z">
            <w:rPr>
              <w:lang w:val="fr-FR" w:eastAsia="en-US"/>
            </w:rPr>
          </w:rPrChange>
        </w:rPr>
        <w:t>illnesses</w:t>
      </w:r>
      <w:proofErr w:type="spellEnd"/>
      <w:r w:rsidRPr="00A32AD6">
        <w:rPr>
          <w:lang w:val="de-CH" w:eastAsia="en-US"/>
          <w:rPrChange w:id="1033" w:author="ESKINAZI Mickael" w:date="2026-05-15T15:51:00Z" w16du:dateUtc="2026-05-15T13:51:00Z">
            <w:rPr>
              <w:lang w:val="fr-FR" w:eastAsia="en-US"/>
            </w:rPr>
          </w:rPrChange>
        </w:rPr>
        <w:t> :</w:t>
      </w:r>
      <w:proofErr w:type="gramEnd"/>
      <w:r w:rsidRPr="00A32AD6">
        <w:rPr>
          <w:lang w:val="de-CH" w:eastAsia="en-US"/>
          <w:rPrChange w:id="1034" w:author="ESKINAZI Mickael" w:date="2026-05-15T15:51:00Z" w16du:dateUtc="2026-05-15T13:51:00Z">
            <w:rPr>
              <w:lang w:val="fr-FR" w:eastAsia="en-US"/>
            </w:rPr>
          </w:rPrChange>
        </w:rPr>
        <w:t xml:space="preserve"> A </w:t>
      </w:r>
      <w:proofErr w:type="spellStart"/>
      <w:r w:rsidRPr="00A32AD6">
        <w:rPr>
          <w:lang w:val="de-CH" w:eastAsia="en-US"/>
          <w:rPrChange w:id="1035" w:author="ESKINAZI Mickael" w:date="2026-05-15T15:51:00Z" w16du:dateUtc="2026-05-15T13:51:00Z">
            <w:rPr>
              <w:lang w:val="fr-FR" w:eastAsia="en-US"/>
            </w:rPr>
          </w:rPrChange>
        </w:rPr>
        <w:t>randomized</w:t>
      </w:r>
      <w:proofErr w:type="spellEnd"/>
      <w:r w:rsidRPr="00A32AD6">
        <w:rPr>
          <w:lang w:val="de-CH" w:eastAsia="en-US"/>
          <w:rPrChange w:id="1036" w:author="ESKINAZI Mickael" w:date="2026-05-15T15:51:00Z" w16du:dateUtc="2026-05-15T13:51:00Z">
            <w:rPr>
              <w:lang w:val="fr-FR" w:eastAsia="en-US"/>
            </w:rPr>
          </w:rPrChange>
        </w:rPr>
        <w:t xml:space="preserve"> </w:t>
      </w:r>
      <w:proofErr w:type="spellStart"/>
      <w:r w:rsidRPr="00A32AD6">
        <w:rPr>
          <w:lang w:val="de-CH" w:eastAsia="en-US"/>
          <w:rPrChange w:id="1037" w:author="ESKINAZI Mickael" w:date="2026-05-15T15:51:00Z" w16du:dateUtc="2026-05-15T13:51:00Z">
            <w:rPr>
              <w:lang w:val="fr-FR" w:eastAsia="en-US"/>
            </w:rPr>
          </w:rPrChange>
        </w:rPr>
        <w:t>pilot</w:t>
      </w:r>
      <w:proofErr w:type="spellEnd"/>
      <w:r w:rsidRPr="00A32AD6">
        <w:rPr>
          <w:lang w:val="de-CH" w:eastAsia="en-US"/>
          <w:rPrChange w:id="1038" w:author="ESKINAZI Mickael" w:date="2026-05-15T15:51:00Z" w16du:dateUtc="2026-05-15T13:51:00Z">
            <w:rPr>
              <w:lang w:val="fr-FR" w:eastAsia="en-US"/>
            </w:rPr>
          </w:rPrChange>
        </w:rPr>
        <w:t xml:space="preserve"> </w:t>
      </w:r>
      <w:proofErr w:type="spellStart"/>
      <w:r w:rsidRPr="00A32AD6">
        <w:rPr>
          <w:lang w:val="de-CH" w:eastAsia="en-US"/>
          <w:rPrChange w:id="1039" w:author="ESKINAZI Mickael" w:date="2026-05-15T15:51:00Z" w16du:dateUtc="2026-05-15T13:51:00Z">
            <w:rPr>
              <w:lang w:val="fr-FR" w:eastAsia="en-US"/>
            </w:rPr>
          </w:rPrChange>
        </w:rPr>
        <w:t>study</w:t>
      </w:r>
      <w:proofErr w:type="spellEnd"/>
      <w:r w:rsidRPr="00A32AD6">
        <w:rPr>
          <w:lang w:val="de-CH" w:eastAsia="en-US"/>
          <w:rPrChange w:id="1040" w:author="ESKINAZI Mickael" w:date="2026-05-15T15:51:00Z" w16du:dateUtc="2026-05-15T13:51:00Z">
            <w:rPr>
              <w:lang w:val="fr-FR" w:eastAsia="en-US"/>
            </w:rPr>
          </w:rPrChange>
        </w:rPr>
        <w:t xml:space="preserve">. </w:t>
      </w:r>
      <w:r w:rsidRPr="00A32AD6">
        <w:rPr>
          <w:i/>
          <w:iCs/>
          <w:lang w:val="fr-FR" w:eastAsia="en-US"/>
        </w:rPr>
        <w:t>Scientific Reports</w:t>
      </w:r>
      <w:r w:rsidRPr="00A32AD6">
        <w:rPr>
          <w:lang w:val="fr-FR" w:eastAsia="en-US"/>
        </w:rPr>
        <w:t xml:space="preserve">, </w:t>
      </w:r>
      <w:r w:rsidRPr="00A32AD6">
        <w:rPr>
          <w:i/>
          <w:iCs/>
          <w:lang w:val="fr-FR" w:eastAsia="en-US"/>
        </w:rPr>
        <w:t>10</w:t>
      </w:r>
      <w:r w:rsidRPr="00A32AD6">
        <w:rPr>
          <w:lang w:val="fr-FR" w:eastAsia="en-US"/>
        </w:rPr>
        <w:t>(1), 20442. https://doi.org/10.1038/s41598-020-75706-1</w:t>
      </w:r>
    </w:p>
    <w:p w14:paraId="522D35B1" w14:textId="047232D2" w:rsidR="00E42CCF" w:rsidRPr="00132AA4" w:rsidRDefault="00E42CCF" w:rsidP="00A32AD6">
      <w:pPr>
        <w:pStyle w:val="Bibliographie"/>
        <w:rPr>
          <w:b/>
          <w:bCs/>
          <w:color w:val="000000" w:themeColor="text1"/>
          <w:sz w:val="28"/>
          <w:szCs w:val="28"/>
          <w:lang w:val="en-US"/>
        </w:rPr>
      </w:pPr>
      <w:r w:rsidRPr="00132AA4">
        <w:rPr>
          <w:b/>
          <w:bCs/>
          <w:color w:val="000000" w:themeColor="text1"/>
          <w:sz w:val="28"/>
          <w:szCs w:val="28"/>
          <w:lang w:val="en-US"/>
        </w:rPr>
        <w:fldChar w:fldCharType="end"/>
      </w:r>
    </w:p>
    <w:p w14:paraId="43C0B6E9" w14:textId="77777777" w:rsidR="00E42CCF" w:rsidRPr="00132AA4" w:rsidRDefault="00E42CCF">
      <w:pPr>
        <w:pStyle w:val="Titre1"/>
        <w:keepNext w:val="0"/>
        <w:keepLines w:val="0"/>
        <w:spacing w:before="360"/>
        <w:rPr>
          <w:b/>
          <w:bCs/>
          <w:color w:val="000000" w:themeColor="text1"/>
          <w:sz w:val="28"/>
          <w:szCs w:val="28"/>
          <w:lang w:val="en-US"/>
        </w:rPr>
      </w:pPr>
    </w:p>
    <w:p w14:paraId="4AB1444D" w14:textId="7FDA4E67" w:rsidR="00682EED" w:rsidRPr="00132AA4" w:rsidRDefault="00682EED">
      <w:pPr>
        <w:rPr>
          <w:color w:val="000000" w:themeColor="text1"/>
          <w:lang w:val="it-CH"/>
        </w:rPr>
      </w:pPr>
    </w:p>
    <w:sectPr w:rsidR="00682EED" w:rsidRPr="00132AA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4" w:author="Daniel myran" w:date="2026-04-27T12:54:00Z" w:initials="Dm">
    <w:p w14:paraId="44A93658" w14:textId="77777777" w:rsidR="00A32AD6" w:rsidRDefault="00A32AD6" w:rsidP="00A32AD6">
      <w:r>
        <w:rPr>
          <w:rStyle w:val="Marquedecommentaire"/>
        </w:rPr>
        <w:annotationRef/>
      </w:r>
      <w:r>
        <w:rPr>
          <w:sz w:val="20"/>
          <w:szCs w:val="20"/>
          <w:lang w:val="fr" w:eastAsia="en-US"/>
        </w:rPr>
        <w:t>Why these specific countries? Canada has a program, I think New Zealand has one as well some US states also have specific regulations?</w:t>
      </w:r>
    </w:p>
  </w:comment>
  <w:comment w:id="296" w:author="Nicholas Fabiano" w:date="2026-04-24T21:18:00Z" w:initials="NF">
    <w:p w14:paraId="3B50AC7F" w14:textId="77777777" w:rsidR="00A32AD6" w:rsidRDefault="00A32AD6" w:rsidP="00A32AD6">
      <w:pPr>
        <w:pStyle w:val="Commentaire"/>
      </w:pPr>
      <w:r>
        <w:rPr>
          <w:rStyle w:val="Marquedecommentaire"/>
        </w:rPr>
        <w:annotationRef/>
      </w:r>
      <w:r>
        <w:rPr>
          <w:lang w:val="fr-FR"/>
        </w:rPr>
        <w:t xml:space="preserve">This is a new framework we have put together with David Lawrence, Robin Carhart-Harris, Charles Raison and team </w:t>
      </w:r>
    </w:p>
    <w:p w14:paraId="20F651EA" w14:textId="77777777" w:rsidR="00A32AD6" w:rsidRDefault="00A32AD6" w:rsidP="00A32AD6">
      <w:pPr>
        <w:pStyle w:val="Commentaire"/>
      </w:pPr>
    </w:p>
    <w:p w14:paraId="24B14651" w14:textId="77777777" w:rsidR="00A32AD6" w:rsidRDefault="00A32AD6" w:rsidP="00A32AD6">
      <w:pPr>
        <w:pStyle w:val="Commentaire"/>
      </w:pPr>
      <w:r>
        <w:rPr>
          <w:lang w:val="fr-FR"/>
        </w:rPr>
        <w:t xml:space="preserve">It compliments REBUS </w:t>
      </w:r>
    </w:p>
    <w:p w14:paraId="3FE34FC4" w14:textId="77777777" w:rsidR="00A32AD6" w:rsidRDefault="00A32AD6" w:rsidP="00A32AD6">
      <w:pPr>
        <w:pStyle w:val="Commentaire"/>
      </w:pPr>
    </w:p>
    <w:p w14:paraId="0E77F0D7" w14:textId="77777777" w:rsidR="00A32AD6" w:rsidRDefault="00A32AD6" w:rsidP="00A32AD6">
      <w:pPr>
        <w:pStyle w:val="Commentaire"/>
      </w:pPr>
      <w:hyperlink r:id="rId1" w:history="1">
        <w:r w:rsidRPr="00EB63A2">
          <w:rPr>
            <w:rStyle w:val="Lienhypertexte"/>
            <w:lang w:val="fr-FR"/>
          </w:rPr>
          <w:t>https://osf.io/preprints/psyarxiv/hxegk_v1</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A93658" w15:done="0"/>
  <w15:commentEx w15:paraId="0E77F0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917EED" w16cex:dateUtc="2026-04-27T16:54:00Z"/>
  <w16cex:commentExtensible w16cex:durableId="22328B9E" w16cex:dateUtc="2026-04-25T0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A93658" w16cid:durableId="69917EED"/>
  <w16cid:commentId w16cid:paraId="0E77F0D7" w16cid:durableId="22328B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1E1A7E1-C595-7841-9F0C-D092A1F0DC9B}"/>
    <w:embedBold r:id="rId2" w:fontKey="{8BFDB97C-BDCB-644D-A610-3EC740C8FD3C}"/>
    <w:embedItalic r:id="rId3" w:fontKey="{D7AC6D6A-45CC-6D46-BA61-E11001A683DD}"/>
  </w:font>
  <w:font w:name="Symbol">
    <w:panose1 w:val="05050102010706020507"/>
    <w:charset w:val="02"/>
    <w:family w:val="decorative"/>
    <w:pitch w:val="variable"/>
    <w:sig w:usb0="00000000" w:usb1="10000000" w:usb2="00000000" w:usb3="00000000" w:csb0="80000000" w:csb1="00000000"/>
    <w:embedRegular r:id="rId4" w:fontKey="{F6929718-8B11-C04E-94DA-FB067C817DF3}"/>
  </w:font>
  <w:font w:name="Courier New">
    <w:panose1 w:val="02070309020205020404"/>
    <w:charset w:val="00"/>
    <w:family w:val="modern"/>
    <w:pitch w:val="fixed"/>
    <w:sig w:usb0="E0002AFF" w:usb1="C0007843" w:usb2="00000009" w:usb3="00000000" w:csb0="000001FF" w:csb1="00000000"/>
    <w:embedRegular r:id="rId5" w:fontKey="{EE3A5424-A18E-CD4F-B105-6F3A0F9DDA1E}"/>
  </w:font>
  <w:font w:name="Wingdings">
    <w:panose1 w:val="05000000000000000000"/>
    <w:charset w:val="4D"/>
    <w:family w:val="decorative"/>
    <w:pitch w:val="variable"/>
    <w:sig w:usb0="00000003" w:usb1="00000000" w:usb2="00000000" w:usb3="00000000" w:csb0="80000001" w:csb1="00000000"/>
    <w:embedRegular r:id="rId6" w:fontKey="{D92F9B05-DE60-9B47-905C-26CB459248E3}"/>
  </w:font>
  <w:font w:name="Arial">
    <w:panose1 w:val="020B0604020202020204"/>
    <w:charset w:val="00"/>
    <w:family w:val="swiss"/>
    <w:pitch w:val="variable"/>
    <w:sig w:usb0="E0002AFF" w:usb1="C0007843" w:usb2="00000009" w:usb3="00000000" w:csb0="000001FF" w:csb1="00000000"/>
    <w:embedRegular r:id="rId7" w:fontKey="{B72DEDDC-3E21-D448-BCF2-23A99E235176}"/>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embedRegular r:id="rId9" w:fontKey="{131FB980-60FF-A84A-9233-CE719FA0250C}"/>
  </w:font>
  <w:font w:name="Cambria">
    <w:panose1 w:val="02040503050406030204"/>
    <w:charset w:val="00"/>
    <w:family w:val="roman"/>
    <w:pitch w:val="variable"/>
    <w:sig w:usb0="E00006FF" w:usb1="420024FF" w:usb2="02000000" w:usb3="00000000" w:csb0="0000019F" w:csb1="00000000"/>
    <w:embedRegular r:id="rId10" w:fontKey="{F93367C0-0E64-9B43-A190-FC0AF7A2EA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1D99"/>
    <w:multiLevelType w:val="hybridMultilevel"/>
    <w:tmpl w:val="E6B406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A61B18"/>
    <w:multiLevelType w:val="multilevel"/>
    <w:tmpl w:val="B21C6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6862D3F"/>
    <w:multiLevelType w:val="hybridMultilevel"/>
    <w:tmpl w:val="E6B406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B5B6AB7"/>
    <w:multiLevelType w:val="hybridMultilevel"/>
    <w:tmpl w:val="991646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A67126E"/>
    <w:multiLevelType w:val="hybridMultilevel"/>
    <w:tmpl w:val="191E036C"/>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67070832">
    <w:abstractNumId w:val="1"/>
  </w:num>
  <w:num w:numId="2" w16cid:durableId="2000960187">
    <w:abstractNumId w:val="3"/>
  </w:num>
  <w:num w:numId="3" w16cid:durableId="484516363">
    <w:abstractNumId w:val="2"/>
  </w:num>
  <w:num w:numId="4" w16cid:durableId="880023349">
    <w:abstractNumId w:val="4"/>
  </w:num>
  <w:num w:numId="5" w16cid:durableId="9943837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KINAZI Mickael">
    <w15:presenceInfo w15:providerId="AD" w15:userId="S::Mickael.Eskinazi@hug.ch::9dde4cdc-7845-4d42-abfe-b16067ad4210"/>
  </w15:person>
  <w15:person w15:author="Daniel myran">
    <w15:presenceInfo w15:providerId="Windows Live" w15:userId="2c3a581875cf59b7"/>
  </w15:person>
  <w15:person w15:author="Nicholas Fabiano">
    <w15:presenceInfo w15:providerId="Windows Live" w15:userId="72920bdf6ab1f6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9E4"/>
    <w:rsid w:val="00005EFA"/>
    <w:rsid w:val="00012EBB"/>
    <w:rsid w:val="000361C3"/>
    <w:rsid w:val="00051D0E"/>
    <w:rsid w:val="00052BA9"/>
    <w:rsid w:val="0006614B"/>
    <w:rsid w:val="00073BFB"/>
    <w:rsid w:val="00081001"/>
    <w:rsid w:val="00081B70"/>
    <w:rsid w:val="00081CF1"/>
    <w:rsid w:val="000829E4"/>
    <w:rsid w:val="000830F2"/>
    <w:rsid w:val="00087309"/>
    <w:rsid w:val="000965D0"/>
    <w:rsid w:val="000A642E"/>
    <w:rsid w:val="000B2BAB"/>
    <w:rsid w:val="000C6B75"/>
    <w:rsid w:val="000D2905"/>
    <w:rsid w:val="000D2B6D"/>
    <w:rsid w:val="000E1D82"/>
    <w:rsid w:val="000E5AF9"/>
    <w:rsid w:val="000E7BD1"/>
    <w:rsid w:val="001222DE"/>
    <w:rsid w:val="0012240D"/>
    <w:rsid w:val="00125D55"/>
    <w:rsid w:val="00132AA4"/>
    <w:rsid w:val="00150F74"/>
    <w:rsid w:val="00155F16"/>
    <w:rsid w:val="00162724"/>
    <w:rsid w:val="001948BB"/>
    <w:rsid w:val="001A4C76"/>
    <w:rsid w:val="001C4249"/>
    <w:rsid w:val="001D37AE"/>
    <w:rsid w:val="001D59DC"/>
    <w:rsid w:val="001F1850"/>
    <w:rsid w:val="00221D6B"/>
    <w:rsid w:val="002433EB"/>
    <w:rsid w:val="00243D69"/>
    <w:rsid w:val="0026050A"/>
    <w:rsid w:val="0026302F"/>
    <w:rsid w:val="0027364F"/>
    <w:rsid w:val="002857BC"/>
    <w:rsid w:val="00291DFC"/>
    <w:rsid w:val="002A0112"/>
    <w:rsid w:val="002A109A"/>
    <w:rsid w:val="002A3EFA"/>
    <w:rsid w:val="002B6A9A"/>
    <w:rsid w:val="002E2286"/>
    <w:rsid w:val="002F117E"/>
    <w:rsid w:val="002F6FE6"/>
    <w:rsid w:val="003037B4"/>
    <w:rsid w:val="00307974"/>
    <w:rsid w:val="00317D8C"/>
    <w:rsid w:val="00323B3B"/>
    <w:rsid w:val="0032425B"/>
    <w:rsid w:val="00331458"/>
    <w:rsid w:val="00345849"/>
    <w:rsid w:val="0035241B"/>
    <w:rsid w:val="00352915"/>
    <w:rsid w:val="0036019D"/>
    <w:rsid w:val="00362AE2"/>
    <w:rsid w:val="003634F3"/>
    <w:rsid w:val="003741F8"/>
    <w:rsid w:val="00374756"/>
    <w:rsid w:val="0037570E"/>
    <w:rsid w:val="003828BA"/>
    <w:rsid w:val="003834CA"/>
    <w:rsid w:val="00393D53"/>
    <w:rsid w:val="003A56D6"/>
    <w:rsid w:val="003B0539"/>
    <w:rsid w:val="003B37F6"/>
    <w:rsid w:val="003B56FA"/>
    <w:rsid w:val="003D2F0A"/>
    <w:rsid w:val="003D39F1"/>
    <w:rsid w:val="003D4716"/>
    <w:rsid w:val="003E11E3"/>
    <w:rsid w:val="003E444A"/>
    <w:rsid w:val="003F6302"/>
    <w:rsid w:val="0040110B"/>
    <w:rsid w:val="00414B13"/>
    <w:rsid w:val="0042578C"/>
    <w:rsid w:val="00425C56"/>
    <w:rsid w:val="00426BF4"/>
    <w:rsid w:val="00430243"/>
    <w:rsid w:val="0043026A"/>
    <w:rsid w:val="0043423D"/>
    <w:rsid w:val="004421A7"/>
    <w:rsid w:val="00446179"/>
    <w:rsid w:val="00447933"/>
    <w:rsid w:val="004A7671"/>
    <w:rsid w:val="004B0B2C"/>
    <w:rsid w:val="004B3794"/>
    <w:rsid w:val="004B3EB2"/>
    <w:rsid w:val="004D0F2B"/>
    <w:rsid w:val="004E317C"/>
    <w:rsid w:val="004E3831"/>
    <w:rsid w:val="004F0E2A"/>
    <w:rsid w:val="005403DE"/>
    <w:rsid w:val="00540D3B"/>
    <w:rsid w:val="00542108"/>
    <w:rsid w:val="00544599"/>
    <w:rsid w:val="00556CAC"/>
    <w:rsid w:val="00575EE5"/>
    <w:rsid w:val="0058730F"/>
    <w:rsid w:val="00596D12"/>
    <w:rsid w:val="005C0EA6"/>
    <w:rsid w:val="005C4C5C"/>
    <w:rsid w:val="005C6117"/>
    <w:rsid w:val="005C6536"/>
    <w:rsid w:val="005C6AD0"/>
    <w:rsid w:val="005D2EA3"/>
    <w:rsid w:val="006006BD"/>
    <w:rsid w:val="00602626"/>
    <w:rsid w:val="0061795C"/>
    <w:rsid w:val="00625F94"/>
    <w:rsid w:val="00637823"/>
    <w:rsid w:val="00651226"/>
    <w:rsid w:val="00651B99"/>
    <w:rsid w:val="006569E1"/>
    <w:rsid w:val="00662F53"/>
    <w:rsid w:val="006651E2"/>
    <w:rsid w:val="006812B0"/>
    <w:rsid w:val="00682EED"/>
    <w:rsid w:val="00691C81"/>
    <w:rsid w:val="00694F8A"/>
    <w:rsid w:val="006A33F9"/>
    <w:rsid w:val="006A3B98"/>
    <w:rsid w:val="006A5560"/>
    <w:rsid w:val="006A5EC7"/>
    <w:rsid w:val="006A6768"/>
    <w:rsid w:val="006B1A20"/>
    <w:rsid w:val="006C245B"/>
    <w:rsid w:val="006C36AA"/>
    <w:rsid w:val="006D04CE"/>
    <w:rsid w:val="006E710C"/>
    <w:rsid w:val="00703BC8"/>
    <w:rsid w:val="00704E0E"/>
    <w:rsid w:val="00707288"/>
    <w:rsid w:val="00721977"/>
    <w:rsid w:val="00736B43"/>
    <w:rsid w:val="00743D76"/>
    <w:rsid w:val="007452E7"/>
    <w:rsid w:val="0076167E"/>
    <w:rsid w:val="00761971"/>
    <w:rsid w:val="0076448A"/>
    <w:rsid w:val="00785795"/>
    <w:rsid w:val="007918F8"/>
    <w:rsid w:val="00791DDC"/>
    <w:rsid w:val="007A17FC"/>
    <w:rsid w:val="007A1F45"/>
    <w:rsid w:val="007A2814"/>
    <w:rsid w:val="007A44DD"/>
    <w:rsid w:val="007B3081"/>
    <w:rsid w:val="007C269E"/>
    <w:rsid w:val="007D56C1"/>
    <w:rsid w:val="007E008A"/>
    <w:rsid w:val="007F001B"/>
    <w:rsid w:val="007F23AA"/>
    <w:rsid w:val="007F6656"/>
    <w:rsid w:val="00831C64"/>
    <w:rsid w:val="00866197"/>
    <w:rsid w:val="008678E2"/>
    <w:rsid w:val="0087492E"/>
    <w:rsid w:val="008A67D9"/>
    <w:rsid w:val="008B447F"/>
    <w:rsid w:val="008C2387"/>
    <w:rsid w:val="008F7DBC"/>
    <w:rsid w:val="0090474B"/>
    <w:rsid w:val="00906766"/>
    <w:rsid w:val="00912DA3"/>
    <w:rsid w:val="00915EA4"/>
    <w:rsid w:val="009303D8"/>
    <w:rsid w:val="009320C6"/>
    <w:rsid w:val="009331EB"/>
    <w:rsid w:val="00950516"/>
    <w:rsid w:val="00951045"/>
    <w:rsid w:val="009647C4"/>
    <w:rsid w:val="00966E60"/>
    <w:rsid w:val="0096712C"/>
    <w:rsid w:val="009679CD"/>
    <w:rsid w:val="009A23BA"/>
    <w:rsid w:val="009C4885"/>
    <w:rsid w:val="009D2430"/>
    <w:rsid w:val="009D4020"/>
    <w:rsid w:val="009D5F33"/>
    <w:rsid w:val="009E61A9"/>
    <w:rsid w:val="009F20C0"/>
    <w:rsid w:val="009F28A6"/>
    <w:rsid w:val="009F3516"/>
    <w:rsid w:val="009F6003"/>
    <w:rsid w:val="00A00B7E"/>
    <w:rsid w:val="00A14BB1"/>
    <w:rsid w:val="00A30C86"/>
    <w:rsid w:val="00A32AD6"/>
    <w:rsid w:val="00A3496E"/>
    <w:rsid w:val="00A458D0"/>
    <w:rsid w:val="00A465C9"/>
    <w:rsid w:val="00A55E0C"/>
    <w:rsid w:val="00A63BB7"/>
    <w:rsid w:val="00A72A95"/>
    <w:rsid w:val="00A75FE9"/>
    <w:rsid w:val="00A90A13"/>
    <w:rsid w:val="00AA11B1"/>
    <w:rsid w:val="00AB1B1C"/>
    <w:rsid w:val="00AD0300"/>
    <w:rsid w:val="00AD0686"/>
    <w:rsid w:val="00AE0DFD"/>
    <w:rsid w:val="00AE1885"/>
    <w:rsid w:val="00B124BB"/>
    <w:rsid w:val="00B13BA1"/>
    <w:rsid w:val="00B24D5E"/>
    <w:rsid w:val="00B262B7"/>
    <w:rsid w:val="00B475F8"/>
    <w:rsid w:val="00B555CA"/>
    <w:rsid w:val="00B57188"/>
    <w:rsid w:val="00B6190C"/>
    <w:rsid w:val="00B63BE3"/>
    <w:rsid w:val="00B776B0"/>
    <w:rsid w:val="00B80F83"/>
    <w:rsid w:val="00B83814"/>
    <w:rsid w:val="00B877A7"/>
    <w:rsid w:val="00B91CE2"/>
    <w:rsid w:val="00B94FD2"/>
    <w:rsid w:val="00BA3AC5"/>
    <w:rsid w:val="00BA5DF2"/>
    <w:rsid w:val="00BA720A"/>
    <w:rsid w:val="00BB2839"/>
    <w:rsid w:val="00BC0A6D"/>
    <w:rsid w:val="00BC219B"/>
    <w:rsid w:val="00BC5CCC"/>
    <w:rsid w:val="00BD1039"/>
    <w:rsid w:val="00BD5AB6"/>
    <w:rsid w:val="00BE1F6F"/>
    <w:rsid w:val="00BF5A8E"/>
    <w:rsid w:val="00C02771"/>
    <w:rsid w:val="00C25443"/>
    <w:rsid w:val="00C27DF1"/>
    <w:rsid w:val="00C31118"/>
    <w:rsid w:val="00C41875"/>
    <w:rsid w:val="00C4252A"/>
    <w:rsid w:val="00C43C8F"/>
    <w:rsid w:val="00C67D03"/>
    <w:rsid w:val="00C70F06"/>
    <w:rsid w:val="00C71868"/>
    <w:rsid w:val="00C84CD8"/>
    <w:rsid w:val="00C86498"/>
    <w:rsid w:val="00C97945"/>
    <w:rsid w:val="00CB07D5"/>
    <w:rsid w:val="00CB1243"/>
    <w:rsid w:val="00CB6B4E"/>
    <w:rsid w:val="00CD0DB3"/>
    <w:rsid w:val="00CD47A2"/>
    <w:rsid w:val="00CD4DE6"/>
    <w:rsid w:val="00CF3213"/>
    <w:rsid w:val="00CF469C"/>
    <w:rsid w:val="00CF4D29"/>
    <w:rsid w:val="00D10F02"/>
    <w:rsid w:val="00D12310"/>
    <w:rsid w:val="00D20462"/>
    <w:rsid w:val="00D40187"/>
    <w:rsid w:val="00D558AC"/>
    <w:rsid w:val="00D55EAC"/>
    <w:rsid w:val="00D67C28"/>
    <w:rsid w:val="00D71995"/>
    <w:rsid w:val="00D7209C"/>
    <w:rsid w:val="00DD280F"/>
    <w:rsid w:val="00DE7B0E"/>
    <w:rsid w:val="00DF2909"/>
    <w:rsid w:val="00E02FDD"/>
    <w:rsid w:val="00E13EBD"/>
    <w:rsid w:val="00E17D79"/>
    <w:rsid w:val="00E24421"/>
    <w:rsid w:val="00E42CCF"/>
    <w:rsid w:val="00E462C7"/>
    <w:rsid w:val="00E5054F"/>
    <w:rsid w:val="00E5169E"/>
    <w:rsid w:val="00E55B15"/>
    <w:rsid w:val="00E65F99"/>
    <w:rsid w:val="00E67811"/>
    <w:rsid w:val="00E704EC"/>
    <w:rsid w:val="00E91655"/>
    <w:rsid w:val="00E97758"/>
    <w:rsid w:val="00EA4683"/>
    <w:rsid w:val="00EB38C7"/>
    <w:rsid w:val="00EB429C"/>
    <w:rsid w:val="00EC40C6"/>
    <w:rsid w:val="00ED3C42"/>
    <w:rsid w:val="00EE3F83"/>
    <w:rsid w:val="00EE42D4"/>
    <w:rsid w:val="00EE587B"/>
    <w:rsid w:val="00EF27B1"/>
    <w:rsid w:val="00F04387"/>
    <w:rsid w:val="00F07EDC"/>
    <w:rsid w:val="00F15104"/>
    <w:rsid w:val="00F403F8"/>
    <w:rsid w:val="00F4566E"/>
    <w:rsid w:val="00F47A10"/>
    <w:rsid w:val="00F53CE8"/>
    <w:rsid w:val="00F56DF8"/>
    <w:rsid w:val="00F6090C"/>
    <w:rsid w:val="00F91A91"/>
    <w:rsid w:val="00F9214E"/>
    <w:rsid w:val="00FA2744"/>
    <w:rsid w:val="00FA3DC5"/>
    <w:rsid w:val="00FA6248"/>
    <w:rsid w:val="00FC19AC"/>
    <w:rsid w:val="00FC75D4"/>
    <w:rsid w:val="00FC7CE4"/>
    <w:rsid w:val="00FE6DAE"/>
    <w:rsid w:val="00FE7176"/>
    <w:rsid w:val="00FE7ADE"/>
    <w:rsid w:val="00FF032C"/>
    <w:rsid w:val="00FF33B6"/>
    <w:rsid w:val="00FF5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D895"/>
  <w15:docId w15:val="{CBF0F9EC-4C63-4143-908A-8AED61FB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AD6"/>
    <w:pPr>
      <w:spacing w:after="0" w:line="240" w:lineRule="auto"/>
    </w:pPr>
    <w:rPr>
      <w:lang w:val="fr-CH" w:eastAsia="fr-FR"/>
    </w:rPr>
  </w:style>
  <w:style w:type="paragraph" w:styleId="Titre1">
    <w:name w:val="heading 1"/>
    <w:basedOn w:val="Normal"/>
    <w:next w:val="Normal"/>
    <w:uiPriority w:val="9"/>
    <w:qFormat/>
    <w:pPr>
      <w:keepNext/>
      <w:keepLines/>
      <w:spacing w:before="400" w:after="120" w:line="360" w:lineRule="auto"/>
      <w:outlineLvl w:val="0"/>
    </w:pPr>
    <w:rPr>
      <w:sz w:val="40"/>
      <w:szCs w:val="40"/>
      <w:lang w:val="fr" w:eastAsia="en-US"/>
    </w:rPr>
  </w:style>
  <w:style w:type="paragraph" w:styleId="Titre2">
    <w:name w:val="heading 2"/>
    <w:basedOn w:val="Normal"/>
    <w:next w:val="Normal"/>
    <w:uiPriority w:val="9"/>
    <w:unhideWhenUsed/>
    <w:qFormat/>
    <w:pPr>
      <w:keepNext/>
      <w:keepLines/>
      <w:spacing w:before="240" w:after="240" w:line="360" w:lineRule="auto"/>
      <w:outlineLvl w:val="1"/>
    </w:pPr>
    <w:rPr>
      <w:b/>
      <w:bCs/>
      <w:sz w:val="28"/>
      <w:szCs w:val="28"/>
      <w:lang w:val="fr" w:eastAsia="en-US"/>
    </w:rPr>
  </w:style>
  <w:style w:type="paragraph" w:styleId="Titre3">
    <w:name w:val="heading 3"/>
    <w:basedOn w:val="Normal"/>
    <w:next w:val="Normal"/>
    <w:uiPriority w:val="9"/>
    <w:unhideWhenUsed/>
    <w:qFormat/>
    <w:pPr>
      <w:keepNext/>
      <w:keepLines/>
      <w:spacing w:before="360" w:after="80" w:line="360" w:lineRule="auto"/>
      <w:outlineLvl w:val="2"/>
    </w:pPr>
    <w:rPr>
      <w:b/>
      <w:bCs/>
      <w:lang w:val="fr" w:eastAsia="en-US"/>
    </w:rPr>
  </w:style>
  <w:style w:type="paragraph" w:styleId="Titre4">
    <w:name w:val="heading 4"/>
    <w:basedOn w:val="Normal"/>
    <w:next w:val="Normal"/>
    <w:uiPriority w:val="9"/>
    <w:unhideWhenUsed/>
    <w:qFormat/>
    <w:pPr>
      <w:keepNext/>
      <w:keepLines/>
      <w:spacing w:before="280" w:after="80" w:line="360" w:lineRule="auto"/>
      <w:outlineLvl w:val="3"/>
    </w:pPr>
    <w:rPr>
      <w:color w:val="666666"/>
      <w:lang w:val="fr" w:eastAsia="en-US"/>
    </w:rPr>
  </w:style>
  <w:style w:type="paragraph" w:styleId="Titre5">
    <w:name w:val="heading 5"/>
    <w:basedOn w:val="Normal"/>
    <w:next w:val="Normal"/>
    <w:uiPriority w:val="9"/>
    <w:semiHidden/>
    <w:unhideWhenUsed/>
    <w:qFormat/>
    <w:pPr>
      <w:keepNext/>
      <w:keepLines/>
      <w:spacing w:before="240" w:after="80" w:line="360" w:lineRule="auto"/>
      <w:outlineLvl w:val="4"/>
    </w:pPr>
    <w:rPr>
      <w:color w:val="666666"/>
      <w:sz w:val="22"/>
      <w:szCs w:val="22"/>
      <w:lang w:val="fr" w:eastAsia="en-US"/>
    </w:rPr>
  </w:style>
  <w:style w:type="paragraph" w:styleId="Titre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line="360" w:lineRule="auto"/>
    </w:pPr>
    <w:rPr>
      <w:sz w:val="52"/>
      <w:szCs w:val="52"/>
      <w:lang w:val="fr" w:eastAsia="en-US"/>
    </w:rPr>
  </w:style>
  <w:style w:type="paragraph" w:styleId="Sous-titre">
    <w:name w:val="Subtitle"/>
    <w:basedOn w:val="Normal"/>
    <w:next w:val="Normal"/>
    <w:uiPriority w:val="11"/>
    <w:qFormat/>
    <w:pPr>
      <w:keepNext/>
      <w:keepLines/>
      <w:spacing w:after="320" w:line="360" w:lineRule="auto"/>
    </w:pPr>
    <w:rPr>
      <w:rFonts w:ascii="Arial" w:eastAsia="Arial" w:hAnsi="Arial" w:cs="Arial"/>
      <w:color w:val="666666"/>
      <w:sz w:val="30"/>
      <w:szCs w:val="30"/>
      <w:lang w:val="fr" w:eastAsia="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Rvision">
    <w:name w:val="Revision"/>
    <w:hidden/>
    <w:uiPriority w:val="99"/>
    <w:semiHidden/>
    <w:rsid w:val="007A17FC"/>
    <w:pPr>
      <w:spacing w:after="0" w:line="240" w:lineRule="auto"/>
    </w:pPr>
  </w:style>
  <w:style w:type="character" w:styleId="Marquedecommentaire">
    <w:name w:val="annotation reference"/>
    <w:basedOn w:val="Policepardfaut"/>
    <w:uiPriority w:val="99"/>
    <w:semiHidden/>
    <w:unhideWhenUsed/>
    <w:rsid w:val="007A17FC"/>
    <w:rPr>
      <w:sz w:val="16"/>
      <w:szCs w:val="16"/>
    </w:rPr>
  </w:style>
  <w:style w:type="paragraph" w:styleId="Commentaire">
    <w:name w:val="annotation text"/>
    <w:basedOn w:val="Normal"/>
    <w:link w:val="CommentaireCar"/>
    <w:uiPriority w:val="99"/>
    <w:unhideWhenUsed/>
    <w:rsid w:val="007A17FC"/>
    <w:pPr>
      <w:spacing w:after="200"/>
    </w:pPr>
    <w:rPr>
      <w:sz w:val="20"/>
      <w:szCs w:val="20"/>
      <w:lang w:val="fr" w:eastAsia="en-US"/>
    </w:rPr>
  </w:style>
  <w:style w:type="character" w:customStyle="1" w:styleId="CommentaireCar">
    <w:name w:val="Commentaire Car"/>
    <w:basedOn w:val="Policepardfaut"/>
    <w:link w:val="Commentaire"/>
    <w:uiPriority w:val="99"/>
    <w:rsid w:val="007A17FC"/>
    <w:rPr>
      <w:sz w:val="20"/>
      <w:szCs w:val="20"/>
    </w:rPr>
  </w:style>
  <w:style w:type="paragraph" w:styleId="Objetducommentaire">
    <w:name w:val="annotation subject"/>
    <w:basedOn w:val="Commentaire"/>
    <w:next w:val="Commentaire"/>
    <w:link w:val="ObjetducommentaireCar"/>
    <w:uiPriority w:val="99"/>
    <w:semiHidden/>
    <w:unhideWhenUsed/>
    <w:rsid w:val="007A17FC"/>
    <w:rPr>
      <w:b/>
      <w:bCs/>
    </w:rPr>
  </w:style>
  <w:style w:type="character" w:customStyle="1" w:styleId="ObjetducommentaireCar">
    <w:name w:val="Objet du commentaire Car"/>
    <w:basedOn w:val="CommentaireCar"/>
    <w:link w:val="Objetducommentaire"/>
    <w:uiPriority w:val="99"/>
    <w:semiHidden/>
    <w:rsid w:val="007A17FC"/>
    <w:rPr>
      <w:b/>
      <w:bCs/>
      <w:sz w:val="20"/>
      <w:szCs w:val="20"/>
    </w:rPr>
  </w:style>
  <w:style w:type="character" w:styleId="Lienhypertexte">
    <w:name w:val="Hyperlink"/>
    <w:basedOn w:val="Policepardfaut"/>
    <w:uiPriority w:val="99"/>
    <w:unhideWhenUsed/>
    <w:rsid w:val="00A30C86"/>
    <w:rPr>
      <w:color w:val="0000FF" w:themeColor="hyperlink"/>
      <w:u w:val="single"/>
    </w:rPr>
  </w:style>
  <w:style w:type="character" w:styleId="Mentionnonrsolue">
    <w:name w:val="Unresolved Mention"/>
    <w:basedOn w:val="Policepardfaut"/>
    <w:uiPriority w:val="99"/>
    <w:semiHidden/>
    <w:unhideWhenUsed/>
    <w:rsid w:val="00A30C86"/>
    <w:rPr>
      <w:color w:val="605E5C"/>
      <w:shd w:val="clear" w:color="auto" w:fill="E1DFDD"/>
    </w:rPr>
  </w:style>
  <w:style w:type="character" w:customStyle="1" w:styleId="s1">
    <w:name w:val="s1"/>
    <w:basedOn w:val="Policepardfaut"/>
    <w:rsid w:val="00682EED"/>
  </w:style>
  <w:style w:type="character" w:customStyle="1" w:styleId="s2">
    <w:name w:val="s2"/>
    <w:basedOn w:val="Policepardfaut"/>
    <w:rsid w:val="00682EED"/>
  </w:style>
  <w:style w:type="paragraph" w:customStyle="1" w:styleId="p1">
    <w:name w:val="p1"/>
    <w:basedOn w:val="Normal"/>
    <w:rsid w:val="00682EED"/>
    <w:pPr>
      <w:spacing w:before="100" w:beforeAutospacing="1" w:after="100" w:afterAutospacing="1"/>
    </w:pPr>
  </w:style>
  <w:style w:type="paragraph" w:customStyle="1" w:styleId="p2">
    <w:name w:val="p2"/>
    <w:basedOn w:val="Normal"/>
    <w:rsid w:val="00682EED"/>
    <w:pPr>
      <w:spacing w:before="100" w:beforeAutospacing="1" w:after="100" w:afterAutospacing="1"/>
    </w:pPr>
  </w:style>
  <w:style w:type="table" w:styleId="TableauGrille1Clair">
    <w:name w:val="Grid Table 1 Light"/>
    <w:basedOn w:val="TableauNormal"/>
    <w:uiPriority w:val="46"/>
    <w:rsid w:val="00682E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3">
    <w:name w:val="p3"/>
    <w:basedOn w:val="Normal"/>
    <w:rsid w:val="00682EED"/>
    <w:pPr>
      <w:spacing w:before="100" w:beforeAutospacing="1" w:after="100" w:afterAutospacing="1"/>
    </w:pPr>
  </w:style>
  <w:style w:type="paragraph" w:styleId="NormalWeb">
    <w:name w:val="Normal (Web)"/>
    <w:basedOn w:val="Normal"/>
    <w:uiPriority w:val="99"/>
    <w:unhideWhenUsed/>
    <w:rsid w:val="00331458"/>
    <w:pPr>
      <w:spacing w:before="100" w:beforeAutospacing="1" w:after="100" w:afterAutospacing="1"/>
    </w:pPr>
  </w:style>
  <w:style w:type="table" w:styleId="Grilledutableau">
    <w:name w:val="Table Grid"/>
    <w:basedOn w:val="TableauNormal"/>
    <w:uiPriority w:val="39"/>
    <w:rsid w:val="00A14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FC19AC"/>
    <w:rPr>
      <w:b/>
      <w:bCs/>
    </w:rPr>
  </w:style>
  <w:style w:type="paragraph" w:styleId="Bibliographie">
    <w:name w:val="Bibliography"/>
    <w:basedOn w:val="Normal"/>
    <w:next w:val="Normal"/>
    <w:uiPriority w:val="37"/>
    <w:unhideWhenUsed/>
    <w:rsid w:val="00E42CCF"/>
    <w:pPr>
      <w:spacing w:line="480" w:lineRule="auto"/>
      <w:ind w:left="720" w:hanging="720"/>
    </w:pPr>
  </w:style>
  <w:style w:type="paragraph" w:styleId="Paragraphedeliste">
    <w:name w:val="List Paragraph"/>
    <w:basedOn w:val="Normal"/>
    <w:uiPriority w:val="34"/>
    <w:qFormat/>
    <w:rsid w:val="00E42C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17">
      <w:bodyDiv w:val="1"/>
      <w:marLeft w:val="0"/>
      <w:marRight w:val="0"/>
      <w:marTop w:val="0"/>
      <w:marBottom w:val="0"/>
      <w:divBdr>
        <w:top w:val="none" w:sz="0" w:space="0" w:color="auto"/>
        <w:left w:val="none" w:sz="0" w:space="0" w:color="auto"/>
        <w:bottom w:val="none" w:sz="0" w:space="0" w:color="auto"/>
        <w:right w:val="none" w:sz="0" w:space="0" w:color="auto"/>
      </w:divBdr>
      <w:divsChild>
        <w:div w:id="1647783096">
          <w:blockQuote w:val="1"/>
          <w:marLeft w:val="225"/>
          <w:marRight w:val="0"/>
          <w:marTop w:val="0"/>
          <w:marBottom w:val="0"/>
          <w:divBdr>
            <w:top w:val="none" w:sz="0" w:space="0" w:color="auto"/>
            <w:left w:val="none" w:sz="0" w:space="0" w:color="auto"/>
            <w:bottom w:val="none" w:sz="0" w:space="0" w:color="auto"/>
            <w:right w:val="none" w:sz="0" w:space="0" w:color="auto"/>
          </w:divBdr>
        </w:div>
        <w:div w:id="768702547">
          <w:blockQuote w:val="1"/>
          <w:marLeft w:val="225"/>
          <w:marRight w:val="0"/>
          <w:marTop w:val="0"/>
          <w:marBottom w:val="0"/>
          <w:divBdr>
            <w:top w:val="none" w:sz="0" w:space="0" w:color="auto"/>
            <w:left w:val="none" w:sz="0" w:space="0" w:color="auto"/>
            <w:bottom w:val="none" w:sz="0" w:space="0" w:color="auto"/>
            <w:right w:val="none" w:sz="0" w:space="0" w:color="auto"/>
          </w:divBdr>
        </w:div>
        <w:div w:id="557397226">
          <w:blockQuote w:val="1"/>
          <w:marLeft w:val="225"/>
          <w:marRight w:val="0"/>
          <w:marTop w:val="0"/>
          <w:marBottom w:val="0"/>
          <w:divBdr>
            <w:top w:val="none" w:sz="0" w:space="0" w:color="auto"/>
            <w:left w:val="none" w:sz="0" w:space="0" w:color="auto"/>
            <w:bottom w:val="none" w:sz="0" w:space="0" w:color="auto"/>
            <w:right w:val="none" w:sz="0" w:space="0" w:color="auto"/>
          </w:divBdr>
        </w:div>
        <w:div w:id="3504535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19626">
      <w:bodyDiv w:val="1"/>
      <w:marLeft w:val="0"/>
      <w:marRight w:val="0"/>
      <w:marTop w:val="0"/>
      <w:marBottom w:val="0"/>
      <w:divBdr>
        <w:top w:val="none" w:sz="0" w:space="0" w:color="auto"/>
        <w:left w:val="none" w:sz="0" w:space="0" w:color="auto"/>
        <w:bottom w:val="none" w:sz="0" w:space="0" w:color="auto"/>
        <w:right w:val="none" w:sz="0" w:space="0" w:color="auto"/>
      </w:divBdr>
    </w:div>
    <w:div w:id="17244953">
      <w:bodyDiv w:val="1"/>
      <w:marLeft w:val="0"/>
      <w:marRight w:val="0"/>
      <w:marTop w:val="0"/>
      <w:marBottom w:val="0"/>
      <w:divBdr>
        <w:top w:val="none" w:sz="0" w:space="0" w:color="auto"/>
        <w:left w:val="none" w:sz="0" w:space="0" w:color="auto"/>
        <w:bottom w:val="none" w:sz="0" w:space="0" w:color="auto"/>
        <w:right w:val="none" w:sz="0" w:space="0" w:color="auto"/>
      </w:divBdr>
      <w:divsChild>
        <w:div w:id="2079671065">
          <w:blockQuote w:val="1"/>
          <w:marLeft w:val="225"/>
          <w:marRight w:val="0"/>
          <w:marTop w:val="0"/>
          <w:marBottom w:val="0"/>
          <w:divBdr>
            <w:top w:val="none" w:sz="0" w:space="0" w:color="auto"/>
            <w:left w:val="none" w:sz="0" w:space="0" w:color="auto"/>
            <w:bottom w:val="none" w:sz="0" w:space="0" w:color="auto"/>
            <w:right w:val="none" w:sz="0" w:space="0" w:color="auto"/>
          </w:divBdr>
        </w:div>
        <w:div w:id="9584941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753264">
      <w:bodyDiv w:val="1"/>
      <w:marLeft w:val="0"/>
      <w:marRight w:val="0"/>
      <w:marTop w:val="0"/>
      <w:marBottom w:val="0"/>
      <w:divBdr>
        <w:top w:val="none" w:sz="0" w:space="0" w:color="auto"/>
        <w:left w:val="none" w:sz="0" w:space="0" w:color="auto"/>
        <w:bottom w:val="none" w:sz="0" w:space="0" w:color="auto"/>
        <w:right w:val="none" w:sz="0" w:space="0" w:color="auto"/>
      </w:divBdr>
    </w:div>
    <w:div w:id="62410025">
      <w:bodyDiv w:val="1"/>
      <w:marLeft w:val="0"/>
      <w:marRight w:val="0"/>
      <w:marTop w:val="0"/>
      <w:marBottom w:val="0"/>
      <w:divBdr>
        <w:top w:val="none" w:sz="0" w:space="0" w:color="auto"/>
        <w:left w:val="none" w:sz="0" w:space="0" w:color="auto"/>
        <w:bottom w:val="none" w:sz="0" w:space="0" w:color="auto"/>
        <w:right w:val="none" w:sz="0" w:space="0" w:color="auto"/>
      </w:divBdr>
      <w:divsChild>
        <w:div w:id="2118988070">
          <w:blockQuote w:val="1"/>
          <w:marLeft w:val="225"/>
          <w:marRight w:val="0"/>
          <w:marTop w:val="0"/>
          <w:marBottom w:val="0"/>
          <w:divBdr>
            <w:top w:val="none" w:sz="0" w:space="0" w:color="auto"/>
            <w:left w:val="none" w:sz="0" w:space="0" w:color="auto"/>
            <w:bottom w:val="none" w:sz="0" w:space="0" w:color="auto"/>
            <w:right w:val="none" w:sz="0" w:space="0" w:color="auto"/>
          </w:divBdr>
        </w:div>
        <w:div w:id="106393923">
          <w:blockQuote w:val="1"/>
          <w:marLeft w:val="225"/>
          <w:marRight w:val="0"/>
          <w:marTop w:val="0"/>
          <w:marBottom w:val="0"/>
          <w:divBdr>
            <w:top w:val="none" w:sz="0" w:space="0" w:color="auto"/>
            <w:left w:val="none" w:sz="0" w:space="0" w:color="auto"/>
            <w:bottom w:val="none" w:sz="0" w:space="0" w:color="auto"/>
            <w:right w:val="none" w:sz="0" w:space="0" w:color="auto"/>
          </w:divBdr>
        </w:div>
        <w:div w:id="13656714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388995">
      <w:bodyDiv w:val="1"/>
      <w:marLeft w:val="0"/>
      <w:marRight w:val="0"/>
      <w:marTop w:val="0"/>
      <w:marBottom w:val="0"/>
      <w:divBdr>
        <w:top w:val="none" w:sz="0" w:space="0" w:color="auto"/>
        <w:left w:val="none" w:sz="0" w:space="0" w:color="auto"/>
        <w:bottom w:val="none" w:sz="0" w:space="0" w:color="auto"/>
        <w:right w:val="none" w:sz="0" w:space="0" w:color="auto"/>
      </w:divBdr>
    </w:div>
    <w:div w:id="68231345">
      <w:bodyDiv w:val="1"/>
      <w:marLeft w:val="0"/>
      <w:marRight w:val="0"/>
      <w:marTop w:val="0"/>
      <w:marBottom w:val="0"/>
      <w:divBdr>
        <w:top w:val="none" w:sz="0" w:space="0" w:color="auto"/>
        <w:left w:val="none" w:sz="0" w:space="0" w:color="auto"/>
        <w:bottom w:val="none" w:sz="0" w:space="0" w:color="auto"/>
        <w:right w:val="none" w:sz="0" w:space="0" w:color="auto"/>
      </w:divBdr>
    </w:div>
    <w:div w:id="94176095">
      <w:bodyDiv w:val="1"/>
      <w:marLeft w:val="0"/>
      <w:marRight w:val="0"/>
      <w:marTop w:val="0"/>
      <w:marBottom w:val="0"/>
      <w:divBdr>
        <w:top w:val="none" w:sz="0" w:space="0" w:color="auto"/>
        <w:left w:val="none" w:sz="0" w:space="0" w:color="auto"/>
        <w:bottom w:val="none" w:sz="0" w:space="0" w:color="auto"/>
        <w:right w:val="none" w:sz="0" w:space="0" w:color="auto"/>
      </w:divBdr>
      <w:divsChild>
        <w:div w:id="1112628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885780">
      <w:bodyDiv w:val="1"/>
      <w:marLeft w:val="0"/>
      <w:marRight w:val="0"/>
      <w:marTop w:val="0"/>
      <w:marBottom w:val="0"/>
      <w:divBdr>
        <w:top w:val="none" w:sz="0" w:space="0" w:color="auto"/>
        <w:left w:val="none" w:sz="0" w:space="0" w:color="auto"/>
        <w:bottom w:val="none" w:sz="0" w:space="0" w:color="auto"/>
        <w:right w:val="none" w:sz="0" w:space="0" w:color="auto"/>
      </w:divBdr>
    </w:div>
    <w:div w:id="144931128">
      <w:bodyDiv w:val="1"/>
      <w:marLeft w:val="0"/>
      <w:marRight w:val="0"/>
      <w:marTop w:val="0"/>
      <w:marBottom w:val="0"/>
      <w:divBdr>
        <w:top w:val="none" w:sz="0" w:space="0" w:color="auto"/>
        <w:left w:val="none" w:sz="0" w:space="0" w:color="auto"/>
        <w:bottom w:val="none" w:sz="0" w:space="0" w:color="auto"/>
        <w:right w:val="none" w:sz="0" w:space="0" w:color="auto"/>
      </w:divBdr>
      <w:divsChild>
        <w:div w:id="1940141380">
          <w:marLeft w:val="0"/>
          <w:marRight w:val="0"/>
          <w:marTop w:val="0"/>
          <w:marBottom w:val="0"/>
          <w:divBdr>
            <w:top w:val="none" w:sz="0" w:space="0" w:color="auto"/>
            <w:left w:val="none" w:sz="0" w:space="0" w:color="auto"/>
            <w:bottom w:val="none" w:sz="0" w:space="0" w:color="auto"/>
            <w:right w:val="none" w:sz="0" w:space="0" w:color="auto"/>
          </w:divBdr>
          <w:divsChild>
            <w:div w:id="1334188740">
              <w:marLeft w:val="0"/>
              <w:marRight w:val="0"/>
              <w:marTop w:val="0"/>
              <w:marBottom w:val="0"/>
              <w:divBdr>
                <w:top w:val="none" w:sz="0" w:space="0" w:color="auto"/>
                <w:left w:val="none" w:sz="0" w:space="0" w:color="auto"/>
                <w:bottom w:val="none" w:sz="0" w:space="0" w:color="auto"/>
                <w:right w:val="none" w:sz="0" w:space="0" w:color="auto"/>
              </w:divBdr>
              <w:divsChild>
                <w:div w:id="17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2572">
      <w:bodyDiv w:val="1"/>
      <w:marLeft w:val="0"/>
      <w:marRight w:val="0"/>
      <w:marTop w:val="0"/>
      <w:marBottom w:val="0"/>
      <w:divBdr>
        <w:top w:val="none" w:sz="0" w:space="0" w:color="auto"/>
        <w:left w:val="none" w:sz="0" w:space="0" w:color="auto"/>
        <w:bottom w:val="none" w:sz="0" w:space="0" w:color="auto"/>
        <w:right w:val="none" w:sz="0" w:space="0" w:color="auto"/>
      </w:divBdr>
    </w:div>
    <w:div w:id="158274662">
      <w:bodyDiv w:val="1"/>
      <w:marLeft w:val="0"/>
      <w:marRight w:val="0"/>
      <w:marTop w:val="0"/>
      <w:marBottom w:val="0"/>
      <w:divBdr>
        <w:top w:val="none" w:sz="0" w:space="0" w:color="auto"/>
        <w:left w:val="none" w:sz="0" w:space="0" w:color="auto"/>
        <w:bottom w:val="none" w:sz="0" w:space="0" w:color="auto"/>
        <w:right w:val="none" w:sz="0" w:space="0" w:color="auto"/>
      </w:divBdr>
      <w:divsChild>
        <w:div w:id="4707094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395030">
      <w:bodyDiv w:val="1"/>
      <w:marLeft w:val="0"/>
      <w:marRight w:val="0"/>
      <w:marTop w:val="0"/>
      <w:marBottom w:val="0"/>
      <w:divBdr>
        <w:top w:val="none" w:sz="0" w:space="0" w:color="auto"/>
        <w:left w:val="none" w:sz="0" w:space="0" w:color="auto"/>
        <w:bottom w:val="none" w:sz="0" w:space="0" w:color="auto"/>
        <w:right w:val="none" w:sz="0" w:space="0" w:color="auto"/>
      </w:divBdr>
      <w:divsChild>
        <w:div w:id="852720701">
          <w:blockQuote w:val="1"/>
          <w:marLeft w:val="225"/>
          <w:marRight w:val="0"/>
          <w:marTop w:val="0"/>
          <w:marBottom w:val="0"/>
          <w:divBdr>
            <w:top w:val="none" w:sz="0" w:space="0" w:color="auto"/>
            <w:left w:val="none" w:sz="0" w:space="0" w:color="auto"/>
            <w:bottom w:val="none" w:sz="0" w:space="0" w:color="auto"/>
            <w:right w:val="none" w:sz="0" w:space="0" w:color="auto"/>
          </w:divBdr>
        </w:div>
        <w:div w:id="1256093559">
          <w:blockQuote w:val="1"/>
          <w:marLeft w:val="225"/>
          <w:marRight w:val="0"/>
          <w:marTop w:val="0"/>
          <w:marBottom w:val="0"/>
          <w:divBdr>
            <w:top w:val="none" w:sz="0" w:space="0" w:color="auto"/>
            <w:left w:val="none" w:sz="0" w:space="0" w:color="auto"/>
            <w:bottom w:val="none" w:sz="0" w:space="0" w:color="auto"/>
            <w:right w:val="none" w:sz="0" w:space="0" w:color="auto"/>
          </w:divBdr>
        </w:div>
        <w:div w:id="10198897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116152">
      <w:bodyDiv w:val="1"/>
      <w:marLeft w:val="0"/>
      <w:marRight w:val="0"/>
      <w:marTop w:val="0"/>
      <w:marBottom w:val="0"/>
      <w:divBdr>
        <w:top w:val="none" w:sz="0" w:space="0" w:color="auto"/>
        <w:left w:val="none" w:sz="0" w:space="0" w:color="auto"/>
        <w:bottom w:val="none" w:sz="0" w:space="0" w:color="auto"/>
        <w:right w:val="none" w:sz="0" w:space="0" w:color="auto"/>
      </w:divBdr>
    </w:div>
    <w:div w:id="185293002">
      <w:bodyDiv w:val="1"/>
      <w:marLeft w:val="0"/>
      <w:marRight w:val="0"/>
      <w:marTop w:val="0"/>
      <w:marBottom w:val="0"/>
      <w:divBdr>
        <w:top w:val="none" w:sz="0" w:space="0" w:color="auto"/>
        <w:left w:val="none" w:sz="0" w:space="0" w:color="auto"/>
        <w:bottom w:val="none" w:sz="0" w:space="0" w:color="auto"/>
        <w:right w:val="none" w:sz="0" w:space="0" w:color="auto"/>
      </w:divBdr>
    </w:div>
    <w:div w:id="196434597">
      <w:bodyDiv w:val="1"/>
      <w:marLeft w:val="0"/>
      <w:marRight w:val="0"/>
      <w:marTop w:val="0"/>
      <w:marBottom w:val="0"/>
      <w:divBdr>
        <w:top w:val="none" w:sz="0" w:space="0" w:color="auto"/>
        <w:left w:val="none" w:sz="0" w:space="0" w:color="auto"/>
        <w:bottom w:val="none" w:sz="0" w:space="0" w:color="auto"/>
        <w:right w:val="none" w:sz="0" w:space="0" w:color="auto"/>
      </w:divBdr>
    </w:div>
    <w:div w:id="229973269">
      <w:bodyDiv w:val="1"/>
      <w:marLeft w:val="0"/>
      <w:marRight w:val="0"/>
      <w:marTop w:val="0"/>
      <w:marBottom w:val="0"/>
      <w:divBdr>
        <w:top w:val="none" w:sz="0" w:space="0" w:color="auto"/>
        <w:left w:val="none" w:sz="0" w:space="0" w:color="auto"/>
        <w:bottom w:val="none" w:sz="0" w:space="0" w:color="auto"/>
        <w:right w:val="none" w:sz="0" w:space="0" w:color="auto"/>
      </w:divBdr>
    </w:div>
    <w:div w:id="234777148">
      <w:bodyDiv w:val="1"/>
      <w:marLeft w:val="0"/>
      <w:marRight w:val="0"/>
      <w:marTop w:val="0"/>
      <w:marBottom w:val="0"/>
      <w:divBdr>
        <w:top w:val="none" w:sz="0" w:space="0" w:color="auto"/>
        <w:left w:val="none" w:sz="0" w:space="0" w:color="auto"/>
        <w:bottom w:val="none" w:sz="0" w:space="0" w:color="auto"/>
        <w:right w:val="none" w:sz="0" w:space="0" w:color="auto"/>
      </w:divBdr>
    </w:div>
    <w:div w:id="252903461">
      <w:bodyDiv w:val="1"/>
      <w:marLeft w:val="0"/>
      <w:marRight w:val="0"/>
      <w:marTop w:val="0"/>
      <w:marBottom w:val="0"/>
      <w:divBdr>
        <w:top w:val="none" w:sz="0" w:space="0" w:color="auto"/>
        <w:left w:val="none" w:sz="0" w:space="0" w:color="auto"/>
        <w:bottom w:val="none" w:sz="0" w:space="0" w:color="auto"/>
        <w:right w:val="none" w:sz="0" w:space="0" w:color="auto"/>
      </w:divBdr>
    </w:div>
    <w:div w:id="343674403">
      <w:bodyDiv w:val="1"/>
      <w:marLeft w:val="0"/>
      <w:marRight w:val="0"/>
      <w:marTop w:val="0"/>
      <w:marBottom w:val="0"/>
      <w:divBdr>
        <w:top w:val="none" w:sz="0" w:space="0" w:color="auto"/>
        <w:left w:val="none" w:sz="0" w:space="0" w:color="auto"/>
        <w:bottom w:val="none" w:sz="0" w:space="0" w:color="auto"/>
        <w:right w:val="none" w:sz="0" w:space="0" w:color="auto"/>
      </w:divBdr>
    </w:div>
    <w:div w:id="357699722">
      <w:bodyDiv w:val="1"/>
      <w:marLeft w:val="0"/>
      <w:marRight w:val="0"/>
      <w:marTop w:val="0"/>
      <w:marBottom w:val="0"/>
      <w:divBdr>
        <w:top w:val="none" w:sz="0" w:space="0" w:color="auto"/>
        <w:left w:val="none" w:sz="0" w:space="0" w:color="auto"/>
        <w:bottom w:val="none" w:sz="0" w:space="0" w:color="auto"/>
        <w:right w:val="none" w:sz="0" w:space="0" w:color="auto"/>
      </w:divBdr>
    </w:div>
    <w:div w:id="359935367">
      <w:bodyDiv w:val="1"/>
      <w:marLeft w:val="0"/>
      <w:marRight w:val="0"/>
      <w:marTop w:val="0"/>
      <w:marBottom w:val="0"/>
      <w:divBdr>
        <w:top w:val="none" w:sz="0" w:space="0" w:color="auto"/>
        <w:left w:val="none" w:sz="0" w:space="0" w:color="auto"/>
        <w:bottom w:val="none" w:sz="0" w:space="0" w:color="auto"/>
        <w:right w:val="none" w:sz="0" w:space="0" w:color="auto"/>
      </w:divBdr>
    </w:div>
    <w:div w:id="363332123">
      <w:bodyDiv w:val="1"/>
      <w:marLeft w:val="0"/>
      <w:marRight w:val="0"/>
      <w:marTop w:val="0"/>
      <w:marBottom w:val="0"/>
      <w:divBdr>
        <w:top w:val="none" w:sz="0" w:space="0" w:color="auto"/>
        <w:left w:val="none" w:sz="0" w:space="0" w:color="auto"/>
        <w:bottom w:val="none" w:sz="0" w:space="0" w:color="auto"/>
        <w:right w:val="none" w:sz="0" w:space="0" w:color="auto"/>
      </w:divBdr>
      <w:divsChild>
        <w:div w:id="14699801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4495651">
      <w:bodyDiv w:val="1"/>
      <w:marLeft w:val="0"/>
      <w:marRight w:val="0"/>
      <w:marTop w:val="0"/>
      <w:marBottom w:val="0"/>
      <w:divBdr>
        <w:top w:val="none" w:sz="0" w:space="0" w:color="auto"/>
        <w:left w:val="none" w:sz="0" w:space="0" w:color="auto"/>
        <w:bottom w:val="none" w:sz="0" w:space="0" w:color="auto"/>
        <w:right w:val="none" w:sz="0" w:space="0" w:color="auto"/>
      </w:divBdr>
    </w:div>
    <w:div w:id="501890894">
      <w:bodyDiv w:val="1"/>
      <w:marLeft w:val="0"/>
      <w:marRight w:val="0"/>
      <w:marTop w:val="0"/>
      <w:marBottom w:val="0"/>
      <w:divBdr>
        <w:top w:val="none" w:sz="0" w:space="0" w:color="auto"/>
        <w:left w:val="none" w:sz="0" w:space="0" w:color="auto"/>
        <w:bottom w:val="none" w:sz="0" w:space="0" w:color="auto"/>
        <w:right w:val="none" w:sz="0" w:space="0" w:color="auto"/>
      </w:divBdr>
    </w:div>
    <w:div w:id="541282190">
      <w:bodyDiv w:val="1"/>
      <w:marLeft w:val="0"/>
      <w:marRight w:val="0"/>
      <w:marTop w:val="0"/>
      <w:marBottom w:val="0"/>
      <w:divBdr>
        <w:top w:val="none" w:sz="0" w:space="0" w:color="auto"/>
        <w:left w:val="none" w:sz="0" w:space="0" w:color="auto"/>
        <w:bottom w:val="none" w:sz="0" w:space="0" w:color="auto"/>
        <w:right w:val="none" w:sz="0" w:space="0" w:color="auto"/>
      </w:divBdr>
      <w:divsChild>
        <w:div w:id="20192361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9457967">
      <w:bodyDiv w:val="1"/>
      <w:marLeft w:val="0"/>
      <w:marRight w:val="0"/>
      <w:marTop w:val="0"/>
      <w:marBottom w:val="0"/>
      <w:divBdr>
        <w:top w:val="none" w:sz="0" w:space="0" w:color="auto"/>
        <w:left w:val="none" w:sz="0" w:space="0" w:color="auto"/>
        <w:bottom w:val="none" w:sz="0" w:space="0" w:color="auto"/>
        <w:right w:val="none" w:sz="0" w:space="0" w:color="auto"/>
      </w:divBdr>
    </w:div>
    <w:div w:id="562837160">
      <w:bodyDiv w:val="1"/>
      <w:marLeft w:val="0"/>
      <w:marRight w:val="0"/>
      <w:marTop w:val="0"/>
      <w:marBottom w:val="0"/>
      <w:divBdr>
        <w:top w:val="none" w:sz="0" w:space="0" w:color="auto"/>
        <w:left w:val="none" w:sz="0" w:space="0" w:color="auto"/>
        <w:bottom w:val="none" w:sz="0" w:space="0" w:color="auto"/>
        <w:right w:val="none" w:sz="0" w:space="0" w:color="auto"/>
      </w:divBdr>
    </w:div>
    <w:div w:id="573972587">
      <w:bodyDiv w:val="1"/>
      <w:marLeft w:val="0"/>
      <w:marRight w:val="0"/>
      <w:marTop w:val="0"/>
      <w:marBottom w:val="0"/>
      <w:divBdr>
        <w:top w:val="none" w:sz="0" w:space="0" w:color="auto"/>
        <w:left w:val="none" w:sz="0" w:space="0" w:color="auto"/>
        <w:bottom w:val="none" w:sz="0" w:space="0" w:color="auto"/>
        <w:right w:val="none" w:sz="0" w:space="0" w:color="auto"/>
      </w:divBdr>
    </w:div>
    <w:div w:id="613098851">
      <w:bodyDiv w:val="1"/>
      <w:marLeft w:val="0"/>
      <w:marRight w:val="0"/>
      <w:marTop w:val="0"/>
      <w:marBottom w:val="0"/>
      <w:divBdr>
        <w:top w:val="none" w:sz="0" w:space="0" w:color="auto"/>
        <w:left w:val="none" w:sz="0" w:space="0" w:color="auto"/>
        <w:bottom w:val="none" w:sz="0" w:space="0" w:color="auto"/>
        <w:right w:val="none" w:sz="0" w:space="0" w:color="auto"/>
      </w:divBdr>
      <w:divsChild>
        <w:div w:id="380180632">
          <w:blockQuote w:val="1"/>
          <w:marLeft w:val="225"/>
          <w:marRight w:val="0"/>
          <w:marTop w:val="0"/>
          <w:marBottom w:val="0"/>
          <w:divBdr>
            <w:top w:val="none" w:sz="0" w:space="0" w:color="auto"/>
            <w:left w:val="none" w:sz="0" w:space="0" w:color="auto"/>
            <w:bottom w:val="none" w:sz="0" w:space="0" w:color="auto"/>
            <w:right w:val="none" w:sz="0" w:space="0" w:color="auto"/>
          </w:divBdr>
        </w:div>
        <w:div w:id="161242870">
          <w:blockQuote w:val="1"/>
          <w:marLeft w:val="225"/>
          <w:marRight w:val="0"/>
          <w:marTop w:val="0"/>
          <w:marBottom w:val="0"/>
          <w:divBdr>
            <w:top w:val="none" w:sz="0" w:space="0" w:color="auto"/>
            <w:left w:val="none" w:sz="0" w:space="0" w:color="auto"/>
            <w:bottom w:val="none" w:sz="0" w:space="0" w:color="auto"/>
            <w:right w:val="none" w:sz="0" w:space="0" w:color="auto"/>
          </w:divBdr>
        </w:div>
        <w:div w:id="750002273">
          <w:blockQuote w:val="1"/>
          <w:marLeft w:val="225"/>
          <w:marRight w:val="0"/>
          <w:marTop w:val="0"/>
          <w:marBottom w:val="0"/>
          <w:divBdr>
            <w:top w:val="none" w:sz="0" w:space="0" w:color="auto"/>
            <w:left w:val="none" w:sz="0" w:space="0" w:color="auto"/>
            <w:bottom w:val="none" w:sz="0" w:space="0" w:color="auto"/>
            <w:right w:val="none" w:sz="0" w:space="0" w:color="auto"/>
          </w:divBdr>
        </w:div>
        <w:div w:id="779491635">
          <w:blockQuote w:val="1"/>
          <w:marLeft w:val="225"/>
          <w:marRight w:val="0"/>
          <w:marTop w:val="0"/>
          <w:marBottom w:val="0"/>
          <w:divBdr>
            <w:top w:val="none" w:sz="0" w:space="0" w:color="auto"/>
            <w:left w:val="none" w:sz="0" w:space="0" w:color="auto"/>
            <w:bottom w:val="none" w:sz="0" w:space="0" w:color="auto"/>
            <w:right w:val="none" w:sz="0" w:space="0" w:color="auto"/>
          </w:divBdr>
        </w:div>
        <w:div w:id="1153369053">
          <w:blockQuote w:val="1"/>
          <w:marLeft w:val="225"/>
          <w:marRight w:val="0"/>
          <w:marTop w:val="0"/>
          <w:marBottom w:val="0"/>
          <w:divBdr>
            <w:top w:val="none" w:sz="0" w:space="0" w:color="auto"/>
            <w:left w:val="none" w:sz="0" w:space="0" w:color="auto"/>
            <w:bottom w:val="none" w:sz="0" w:space="0" w:color="auto"/>
            <w:right w:val="none" w:sz="0" w:space="0" w:color="auto"/>
          </w:divBdr>
        </w:div>
        <w:div w:id="773745289">
          <w:blockQuote w:val="1"/>
          <w:marLeft w:val="225"/>
          <w:marRight w:val="0"/>
          <w:marTop w:val="0"/>
          <w:marBottom w:val="0"/>
          <w:divBdr>
            <w:top w:val="none" w:sz="0" w:space="0" w:color="auto"/>
            <w:left w:val="none" w:sz="0" w:space="0" w:color="auto"/>
            <w:bottom w:val="none" w:sz="0" w:space="0" w:color="auto"/>
            <w:right w:val="none" w:sz="0" w:space="0" w:color="auto"/>
          </w:divBdr>
        </w:div>
        <w:div w:id="544146964">
          <w:blockQuote w:val="1"/>
          <w:marLeft w:val="225"/>
          <w:marRight w:val="0"/>
          <w:marTop w:val="0"/>
          <w:marBottom w:val="0"/>
          <w:divBdr>
            <w:top w:val="none" w:sz="0" w:space="0" w:color="auto"/>
            <w:left w:val="none" w:sz="0" w:space="0" w:color="auto"/>
            <w:bottom w:val="none" w:sz="0" w:space="0" w:color="auto"/>
            <w:right w:val="none" w:sz="0" w:space="0" w:color="auto"/>
          </w:divBdr>
        </w:div>
        <w:div w:id="939333383">
          <w:blockQuote w:val="1"/>
          <w:marLeft w:val="225"/>
          <w:marRight w:val="0"/>
          <w:marTop w:val="0"/>
          <w:marBottom w:val="0"/>
          <w:divBdr>
            <w:top w:val="none" w:sz="0" w:space="0" w:color="auto"/>
            <w:left w:val="none" w:sz="0" w:space="0" w:color="auto"/>
            <w:bottom w:val="none" w:sz="0" w:space="0" w:color="auto"/>
            <w:right w:val="none" w:sz="0" w:space="0" w:color="auto"/>
          </w:divBdr>
        </w:div>
        <w:div w:id="1859852108">
          <w:blockQuote w:val="1"/>
          <w:marLeft w:val="225"/>
          <w:marRight w:val="0"/>
          <w:marTop w:val="0"/>
          <w:marBottom w:val="0"/>
          <w:divBdr>
            <w:top w:val="none" w:sz="0" w:space="0" w:color="auto"/>
            <w:left w:val="none" w:sz="0" w:space="0" w:color="auto"/>
            <w:bottom w:val="none" w:sz="0" w:space="0" w:color="auto"/>
            <w:right w:val="none" w:sz="0" w:space="0" w:color="auto"/>
          </w:divBdr>
        </w:div>
        <w:div w:id="1309020716">
          <w:blockQuote w:val="1"/>
          <w:marLeft w:val="225"/>
          <w:marRight w:val="0"/>
          <w:marTop w:val="0"/>
          <w:marBottom w:val="0"/>
          <w:divBdr>
            <w:top w:val="none" w:sz="0" w:space="0" w:color="auto"/>
            <w:left w:val="none" w:sz="0" w:space="0" w:color="auto"/>
            <w:bottom w:val="none" w:sz="0" w:space="0" w:color="auto"/>
            <w:right w:val="none" w:sz="0" w:space="0" w:color="auto"/>
          </w:divBdr>
        </w:div>
        <w:div w:id="6707902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8731268">
      <w:bodyDiv w:val="1"/>
      <w:marLeft w:val="0"/>
      <w:marRight w:val="0"/>
      <w:marTop w:val="0"/>
      <w:marBottom w:val="0"/>
      <w:divBdr>
        <w:top w:val="none" w:sz="0" w:space="0" w:color="auto"/>
        <w:left w:val="none" w:sz="0" w:space="0" w:color="auto"/>
        <w:bottom w:val="none" w:sz="0" w:space="0" w:color="auto"/>
        <w:right w:val="none" w:sz="0" w:space="0" w:color="auto"/>
      </w:divBdr>
      <w:divsChild>
        <w:div w:id="840395303">
          <w:blockQuote w:val="1"/>
          <w:marLeft w:val="225"/>
          <w:marRight w:val="0"/>
          <w:marTop w:val="0"/>
          <w:marBottom w:val="0"/>
          <w:divBdr>
            <w:top w:val="none" w:sz="0" w:space="0" w:color="auto"/>
            <w:left w:val="none" w:sz="0" w:space="0" w:color="auto"/>
            <w:bottom w:val="none" w:sz="0" w:space="0" w:color="auto"/>
            <w:right w:val="none" w:sz="0" w:space="0" w:color="auto"/>
          </w:divBdr>
        </w:div>
        <w:div w:id="120616240">
          <w:blockQuote w:val="1"/>
          <w:marLeft w:val="225"/>
          <w:marRight w:val="0"/>
          <w:marTop w:val="0"/>
          <w:marBottom w:val="0"/>
          <w:divBdr>
            <w:top w:val="none" w:sz="0" w:space="0" w:color="auto"/>
            <w:left w:val="none" w:sz="0" w:space="0" w:color="auto"/>
            <w:bottom w:val="none" w:sz="0" w:space="0" w:color="auto"/>
            <w:right w:val="none" w:sz="0" w:space="0" w:color="auto"/>
          </w:divBdr>
        </w:div>
        <w:div w:id="1427507065">
          <w:blockQuote w:val="1"/>
          <w:marLeft w:val="225"/>
          <w:marRight w:val="0"/>
          <w:marTop w:val="0"/>
          <w:marBottom w:val="0"/>
          <w:divBdr>
            <w:top w:val="none" w:sz="0" w:space="0" w:color="auto"/>
            <w:left w:val="none" w:sz="0" w:space="0" w:color="auto"/>
            <w:bottom w:val="none" w:sz="0" w:space="0" w:color="auto"/>
            <w:right w:val="none" w:sz="0" w:space="0" w:color="auto"/>
          </w:divBdr>
        </w:div>
        <w:div w:id="1174952022">
          <w:blockQuote w:val="1"/>
          <w:marLeft w:val="225"/>
          <w:marRight w:val="0"/>
          <w:marTop w:val="0"/>
          <w:marBottom w:val="0"/>
          <w:divBdr>
            <w:top w:val="none" w:sz="0" w:space="0" w:color="auto"/>
            <w:left w:val="none" w:sz="0" w:space="0" w:color="auto"/>
            <w:bottom w:val="none" w:sz="0" w:space="0" w:color="auto"/>
            <w:right w:val="none" w:sz="0" w:space="0" w:color="auto"/>
          </w:divBdr>
        </w:div>
        <w:div w:id="2026207163">
          <w:blockQuote w:val="1"/>
          <w:marLeft w:val="225"/>
          <w:marRight w:val="0"/>
          <w:marTop w:val="0"/>
          <w:marBottom w:val="0"/>
          <w:divBdr>
            <w:top w:val="none" w:sz="0" w:space="0" w:color="auto"/>
            <w:left w:val="none" w:sz="0" w:space="0" w:color="auto"/>
            <w:bottom w:val="none" w:sz="0" w:space="0" w:color="auto"/>
            <w:right w:val="none" w:sz="0" w:space="0" w:color="auto"/>
          </w:divBdr>
        </w:div>
        <w:div w:id="1940412325">
          <w:blockQuote w:val="1"/>
          <w:marLeft w:val="225"/>
          <w:marRight w:val="0"/>
          <w:marTop w:val="0"/>
          <w:marBottom w:val="0"/>
          <w:divBdr>
            <w:top w:val="none" w:sz="0" w:space="0" w:color="auto"/>
            <w:left w:val="none" w:sz="0" w:space="0" w:color="auto"/>
            <w:bottom w:val="none" w:sz="0" w:space="0" w:color="auto"/>
            <w:right w:val="none" w:sz="0" w:space="0" w:color="auto"/>
          </w:divBdr>
        </w:div>
        <w:div w:id="96220897">
          <w:blockQuote w:val="1"/>
          <w:marLeft w:val="225"/>
          <w:marRight w:val="0"/>
          <w:marTop w:val="0"/>
          <w:marBottom w:val="0"/>
          <w:divBdr>
            <w:top w:val="none" w:sz="0" w:space="0" w:color="auto"/>
            <w:left w:val="none" w:sz="0" w:space="0" w:color="auto"/>
            <w:bottom w:val="none" w:sz="0" w:space="0" w:color="auto"/>
            <w:right w:val="none" w:sz="0" w:space="0" w:color="auto"/>
          </w:divBdr>
        </w:div>
        <w:div w:id="1956134247">
          <w:blockQuote w:val="1"/>
          <w:marLeft w:val="225"/>
          <w:marRight w:val="0"/>
          <w:marTop w:val="0"/>
          <w:marBottom w:val="0"/>
          <w:divBdr>
            <w:top w:val="none" w:sz="0" w:space="0" w:color="auto"/>
            <w:left w:val="none" w:sz="0" w:space="0" w:color="auto"/>
            <w:bottom w:val="none" w:sz="0" w:space="0" w:color="auto"/>
            <w:right w:val="none" w:sz="0" w:space="0" w:color="auto"/>
          </w:divBdr>
        </w:div>
        <w:div w:id="550075352">
          <w:blockQuote w:val="1"/>
          <w:marLeft w:val="225"/>
          <w:marRight w:val="0"/>
          <w:marTop w:val="0"/>
          <w:marBottom w:val="0"/>
          <w:divBdr>
            <w:top w:val="none" w:sz="0" w:space="0" w:color="auto"/>
            <w:left w:val="none" w:sz="0" w:space="0" w:color="auto"/>
            <w:bottom w:val="none" w:sz="0" w:space="0" w:color="auto"/>
            <w:right w:val="none" w:sz="0" w:space="0" w:color="auto"/>
          </w:divBdr>
        </w:div>
        <w:div w:id="1181047122">
          <w:blockQuote w:val="1"/>
          <w:marLeft w:val="225"/>
          <w:marRight w:val="0"/>
          <w:marTop w:val="0"/>
          <w:marBottom w:val="0"/>
          <w:divBdr>
            <w:top w:val="none" w:sz="0" w:space="0" w:color="auto"/>
            <w:left w:val="none" w:sz="0" w:space="0" w:color="auto"/>
            <w:bottom w:val="none" w:sz="0" w:space="0" w:color="auto"/>
            <w:right w:val="none" w:sz="0" w:space="0" w:color="auto"/>
          </w:divBdr>
        </w:div>
        <w:div w:id="10671463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4393022">
      <w:bodyDiv w:val="1"/>
      <w:marLeft w:val="0"/>
      <w:marRight w:val="0"/>
      <w:marTop w:val="0"/>
      <w:marBottom w:val="0"/>
      <w:divBdr>
        <w:top w:val="none" w:sz="0" w:space="0" w:color="auto"/>
        <w:left w:val="none" w:sz="0" w:space="0" w:color="auto"/>
        <w:bottom w:val="none" w:sz="0" w:space="0" w:color="auto"/>
        <w:right w:val="none" w:sz="0" w:space="0" w:color="auto"/>
      </w:divBdr>
      <w:divsChild>
        <w:div w:id="17365879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2220149">
      <w:bodyDiv w:val="1"/>
      <w:marLeft w:val="0"/>
      <w:marRight w:val="0"/>
      <w:marTop w:val="0"/>
      <w:marBottom w:val="0"/>
      <w:divBdr>
        <w:top w:val="none" w:sz="0" w:space="0" w:color="auto"/>
        <w:left w:val="none" w:sz="0" w:space="0" w:color="auto"/>
        <w:bottom w:val="none" w:sz="0" w:space="0" w:color="auto"/>
        <w:right w:val="none" w:sz="0" w:space="0" w:color="auto"/>
      </w:divBdr>
    </w:div>
    <w:div w:id="732702023">
      <w:bodyDiv w:val="1"/>
      <w:marLeft w:val="0"/>
      <w:marRight w:val="0"/>
      <w:marTop w:val="0"/>
      <w:marBottom w:val="0"/>
      <w:divBdr>
        <w:top w:val="none" w:sz="0" w:space="0" w:color="auto"/>
        <w:left w:val="none" w:sz="0" w:space="0" w:color="auto"/>
        <w:bottom w:val="none" w:sz="0" w:space="0" w:color="auto"/>
        <w:right w:val="none" w:sz="0" w:space="0" w:color="auto"/>
      </w:divBdr>
    </w:div>
    <w:div w:id="738863159">
      <w:bodyDiv w:val="1"/>
      <w:marLeft w:val="0"/>
      <w:marRight w:val="0"/>
      <w:marTop w:val="0"/>
      <w:marBottom w:val="0"/>
      <w:divBdr>
        <w:top w:val="none" w:sz="0" w:space="0" w:color="auto"/>
        <w:left w:val="none" w:sz="0" w:space="0" w:color="auto"/>
        <w:bottom w:val="none" w:sz="0" w:space="0" w:color="auto"/>
        <w:right w:val="none" w:sz="0" w:space="0" w:color="auto"/>
      </w:divBdr>
      <w:divsChild>
        <w:div w:id="11682497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1566746">
      <w:bodyDiv w:val="1"/>
      <w:marLeft w:val="0"/>
      <w:marRight w:val="0"/>
      <w:marTop w:val="0"/>
      <w:marBottom w:val="0"/>
      <w:divBdr>
        <w:top w:val="none" w:sz="0" w:space="0" w:color="auto"/>
        <w:left w:val="none" w:sz="0" w:space="0" w:color="auto"/>
        <w:bottom w:val="none" w:sz="0" w:space="0" w:color="auto"/>
        <w:right w:val="none" w:sz="0" w:space="0" w:color="auto"/>
      </w:divBdr>
    </w:div>
    <w:div w:id="759327136">
      <w:bodyDiv w:val="1"/>
      <w:marLeft w:val="0"/>
      <w:marRight w:val="0"/>
      <w:marTop w:val="0"/>
      <w:marBottom w:val="0"/>
      <w:divBdr>
        <w:top w:val="none" w:sz="0" w:space="0" w:color="auto"/>
        <w:left w:val="none" w:sz="0" w:space="0" w:color="auto"/>
        <w:bottom w:val="none" w:sz="0" w:space="0" w:color="auto"/>
        <w:right w:val="none" w:sz="0" w:space="0" w:color="auto"/>
      </w:divBdr>
      <w:divsChild>
        <w:div w:id="1574586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92209082">
      <w:bodyDiv w:val="1"/>
      <w:marLeft w:val="0"/>
      <w:marRight w:val="0"/>
      <w:marTop w:val="0"/>
      <w:marBottom w:val="0"/>
      <w:divBdr>
        <w:top w:val="none" w:sz="0" w:space="0" w:color="auto"/>
        <w:left w:val="none" w:sz="0" w:space="0" w:color="auto"/>
        <w:bottom w:val="none" w:sz="0" w:space="0" w:color="auto"/>
        <w:right w:val="none" w:sz="0" w:space="0" w:color="auto"/>
      </w:divBdr>
    </w:div>
    <w:div w:id="811019240">
      <w:bodyDiv w:val="1"/>
      <w:marLeft w:val="0"/>
      <w:marRight w:val="0"/>
      <w:marTop w:val="0"/>
      <w:marBottom w:val="0"/>
      <w:divBdr>
        <w:top w:val="none" w:sz="0" w:space="0" w:color="auto"/>
        <w:left w:val="none" w:sz="0" w:space="0" w:color="auto"/>
        <w:bottom w:val="none" w:sz="0" w:space="0" w:color="auto"/>
        <w:right w:val="none" w:sz="0" w:space="0" w:color="auto"/>
      </w:divBdr>
      <w:divsChild>
        <w:div w:id="355884501">
          <w:blockQuote w:val="1"/>
          <w:marLeft w:val="225"/>
          <w:marRight w:val="0"/>
          <w:marTop w:val="0"/>
          <w:marBottom w:val="0"/>
          <w:divBdr>
            <w:top w:val="none" w:sz="0" w:space="0" w:color="auto"/>
            <w:left w:val="none" w:sz="0" w:space="0" w:color="auto"/>
            <w:bottom w:val="none" w:sz="0" w:space="0" w:color="auto"/>
            <w:right w:val="none" w:sz="0" w:space="0" w:color="auto"/>
          </w:divBdr>
        </w:div>
        <w:div w:id="1576014264">
          <w:blockQuote w:val="1"/>
          <w:marLeft w:val="225"/>
          <w:marRight w:val="0"/>
          <w:marTop w:val="0"/>
          <w:marBottom w:val="0"/>
          <w:divBdr>
            <w:top w:val="none" w:sz="0" w:space="0" w:color="auto"/>
            <w:left w:val="none" w:sz="0" w:space="0" w:color="auto"/>
            <w:bottom w:val="none" w:sz="0" w:space="0" w:color="auto"/>
            <w:right w:val="none" w:sz="0" w:space="0" w:color="auto"/>
          </w:divBdr>
        </w:div>
        <w:div w:id="14863616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1943137">
      <w:bodyDiv w:val="1"/>
      <w:marLeft w:val="0"/>
      <w:marRight w:val="0"/>
      <w:marTop w:val="0"/>
      <w:marBottom w:val="0"/>
      <w:divBdr>
        <w:top w:val="none" w:sz="0" w:space="0" w:color="auto"/>
        <w:left w:val="none" w:sz="0" w:space="0" w:color="auto"/>
        <w:bottom w:val="none" w:sz="0" w:space="0" w:color="auto"/>
        <w:right w:val="none" w:sz="0" w:space="0" w:color="auto"/>
      </w:divBdr>
      <w:divsChild>
        <w:div w:id="1980381424">
          <w:blockQuote w:val="1"/>
          <w:marLeft w:val="225"/>
          <w:marRight w:val="0"/>
          <w:marTop w:val="0"/>
          <w:marBottom w:val="0"/>
          <w:divBdr>
            <w:top w:val="none" w:sz="0" w:space="0" w:color="auto"/>
            <w:left w:val="none" w:sz="0" w:space="0" w:color="auto"/>
            <w:bottom w:val="none" w:sz="0" w:space="0" w:color="auto"/>
            <w:right w:val="none" w:sz="0" w:space="0" w:color="auto"/>
          </w:divBdr>
        </w:div>
        <w:div w:id="1430157282">
          <w:blockQuote w:val="1"/>
          <w:marLeft w:val="225"/>
          <w:marRight w:val="0"/>
          <w:marTop w:val="0"/>
          <w:marBottom w:val="0"/>
          <w:divBdr>
            <w:top w:val="none" w:sz="0" w:space="0" w:color="auto"/>
            <w:left w:val="none" w:sz="0" w:space="0" w:color="auto"/>
            <w:bottom w:val="none" w:sz="0" w:space="0" w:color="auto"/>
            <w:right w:val="none" w:sz="0" w:space="0" w:color="auto"/>
          </w:divBdr>
        </w:div>
        <w:div w:id="11125546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5487301">
      <w:bodyDiv w:val="1"/>
      <w:marLeft w:val="0"/>
      <w:marRight w:val="0"/>
      <w:marTop w:val="0"/>
      <w:marBottom w:val="0"/>
      <w:divBdr>
        <w:top w:val="none" w:sz="0" w:space="0" w:color="auto"/>
        <w:left w:val="none" w:sz="0" w:space="0" w:color="auto"/>
        <w:bottom w:val="none" w:sz="0" w:space="0" w:color="auto"/>
        <w:right w:val="none" w:sz="0" w:space="0" w:color="auto"/>
      </w:divBdr>
    </w:div>
    <w:div w:id="947467175">
      <w:bodyDiv w:val="1"/>
      <w:marLeft w:val="0"/>
      <w:marRight w:val="0"/>
      <w:marTop w:val="0"/>
      <w:marBottom w:val="0"/>
      <w:divBdr>
        <w:top w:val="none" w:sz="0" w:space="0" w:color="auto"/>
        <w:left w:val="none" w:sz="0" w:space="0" w:color="auto"/>
        <w:bottom w:val="none" w:sz="0" w:space="0" w:color="auto"/>
        <w:right w:val="none" w:sz="0" w:space="0" w:color="auto"/>
      </w:divBdr>
    </w:div>
    <w:div w:id="963074076">
      <w:bodyDiv w:val="1"/>
      <w:marLeft w:val="0"/>
      <w:marRight w:val="0"/>
      <w:marTop w:val="0"/>
      <w:marBottom w:val="0"/>
      <w:divBdr>
        <w:top w:val="none" w:sz="0" w:space="0" w:color="auto"/>
        <w:left w:val="none" w:sz="0" w:space="0" w:color="auto"/>
        <w:bottom w:val="none" w:sz="0" w:space="0" w:color="auto"/>
        <w:right w:val="none" w:sz="0" w:space="0" w:color="auto"/>
      </w:divBdr>
      <w:divsChild>
        <w:div w:id="1963344181">
          <w:marLeft w:val="0"/>
          <w:marRight w:val="0"/>
          <w:marTop w:val="0"/>
          <w:marBottom w:val="0"/>
          <w:divBdr>
            <w:top w:val="none" w:sz="0" w:space="0" w:color="auto"/>
            <w:left w:val="none" w:sz="0" w:space="0" w:color="auto"/>
            <w:bottom w:val="none" w:sz="0" w:space="0" w:color="auto"/>
            <w:right w:val="none" w:sz="0" w:space="0" w:color="auto"/>
          </w:divBdr>
          <w:divsChild>
            <w:div w:id="1072507313">
              <w:marLeft w:val="0"/>
              <w:marRight w:val="0"/>
              <w:marTop w:val="0"/>
              <w:marBottom w:val="0"/>
              <w:divBdr>
                <w:top w:val="none" w:sz="0" w:space="0" w:color="auto"/>
                <w:left w:val="none" w:sz="0" w:space="0" w:color="auto"/>
                <w:bottom w:val="none" w:sz="0" w:space="0" w:color="auto"/>
                <w:right w:val="none" w:sz="0" w:space="0" w:color="auto"/>
              </w:divBdr>
              <w:divsChild>
                <w:div w:id="12117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23429">
      <w:bodyDiv w:val="1"/>
      <w:marLeft w:val="0"/>
      <w:marRight w:val="0"/>
      <w:marTop w:val="0"/>
      <w:marBottom w:val="0"/>
      <w:divBdr>
        <w:top w:val="none" w:sz="0" w:space="0" w:color="auto"/>
        <w:left w:val="none" w:sz="0" w:space="0" w:color="auto"/>
        <w:bottom w:val="none" w:sz="0" w:space="0" w:color="auto"/>
        <w:right w:val="none" w:sz="0" w:space="0" w:color="auto"/>
      </w:divBdr>
      <w:divsChild>
        <w:div w:id="12096891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8051319">
      <w:bodyDiv w:val="1"/>
      <w:marLeft w:val="0"/>
      <w:marRight w:val="0"/>
      <w:marTop w:val="0"/>
      <w:marBottom w:val="0"/>
      <w:divBdr>
        <w:top w:val="none" w:sz="0" w:space="0" w:color="auto"/>
        <w:left w:val="none" w:sz="0" w:space="0" w:color="auto"/>
        <w:bottom w:val="none" w:sz="0" w:space="0" w:color="auto"/>
        <w:right w:val="none" w:sz="0" w:space="0" w:color="auto"/>
      </w:divBdr>
    </w:div>
    <w:div w:id="994987881">
      <w:bodyDiv w:val="1"/>
      <w:marLeft w:val="0"/>
      <w:marRight w:val="0"/>
      <w:marTop w:val="0"/>
      <w:marBottom w:val="0"/>
      <w:divBdr>
        <w:top w:val="none" w:sz="0" w:space="0" w:color="auto"/>
        <w:left w:val="none" w:sz="0" w:space="0" w:color="auto"/>
        <w:bottom w:val="none" w:sz="0" w:space="0" w:color="auto"/>
        <w:right w:val="none" w:sz="0" w:space="0" w:color="auto"/>
      </w:divBdr>
    </w:div>
    <w:div w:id="997344195">
      <w:bodyDiv w:val="1"/>
      <w:marLeft w:val="0"/>
      <w:marRight w:val="0"/>
      <w:marTop w:val="0"/>
      <w:marBottom w:val="0"/>
      <w:divBdr>
        <w:top w:val="none" w:sz="0" w:space="0" w:color="auto"/>
        <w:left w:val="none" w:sz="0" w:space="0" w:color="auto"/>
        <w:bottom w:val="none" w:sz="0" w:space="0" w:color="auto"/>
        <w:right w:val="none" w:sz="0" w:space="0" w:color="auto"/>
      </w:divBdr>
      <w:divsChild>
        <w:div w:id="9720976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6100845">
      <w:bodyDiv w:val="1"/>
      <w:marLeft w:val="0"/>
      <w:marRight w:val="0"/>
      <w:marTop w:val="0"/>
      <w:marBottom w:val="0"/>
      <w:divBdr>
        <w:top w:val="none" w:sz="0" w:space="0" w:color="auto"/>
        <w:left w:val="none" w:sz="0" w:space="0" w:color="auto"/>
        <w:bottom w:val="none" w:sz="0" w:space="0" w:color="auto"/>
        <w:right w:val="none" w:sz="0" w:space="0" w:color="auto"/>
      </w:divBdr>
    </w:div>
    <w:div w:id="1055666777">
      <w:bodyDiv w:val="1"/>
      <w:marLeft w:val="0"/>
      <w:marRight w:val="0"/>
      <w:marTop w:val="0"/>
      <w:marBottom w:val="0"/>
      <w:divBdr>
        <w:top w:val="none" w:sz="0" w:space="0" w:color="auto"/>
        <w:left w:val="none" w:sz="0" w:space="0" w:color="auto"/>
        <w:bottom w:val="none" w:sz="0" w:space="0" w:color="auto"/>
        <w:right w:val="none" w:sz="0" w:space="0" w:color="auto"/>
      </w:divBdr>
    </w:div>
    <w:div w:id="1090541647">
      <w:bodyDiv w:val="1"/>
      <w:marLeft w:val="0"/>
      <w:marRight w:val="0"/>
      <w:marTop w:val="0"/>
      <w:marBottom w:val="0"/>
      <w:divBdr>
        <w:top w:val="none" w:sz="0" w:space="0" w:color="auto"/>
        <w:left w:val="none" w:sz="0" w:space="0" w:color="auto"/>
        <w:bottom w:val="none" w:sz="0" w:space="0" w:color="auto"/>
        <w:right w:val="none" w:sz="0" w:space="0" w:color="auto"/>
      </w:divBdr>
    </w:div>
    <w:div w:id="1096629108">
      <w:bodyDiv w:val="1"/>
      <w:marLeft w:val="0"/>
      <w:marRight w:val="0"/>
      <w:marTop w:val="0"/>
      <w:marBottom w:val="0"/>
      <w:divBdr>
        <w:top w:val="none" w:sz="0" w:space="0" w:color="auto"/>
        <w:left w:val="none" w:sz="0" w:space="0" w:color="auto"/>
        <w:bottom w:val="none" w:sz="0" w:space="0" w:color="auto"/>
        <w:right w:val="none" w:sz="0" w:space="0" w:color="auto"/>
      </w:divBdr>
    </w:div>
    <w:div w:id="1100489862">
      <w:bodyDiv w:val="1"/>
      <w:marLeft w:val="0"/>
      <w:marRight w:val="0"/>
      <w:marTop w:val="0"/>
      <w:marBottom w:val="0"/>
      <w:divBdr>
        <w:top w:val="none" w:sz="0" w:space="0" w:color="auto"/>
        <w:left w:val="none" w:sz="0" w:space="0" w:color="auto"/>
        <w:bottom w:val="none" w:sz="0" w:space="0" w:color="auto"/>
        <w:right w:val="none" w:sz="0" w:space="0" w:color="auto"/>
      </w:divBdr>
      <w:divsChild>
        <w:div w:id="1292520743">
          <w:blockQuote w:val="1"/>
          <w:marLeft w:val="225"/>
          <w:marRight w:val="0"/>
          <w:marTop w:val="0"/>
          <w:marBottom w:val="0"/>
          <w:divBdr>
            <w:top w:val="none" w:sz="0" w:space="0" w:color="auto"/>
            <w:left w:val="none" w:sz="0" w:space="0" w:color="auto"/>
            <w:bottom w:val="none" w:sz="0" w:space="0" w:color="auto"/>
            <w:right w:val="none" w:sz="0" w:space="0" w:color="auto"/>
          </w:divBdr>
        </w:div>
        <w:div w:id="2127767622">
          <w:blockQuote w:val="1"/>
          <w:marLeft w:val="225"/>
          <w:marRight w:val="0"/>
          <w:marTop w:val="0"/>
          <w:marBottom w:val="0"/>
          <w:divBdr>
            <w:top w:val="none" w:sz="0" w:space="0" w:color="auto"/>
            <w:left w:val="none" w:sz="0" w:space="0" w:color="auto"/>
            <w:bottom w:val="none" w:sz="0" w:space="0" w:color="auto"/>
            <w:right w:val="none" w:sz="0" w:space="0" w:color="auto"/>
          </w:divBdr>
        </w:div>
        <w:div w:id="6233164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0473841">
      <w:bodyDiv w:val="1"/>
      <w:marLeft w:val="0"/>
      <w:marRight w:val="0"/>
      <w:marTop w:val="0"/>
      <w:marBottom w:val="0"/>
      <w:divBdr>
        <w:top w:val="none" w:sz="0" w:space="0" w:color="auto"/>
        <w:left w:val="none" w:sz="0" w:space="0" w:color="auto"/>
        <w:bottom w:val="none" w:sz="0" w:space="0" w:color="auto"/>
        <w:right w:val="none" w:sz="0" w:space="0" w:color="auto"/>
      </w:divBdr>
      <w:divsChild>
        <w:div w:id="1044330000">
          <w:marLeft w:val="0"/>
          <w:marRight w:val="0"/>
          <w:marTop w:val="0"/>
          <w:marBottom w:val="0"/>
          <w:divBdr>
            <w:top w:val="none" w:sz="0" w:space="0" w:color="auto"/>
            <w:left w:val="none" w:sz="0" w:space="0" w:color="auto"/>
            <w:bottom w:val="none" w:sz="0" w:space="0" w:color="auto"/>
            <w:right w:val="none" w:sz="0" w:space="0" w:color="auto"/>
          </w:divBdr>
        </w:div>
        <w:div w:id="628315083">
          <w:marLeft w:val="0"/>
          <w:marRight w:val="0"/>
          <w:marTop w:val="0"/>
          <w:marBottom w:val="0"/>
          <w:divBdr>
            <w:top w:val="none" w:sz="0" w:space="0" w:color="auto"/>
            <w:left w:val="none" w:sz="0" w:space="0" w:color="auto"/>
            <w:bottom w:val="none" w:sz="0" w:space="0" w:color="auto"/>
            <w:right w:val="none" w:sz="0" w:space="0" w:color="auto"/>
          </w:divBdr>
        </w:div>
        <w:div w:id="556867104">
          <w:marLeft w:val="0"/>
          <w:marRight w:val="0"/>
          <w:marTop w:val="0"/>
          <w:marBottom w:val="0"/>
          <w:divBdr>
            <w:top w:val="none" w:sz="0" w:space="0" w:color="auto"/>
            <w:left w:val="none" w:sz="0" w:space="0" w:color="auto"/>
            <w:bottom w:val="none" w:sz="0" w:space="0" w:color="auto"/>
            <w:right w:val="none" w:sz="0" w:space="0" w:color="auto"/>
          </w:divBdr>
        </w:div>
        <w:div w:id="1088700291">
          <w:marLeft w:val="0"/>
          <w:marRight w:val="0"/>
          <w:marTop w:val="0"/>
          <w:marBottom w:val="0"/>
          <w:divBdr>
            <w:top w:val="none" w:sz="0" w:space="0" w:color="auto"/>
            <w:left w:val="none" w:sz="0" w:space="0" w:color="auto"/>
            <w:bottom w:val="none" w:sz="0" w:space="0" w:color="auto"/>
            <w:right w:val="none" w:sz="0" w:space="0" w:color="auto"/>
          </w:divBdr>
        </w:div>
      </w:divsChild>
    </w:div>
    <w:div w:id="1133133760">
      <w:bodyDiv w:val="1"/>
      <w:marLeft w:val="0"/>
      <w:marRight w:val="0"/>
      <w:marTop w:val="0"/>
      <w:marBottom w:val="0"/>
      <w:divBdr>
        <w:top w:val="none" w:sz="0" w:space="0" w:color="auto"/>
        <w:left w:val="none" w:sz="0" w:space="0" w:color="auto"/>
        <w:bottom w:val="none" w:sz="0" w:space="0" w:color="auto"/>
        <w:right w:val="none" w:sz="0" w:space="0" w:color="auto"/>
      </w:divBdr>
      <w:divsChild>
        <w:div w:id="29189910">
          <w:blockQuote w:val="1"/>
          <w:marLeft w:val="225"/>
          <w:marRight w:val="0"/>
          <w:marTop w:val="0"/>
          <w:marBottom w:val="0"/>
          <w:divBdr>
            <w:top w:val="none" w:sz="0" w:space="0" w:color="auto"/>
            <w:left w:val="none" w:sz="0" w:space="0" w:color="auto"/>
            <w:bottom w:val="none" w:sz="0" w:space="0" w:color="auto"/>
            <w:right w:val="none" w:sz="0" w:space="0" w:color="auto"/>
          </w:divBdr>
        </w:div>
        <w:div w:id="1470709101">
          <w:blockQuote w:val="1"/>
          <w:marLeft w:val="225"/>
          <w:marRight w:val="0"/>
          <w:marTop w:val="0"/>
          <w:marBottom w:val="0"/>
          <w:divBdr>
            <w:top w:val="none" w:sz="0" w:space="0" w:color="auto"/>
            <w:left w:val="none" w:sz="0" w:space="0" w:color="auto"/>
            <w:bottom w:val="none" w:sz="0" w:space="0" w:color="auto"/>
            <w:right w:val="none" w:sz="0" w:space="0" w:color="auto"/>
          </w:divBdr>
        </w:div>
        <w:div w:id="5157723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76311854">
      <w:bodyDiv w:val="1"/>
      <w:marLeft w:val="0"/>
      <w:marRight w:val="0"/>
      <w:marTop w:val="0"/>
      <w:marBottom w:val="0"/>
      <w:divBdr>
        <w:top w:val="none" w:sz="0" w:space="0" w:color="auto"/>
        <w:left w:val="none" w:sz="0" w:space="0" w:color="auto"/>
        <w:bottom w:val="none" w:sz="0" w:space="0" w:color="auto"/>
        <w:right w:val="none" w:sz="0" w:space="0" w:color="auto"/>
      </w:divBdr>
      <w:divsChild>
        <w:div w:id="972709329">
          <w:marLeft w:val="0"/>
          <w:marRight w:val="0"/>
          <w:marTop w:val="0"/>
          <w:marBottom w:val="0"/>
          <w:divBdr>
            <w:top w:val="none" w:sz="0" w:space="0" w:color="auto"/>
            <w:left w:val="none" w:sz="0" w:space="0" w:color="auto"/>
            <w:bottom w:val="none" w:sz="0" w:space="0" w:color="auto"/>
            <w:right w:val="none" w:sz="0" w:space="0" w:color="auto"/>
          </w:divBdr>
        </w:div>
      </w:divsChild>
    </w:div>
    <w:div w:id="1180924958">
      <w:bodyDiv w:val="1"/>
      <w:marLeft w:val="0"/>
      <w:marRight w:val="0"/>
      <w:marTop w:val="0"/>
      <w:marBottom w:val="0"/>
      <w:divBdr>
        <w:top w:val="none" w:sz="0" w:space="0" w:color="auto"/>
        <w:left w:val="none" w:sz="0" w:space="0" w:color="auto"/>
        <w:bottom w:val="none" w:sz="0" w:space="0" w:color="auto"/>
        <w:right w:val="none" w:sz="0" w:space="0" w:color="auto"/>
      </w:divBdr>
    </w:div>
    <w:div w:id="1184515564">
      <w:bodyDiv w:val="1"/>
      <w:marLeft w:val="0"/>
      <w:marRight w:val="0"/>
      <w:marTop w:val="0"/>
      <w:marBottom w:val="0"/>
      <w:divBdr>
        <w:top w:val="none" w:sz="0" w:space="0" w:color="auto"/>
        <w:left w:val="none" w:sz="0" w:space="0" w:color="auto"/>
        <w:bottom w:val="none" w:sz="0" w:space="0" w:color="auto"/>
        <w:right w:val="none" w:sz="0" w:space="0" w:color="auto"/>
      </w:divBdr>
      <w:divsChild>
        <w:div w:id="1447433526">
          <w:marLeft w:val="0"/>
          <w:marRight w:val="0"/>
          <w:marTop w:val="0"/>
          <w:marBottom w:val="0"/>
          <w:divBdr>
            <w:top w:val="none" w:sz="0" w:space="0" w:color="auto"/>
            <w:left w:val="none" w:sz="0" w:space="0" w:color="auto"/>
            <w:bottom w:val="none" w:sz="0" w:space="0" w:color="auto"/>
            <w:right w:val="none" w:sz="0" w:space="0" w:color="auto"/>
          </w:divBdr>
        </w:div>
      </w:divsChild>
    </w:div>
    <w:div w:id="1262758094">
      <w:bodyDiv w:val="1"/>
      <w:marLeft w:val="0"/>
      <w:marRight w:val="0"/>
      <w:marTop w:val="0"/>
      <w:marBottom w:val="0"/>
      <w:divBdr>
        <w:top w:val="none" w:sz="0" w:space="0" w:color="auto"/>
        <w:left w:val="none" w:sz="0" w:space="0" w:color="auto"/>
        <w:bottom w:val="none" w:sz="0" w:space="0" w:color="auto"/>
        <w:right w:val="none" w:sz="0" w:space="0" w:color="auto"/>
      </w:divBdr>
    </w:div>
    <w:div w:id="1285892863">
      <w:bodyDiv w:val="1"/>
      <w:marLeft w:val="0"/>
      <w:marRight w:val="0"/>
      <w:marTop w:val="0"/>
      <w:marBottom w:val="0"/>
      <w:divBdr>
        <w:top w:val="none" w:sz="0" w:space="0" w:color="auto"/>
        <w:left w:val="none" w:sz="0" w:space="0" w:color="auto"/>
        <w:bottom w:val="none" w:sz="0" w:space="0" w:color="auto"/>
        <w:right w:val="none" w:sz="0" w:space="0" w:color="auto"/>
      </w:divBdr>
      <w:divsChild>
        <w:div w:id="115411723">
          <w:blockQuote w:val="1"/>
          <w:marLeft w:val="225"/>
          <w:marRight w:val="0"/>
          <w:marTop w:val="0"/>
          <w:marBottom w:val="0"/>
          <w:divBdr>
            <w:top w:val="none" w:sz="0" w:space="0" w:color="auto"/>
            <w:left w:val="none" w:sz="0" w:space="0" w:color="auto"/>
            <w:bottom w:val="none" w:sz="0" w:space="0" w:color="auto"/>
            <w:right w:val="none" w:sz="0" w:space="0" w:color="auto"/>
          </w:divBdr>
        </w:div>
        <w:div w:id="633413824">
          <w:blockQuote w:val="1"/>
          <w:marLeft w:val="225"/>
          <w:marRight w:val="0"/>
          <w:marTop w:val="0"/>
          <w:marBottom w:val="0"/>
          <w:divBdr>
            <w:top w:val="none" w:sz="0" w:space="0" w:color="auto"/>
            <w:left w:val="none" w:sz="0" w:space="0" w:color="auto"/>
            <w:bottom w:val="none" w:sz="0" w:space="0" w:color="auto"/>
            <w:right w:val="none" w:sz="0" w:space="0" w:color="auto"/>
          </w:divBdr>
        </w:div>
        <w:div w:id="690371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0940276">
      <w:bodyDiv w:val="1"/>
      <w:marLeft w:val="0"/>
      <w:marRight w:val="0"/>
      <w:marTop w:val="0"/>
      <w:marBottom w:val="0"/>
      <w:divBdr>
        <w:top w:val="none" w:sz="0" w:space="0" w:color="auto"/>
        <w:left w:val="none" w:sz="0" w:space="0" w:color="auto"/>
        <w:bottom w:val="none" w:sz="0" w:space="0" w:color="auto"/>
        <w:right w:val="none" w:sz="0" w:space="0" w:color="auto"/>
      </w:divBdr>
      <w:divsChild>
        <w:div w:id="12707733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4799218">
      <w:bodyDiv w:val="1"/>
      <w:marLeft w:val="0"/>
      <w:marRight w:val="0"/>
      <w:marTop w:val="0"/>
      <w:marBottom w:val="0"/>
      <w:divBdr>
        <w:top w:val="none" w:sz="0" w:space="0" w:color="auto"/>
        <w:left w:val="none" w:sz="0" w:space="0" w:color="auto"/>
        <w:bottom w:val="none" w:sz="0" w:space="0" w:color="auto"/>
        <w:right w:val="none" w:sz="0" w:space="0" w:color="auto"/>
      </w:divBdr>
      <w:divsChild>
        <w:div w:id="673729327">
          <w:marLeft w:val="0"/>
          <w:marRight w:val="0"/>
          <w:marTop w:val="0"/>
          <w:marBottom w:val="0"/>
          <w:divBdr>
            <w:top w:val="none" w:sz="0" w:space="0" w:color="auto"/>
            <w:left w:val="none" w:sz="0" w:space="0" w:color="auto"/>
            <w:bottom w:val="none" w:sz="0" w:space="0" w:color="auto"/>
            <w:right w:val="none" w:sz="0" w:space="0" w:color="auto"/>
          </w:divBdr>
        </w:div>
      </w:divsChild>
    </w:div>
    <w:div w:id="1338460517">
      <w:bodyDiv w:val="1"/>
      <w:marLeft w:val="0"/>
      <w:marRight w:val="0"/>
      <w:marTop w:val="0"/>
      <w:marBottom w:val="0"/>
      <w:divBdr>
        <w:top w:val="none" w:sz="0" w:space="0" w:color="auto"/>
        <w:left w:val="none" w:sz="0" w:space="0" w:color="auto"/>
        <w:bottom w:val="none" w:sz="0" w:space="0" w:color="auto"/>
        <w:right w:val="none" w:sz="0" w:space="0" w:color="auto"/>
      </w:divBdr>
    </w:div>
    <w:div w:id="1353872272">
      <w:bodyDiv w:val="1"/>
      <w:marLeft w:val="0"/>
      <w:marRight w:val="0"/>
      <w:marTop w:val="0"/>
      <w:marBottom w:val="0"/>
      <w:divBdr>
        <w:top w:val="none" w:sz="0" w:space="0" w:color="auto"/>
        <w:left w:val="none" w:sz="0" w:space="0" w:color="auto"/>
        <w:bottom w:val="none" w:sz="0" w:space="0" w:color="auto"/>
        <w:right w:val="none" w:sz="0" w:space="0" w:color="auto"/>
      </w:divBdr>
      <w:divsChild>
        <w:div w:id="2000230994">
          <w:blockQuote w:val="1"/>
          <w:marLeft w:val="225"/>
          <w:marRight w:val="0"/>
          <w:marTop w:val="0"/>
          <w:marBottom w:val="0"/>
          <w:divBdr>
            <w:top w:val="none" w:sz="0" w:space="0" w:color="auto"/>
            <w:left w:val="none" w:sz="0" w:space="0" w:color="auto"/>
            <w:bottom w:val="none" w:sz="0" w:space="0" w:color="auto"/>
            <w:right w:val="none" w:sz="0" w:space="0" w:color="auto"/>
          </w:divBdr>
        </w:div>
        <w:div w:id="14033359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5545338">
      <w:bodyDiv w:val="1"/>
      <w:marLeft w:val="0"/>
      <w:marRight w:val="0"/>
      <w:marTop w:val="0"/>
      <w:marBottom w:val="0"/>
      <w:divBdr>
        <w:top w:val="none" w:sz="0" w:space="0" w:color="auto"/>
        <w:left w:val="none" w:sz="0" w:space="0" w:color="auto"/>
        <w:bottom w:val="none" w:sz="0" w:space="0" w:color="auto"/>
        <w:right w:val="none" w:sz="0" w:space="0" w:color="auto"/>
      </w:divBdr>
      <w:divsChild>
        <w:div w:id="275452404">
          <w:marLeft w:val="-1020"/>
          <w:marRight w:val="0"/>
          <w:marTop w:val="0"/>
          <w:marBottom w:val="0"/>
          <w:divBdr>
            <w:top w:val="none" w:sz="0" w:space="0" w:color="auto"/>
            <w:left w:val="none" w:sz="0" w:space="0" w:color="auto"/>
            <w:bottom w:val="none" w:sz="0" w:space="0" w:color="auto"/>
            <w:right w:val="none" w:sz="0" w:space="0" w:color="auto"/>
          </w:divBdr>
        </w:div>
      </w:divsChild>
    </w:div>
    <w:div w:id="1401095947">
      <w:bodyDiv w:val="1"/>
      <w:marLeft w:val="0"/>
      <w:marRight w:val="0"/>
      <w:marTop w:val="0"/>
      <w:marBottom w:val="0"/>
      <w:divBdr>
        <w:top w:val="none" w:sz="0" w:space="0" w:color="auto"/>
        <w:left w:val="none" w:sz="0" w:space="0" w:color="auto"/>
        <w:bottom w:val="none" w:sz="0" w:space="0" w:color="auto"/>
        <w:right w:val="none" w:sz="0" w:space="0" w:color="auto"/>
      </w:divBdr>
    </w:div>
    <w:div w:id="1473907474">
      <w:bodyDiv w:val="1"/>
      <w:marLeft w:val="0"/>
      <w:marRight w:val="0"/>
      <w:marTop w:val="0"/>
      <w:marBottom w:val="0"/>
      <w:divBdr>
        <w:top w:val="none" w:sz="0" w:space="0" w:color="auto"/>
        <w:left w:val="none" w:sz="0" w:space="0" w:color="auto"/>
        <w:bottom w:val="none" w:sz="0" w:space="0" w:color="auto"/>
        <w:right w:val="none" w:sz="0" w:space="0" w:color="auto"/>
      </w:divBdr>
    </w:div>
    <w:div w:id="1499423037">
      <w:bodyDiv w:val="1"/>
      <w:marLeft w:val="0"/>
      <w:marRight w:val="0"/>
      <w:marTop w:val="0"/>
      <w:marBottom w:val="0"/>
      <w:divBdr>
        <w:top w:val="none" w:sz="0" w:space="0" w:color="auto"/>
        <w:left w:val="none" w:sz="0" w:space="0" w:color="auto"/>
        <w:bottom w:val="none" w:sz="0" w:space="0" w:color="auto"/>
        <w:right w:val="none" w:sz="0" w:space="0" w:color="auto"/>
      </w:divBdr>
      <w:divsChild>
        <w:div w:id="11383746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7398133">
      <w:bodyDiv w:val="1"/>
      <w:marLeft w:val="0"/>
      <w:marRight w:val="0"/>
      <w:marTop w:val="0"/>
      <w:marBottom w:val="0"/>
      <w:divBdr>
        <w:top w:val="none" w:sz="0" w:space="0" w:color="auto"/>
        <w:left w:val="none" w:sz="0" w:space="0" w:color="auto"/>
        <w:bottom w:val="none" w:sz="0" w:space="0" w:color="auto"/>
        <w:right w:val="none" w:sz="0" w:space="0" w:color="auto"/>
      </w:divBdr>
      <w:divsChild>
        <w:div w:id="1573158788">
          <w:marLeft w:val="0"/>
          <w:marRight w:val="0"/>
          <w:marTop w:val="0"/>
          <w:marBottom w:val="0"/>
          <w:divBdr>
            <w:top w:val="none" w:sz="0" w:space="0" w:color="auto"/>
            <w:left w:val="none" w:sz="0" w:space="0" w:color="auto"/>
            <w:bottom w:val="none" w:sz="0" w:space="0" w:color="auto"/>
            <w:right w:val="none" w:sz="0" w:space="0" w:color="auto"/>
          </w:divBdr>
        </w:div>
        <w:div w:id="514612614">
          <w:marLeft w:val="0"/>
          <w:marRight w:val="0"/>
          <w:marTop w:val="0"/>
          <w:marBottom w:val="0"/>
          <w:divBdr>
            <w:top w:val="none" w:sz="0" w:space="0" w:color="auto"/>
            <w:left w:val="none" w:sz="0" w:space="0" w:color="auto"/>
            <w:bottom w:val="none" w:sz="0" w:space="0" w:color="auto"/>
            <w:right w:val="none" w:sz="0" w:space="0" w:color="auto"/>
          </w:divBdr>
        </w:div>
        <w:div w:id="256524432">
          <w:marLeft w:val="0"/>
          <w:marRight w:val="0"/>
          <w:marTop w:val="0"/>
          <w:marBottom w:val="0"/>
          <w:divBdr>
            <w:top w:val="none" w:sz="0" w:space="0" w:color="auto"/>
            <w:left w:val="none" w:sz="0" w:space="0" w:color="auto"/>
            <w:bottom w:val="none" w:sz="0" w:space="0" w:color="auto"/>
            <w:right w:val="none" w:sz="0" w:space="0" w:color="auto"/>
          </w:divBdr>
        </w:div>
        <w:div w:id="1946762315">
          <w:marLeft w:val="0"/>
          <w:marRight w:val="0"/>
          <w:marTop w:val="0"/>
          <w:marBottom w:val="0"/>
          <w:divBdr>
            <w:top w:val="none" w:sz="0" w:space="0" w:color="auto"/>
            <w:left w:val="none" w:sz="0" w:space="0" w:color="auto"/>
            <w:bottom w:val="none" w:sz="0" w:space="0" w:color="auto"/>
            <w:right w:val="none" w:sz="0" w:space="0" w:color="auto"/>
          </w:divBdr>
        </w:div>
      </w:divsChild>
    </w:div>
    <w:div w:id="1509523455">
      <w:bodyDiv w:val="1"/>
      <w:marLeft w:val="0"/>
      <w:marRight w:val="0"/>
      <w:marTop w:val="0"/>
      <w:marBottom w:val="0"/>
      <w:divBdr>
        <w:top w:val="none" w:sz="0" w:space="0" w:color="auto"/>
        <w:left w:val="none" w:sz="0" w:space="0" w:color="auto"/>
        <w:bottom w:val="none" w:sz="0" w:space="0" w:color="auto"/>
        <w:right w:val="none" w:sz="0" w:space="0" w:color="auto"/>
      </w:divBdr>
      <w:divsChild>
        <w:div w:id="18944162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0605019">
      <w:bodyDiv w:val="1"/>
      <w:marLeft w:val="0"/>
      <w:marRight w:val="0"/>
      <w:marTop w:val="0"/>
      <w:marBottom w:val="0"/>
      <w:divBdr>
        <w:top w:val="none" w:sz="0" w:space="0" w:color="auto"/>
        <w:left w:val="none" w:sz="0" w:space="0" w:color="auto"/>
        <w:bottom w:val="none" w:sz="0" w:space="0" w:color="auto"/>
        <w:right w:val="none" w:sz="0" w:space="0" w:color="auto"/>
      </w:divBdr>
      <w:divsChild>
        <w:div w:id="17630677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7082577">
      <w:bodyDiv w:val="1"/>
      <w:marLeft w:val="0"/>
      <w:marRight w:val="0"/>
      <w:marTop w:val="0"/>
      <w:marBottom w:val="0"/>
      <w:divBdr>
        <w:top w:val="none" w:sz="0" w:space="0" w:color="auto"/>
        <w:left w:val="none" w:sz="0" w:space="0" w:color="auto"/>
        <w:bottom w:val="none" w:sz="0" w:space="0" w:color="auto"/>
        <w:right w:val="none" w:sz="0" w:space="0" w:color="auto"/>
      </w:divBdr>
    </w:div>
    <w:div w:id="1572737552">
      <w:bodyDiv w:val="1"/>
      <w:marLeft w:val="0"/>
      <w:marRight w:val="0"/>
      <w:marTop w:val="0"/>
      <w:marBottom w:val="0"/>
      <w:divBdr>
        <w:top w:val="none" w:sz="0" w:space="0" w:color="auto"/>
        <w:left w:val="none" w:sz="0" w:space="0" w:color="auto"/>
        <w:bottom w:val="none" w:sz="0" w:space="0" w:color="auto"/>
        <w:right w:val="none" w:sz="0" w:space="0" w:color="auto"/>
      </w:divBdr>
    </w:div>
    <w:div w:id="1594824666">
      <w:bodyDiv w:val="1"/>
      <w:marLeft w:val="0"/>
      <w:marRight w:val="0"/>
      <w:marTop w:val="0"/>
      <w:marBottom w:val="0"/>
      <w:divBdr>
        <w:top w:val="none" w:sz="0" w:space="0" w:color="auto"/>
        <w:left w:val="none" w:sz="0" w:space="0" w:color="auto"/>
        <w:bottom w:val="none" w:sz="0" w:space="0" w:color="auto"/>
        <w:right w:val="none" w:sz="0" w:space="0" w:color="auto"/>
      </w:divBdr>
    </w:div>
    <w:div w:id="1599438343">
      <w:bodyDiv w:val="1"/>
      <w:marLeft w:val="0"/>
      <w:marRight w:val="0"/>
      <w:marTop w:val="0"/>
      <w:marBottom w:val="0"/>
      <w:divBdr>
        <w:top w:val="none" w:sz="0" w:space="0" w:color="auto"/>
        <w:left w:val="none" w:sz="0" w:space="0" w:color="auto"/>
        <w:bottom w:val="none" w:sz="0" w:space="0" w:color="auto"/>
        <w:right w:val="none" w:sz="0" w:space="0" w:color="auto"/>
      </w:divBdr>
    </w:div>
    <w:div w:id="1608194561">
      <w:bodyDiv w:val="1"/>
      <w:marLeft w:val="0"/>
      <w:marRight w:val="0"/>
      <w:marTop w:val="0"/>
      <w:marBottom w:val="0"/>
      <w:divBdr>
        <w:top w:val="none" w:sz="0" w:space="0" w:color="auto"/>
        <w:left w:val="none" w:sz="0" w:space="0" w:color="auto"/>
        <w:bottom w:val="none" w:sz="0" w:space="0" w:color="auto"/>
        <w:right w:val="none" w:sz="0" w:space="0" w:color="auto"/>
      </w:divBdr>
      <w:divsChild>
        <w:div w:id="17568251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09266350">
      <w:bodyDiv w:val="1"/>
      <w:marLeft w:val="0"/>
      <w:marRight w:val="0"/>
      <w:marTop w:val="0"/>
      <w:marBottom w:val="0"/>
      <w:divBdr>
        <w:top w:val="none" w:sz="0" w:space="0" w:color="auto"/>
        <w:left w:val="none" w:sz="0" w:space="0" w:color="auto"/>
        <w:bottom w:val="none" w:sz="0" w:space="0" w:color="auto"/>
        <w:right w:val="none" w:sz="0" w:space="0" w:color="auto"/>
      </w:divBdr>
      <w:divsChild>
        <w:div w:id="1207068107">
          <w:blockQuote w:val="1"/>
          <w:marLeft w:val="225"/>
          <w:marRight w:val="0"/>
          <w:marTop w:val="0"/>
          <w:marBottom w:val="0"/>
          <w:divBdr>
            <w:top w:val="none" w:sz="0" w:space="0" w:color="auto"/>
            <w:left w:val="none" w:sz="0" w:space="0" w:color="auto"/>
            <w:bottom w:val="none" w:sz="0" w:space="0" w:color="auto"/>
            <w:right w:val="none" w:sz="0" w:space="0" w:color="auto"/>
          </w:divBdr>
        </w:div>
        <w:div w:id="12253395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3804181">
      <w:bodyDiv w:val="1"/>
      <w:marLeft w:val="0"/>
      <w:marRight w:val="0"/>
      <w:marTop w:val="0"/>
      <w:marBottom w:val="0"/>
      <w:divBdr>
        <w:top w:val="none" w:sz="0" w:space="0" w:color="auto"/>
        <w:left w:val="none" w:sz="0" w:space="0" w:color="auto"/>
        <w:bottom w:val="none" w:sz="0" w:space="0" w:color="auto"/>
        <w:right w:val="none" w:sz="0" w:space="0" w:color="auto"/>
      </w:divBdr>
      <w:divsChild>
        <w:div w:id="369962975">
          <w:blockQuote w:val="1"/>
          <w:marLeft w:val="225"/>
          <w:marRight w:val="0"/>
          <w:marTop w:val="0"/>
          <w:marBottom w:val="0"/>
          <w:divBdr>
            <w:top w:val="none" w:sz="0" w:space="0" w:color="auto"/>
            <w:left w:val="none" w:sz="0" w:space="0" w:color="auto"/>
            <w:bottom w:val="none" w:sz="0" w:space="0" w:color="auto"/>
            <w:right w:val="none" w:sz="0" w:space="0" w:color="auto"/>
          </w:divBdr>
        </w:div>
        <w:div w:id="589200290">
          <w:blockQuote w:val="1"/>
          <w:marLeft w:val="225"/>
          <w:marRight w:val="0"/>
          <w:marTop w:val="0"/>
          <w:marBottom w:val="0"/>
          <w:divBdr>
            <w:top w:val="none" w:sz="0" w:space="0" w:color="auto"/>
            <w:left w:val="none" w:sz="0" w:space="0" w:color="auto"/>
            <w:bottom w:val="none" w:sz="0" w:space="0" w:color="auto"/>
            <w:right w:val="none" w:sz="0" w:space="0" w:color="auto"/>
          </w:divBdr>
        </w:div>
        <w:div w:id="271087073">
          <w:blockQuote w:val="1"/>
          <w:marLeft w:val="225"/>
          <w:marRight w:val="0"/>
          <w:marTop w:val="0"/>
          <w:marBottom w:val="0"/>
          <w:divBdr>
            <w:top w:val="none" w:sz="0" w:space="0" w:color="auto"/>
            <w:left w:val="none" w:sz="0" w:space="0" w:color="auto"/>
            <w:bottom w:val="none" w:sz="0" w:space="0" w:color="auto"/>
            <w:right w:val="none" w:sz="0" w:space="0" w:color="auto"/>
          </w:divBdr>
        </w:div>
        <w:div w:id="1711344941">
          <w:blockQuote w:val="1"/>
          <w:marLeft w:val="225"/>
          <w:marRight w:val="0"/>
          <w:marTop w:val="0"/>
          <w:marBottom w:val="0"/>
          <w:divBdr>
            <w:top w:val="none" w:sz="0" w:space="0" w:color="auto"/>
            <w:left w:val="none" w:sz="0" w:space="0" w:color="auto"/>
            <w:bottom w:val="none" w:sz="0" w:space="0" w:color="auto"/>
            <w:right w:val="none" w:sz="0" w:space="0" w:color="auto"/>
          </w:divBdr>
        </w:div>
        <w:div w:id="2065450744">
          <w:blockQuote w:val="1"/>
          <w:marLeft w:val="225"/>
          <w:marRight w:val="0"/>
          <w:marTop w:val="0"/>
          <w:marBottom w:val="0"/>
          <w:divBdr>
            <w:top w:val="none" w:sz="0" w:space="0" w:color="auto"/>
            <w:left w:val="none" w:sz="0" w:space="0" w:color="auto"/>
            <w:bottom w:val="none" w:sz="0" w:space="0" w:color="auto"/>
            <w:right w:val="none" w:sz="0" w:space="0" w:color="auto"/>
          </w:divBdr>
        </w:div>
        <w:div w:id="1024747908">
          <w:blockQuote w:val="1"/>
          <w:marLeft w:val="225"/>
          <w:marRight w:val="0"/>
          <w:marTop w:val="0"/>
          <w:marBottom w:val="0"/>
          <w:divBdr>
            <w:top w:val="none" w:sz="0" w:space="0" w:color="auto"/>
            <w:left w:val="none" w:sz="0" w:space="0" w:color="auto"/>
            <w:bottom w:val="none" w:sz="0" w:space="0" w:color="auto"/>
            <w:right w:val="none" w:sz="0" w:space="0" w:color="auto"/>
          </w:divBdr>
        </w:div>
        <w:div w:id="94516791">
          <w:blockQuote w:val="1"/>
          <w:marLeft w:val="225"/>
          <w:marRight w:val="0"/>
          <w:marTop w:val="0"/>
          <w:marBottom w:val="0"/>
          <w:divBdr>
            <w:top w:val="none" w:sz="0" w:space="0" w:color="auto"/>
            <w:left w:val="none" w:sz="0" w:space="0" w:color="auto"/>
            <w:bottom w:val="none" w:sz="0" w:space="0" w:color="auto"/>
            <w:right w:val="none" w:sz="0" w:space="0" w:color="auto"/>
          </w:divBdr>
        </w:div>
        <w:div w:id="2088991825">
          <w:blockQuote w:val="1"/>
          <w:marLeft w:val="225"/>
          <w:marRight w:val="0"/>
          <w:marTop w:val="0"/>
          <w:marBottom w:val="0"/>
          <w:divBdr>
            <w:top w:val="none" w:sz="0" w:space="0" w:color="auto"/>
            <w:left w:val="none" w:sz="0" w:space="0" w:color="auto"/>
            <w:bottom w:val="none" w:sz="0" w:space="0" w:color="auto"/>
            <w:right w:val="none" w:sz="0" w:space="0" w:color="auto"/>
          </w:divBdr>
        </w:div>
        <w:div w:id="1549681461">
          <w:blockQuote w:val="1"/>
          <w:marLeft w:val="225"/>
          <w:marRight w:val="0"/>
          <w:marTop w:val="0"/>
          <w:marBottom w:val="0"/>
          <w:divBdr>
            <w:top w:val="none" w:sz="0" w:space="0" w:color="auto"/>
            <w:left w:val="none" w:sz="0" w:space="0" w:color="auto"/>
            <w:bottom w:val="none" w:sz="0" w:space="0" w:color="auto"/>
            <w:right w:val="none" w:sz="0" w:space="0" w:color="auto"/>
          </w:divBdr>
        </w:div>
        <w:div w:id="1887789809">
          <w:blockQuote w:val="1"/>
          <w:marLeft w:val="225"/>
          <w:marRight w:val="0"/>
          <w:marTop w:val="0"/>
          <w:marBottom w:val="0"/>
          <w:divBdr>
            <w:top w:val="none" w:sz="0" w:space="0" w:color="auto"/>
            <w:left w:val="none" w:sz="0" w:space="0" w:color="auto"/>
            <w:bottom w:val="none" w:sz="0" w:space="0" w:color="auto"/>
            <w:right w:val="none" w:sz="0" w:space="0" w:color="auto"/>
          </w:divBdr>
        </w:div>
        <w:div w:id="15950885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9283031">
      <w:bodyDiv w:val="1"/>
      <w:marLeft w:val="0"/>
      <w:marRight w:val="0"/>
      <w:marTop w:val="0"/>
      <w:marBottom w:val="0"/>
      <w:divBdr>
        <w:top w:val="none" w:sz="0" w:space="0" w:color="auto"/>
        <w:left w:val="none" w:sz="0" w:space="0" w:color="auto"/>
        <w:bottom w:val="none" w:sz="0" w:space="0" w:color="auto"/>
        <w:right w:val="none" w:sz="0" w:space="0" w:color="auto"/>
      </w:divBdr>
      <w:divsChild>
        <w:div w:id="266821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1638711">
      <w:bodyDiv w:val="1"/>
      <w:marLeft w:val="0"/>
      <w:marRight w:val="0"/>
      <w:marTop w:val="0"/>
      <w:marBottom w:val="0"/>
      <w:divBdr>
        <w:top w:val="none" w:sz="0" w:space="0" w:color="auto"/>
        <w:left w:val="none" w:sz="0" w:space="0" w:color="auto"/>
        <w:bottom w:val="none" w:sz="0" w:space="0" w:color="auto"/>
        <w:right w:val="none" w:sz="0" w:space="0" w:color="auto"/>
      </w:divBdr>
      <w:divsChild>
        <w:div w:id="12754054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6010126">
      <w:bodyDiv w:val="1"/>
      <w:marLeft w:val="0"/>
      <w:marRight w:val="0"/>
      <w:marTop w:val="0"/>
      <w:marBottom w:val="0"/>
      <w:divBdr>
        <w:top w:val="none" w:sz="0" w:space="0" w:color="auto"/>
        <w:left w:val="none" w:sz="0" w:space="0" w:color="auto"/>
        <w:bottom w:val="none" w:sz="0" w:space="0" w:color="auto"/>
        <w:right w:val="none" w:sz="0" w:space="0" w:color="auto"/>
      </w:divBdr>
    </w:div>
    <w:div w:id="1701784839">
      <w:bodyDiv w:val="1"/>
      <w:marLeft w:val="0"/>
      <w:marRight w:val="0"/>
      <w:marTop w:val="0"/>
      <w:marBottom w:val="0"/>
      <w:divBdr>
        <w:top w:val="none" w:sz="0" w:space="0" w:color="auto"/>
        <w:left w:val="none" w:sz="0" w:space="0" w:color="auto"/>
        <w:bottom w:val="none" w:sz="0" w:space="0" w:color="auto"/>
        <w:right w:val="none" w:sz="0" w:space="0" w:color="auto"/>
      </w:divBdr>
      <w:divsChild>
        <w:div w:id="976955139">
          <w:blockQuote w:val="1"/>
          <w:marLeft w:val="225"/>
          <w:marRight w:val="0"/>
          <w:marTop w:val="0"/>
          <w:marBottom w:val="0"/>
          <w:divBdr>
            <w:top w:val="none" w:sz="0" w:space="0" w:color="auto"/>
            <w:left w:val="none" w:sz="0" w:space="0" w:color="auto"/>
            <w:bottom w:val="none" w:sz="0" w:space="0" w:color="auto"/>
            <w:right w:val="none" w:sz="0" w:space="0" w:color="auto"/>
          </w:divBdr>
        </w:div>
        <w:div w:id="824930960">
          <w:blockQuote w:val="1"/>
          <w:marLeft w:val="225"/>
          <w:marRight w:val="0"/>
          <w:marTop w:val="0"/>
          <w:marBottom w:val="0"/>
          <w:divBdr>
            <w:top w:val="none" w:sz="0" w:space="0" w:color="auto"/>
            <w:left w:val="none" w:sz="0" w:space="0" w:color="auto"/>
            <w:bottom w:val="none" w:sz="0" w:space="0" w:color="auto"/>
            <w:right w:val="none" w:sz="0" w:space="0" w:color="auto"/>
          </w:divBdr>
        </w:div>
        <w:div w:id="827329334">
          <w:blockQuote w:val="1"/>
          <w:marLeft w:val="225"/>
          <w:marRight w:val="0"/>
          <w:marTop w:val="0"/>
          <w:marBottom w:val="0"/>
          <w:divBdr>
            <w:top w:val="none" w:sz="0" w:space="0" w:color="auto"/>
            <w:left w:val="none" w:sz="0" w:space="0" w:color="auto"/>
            <w:bottom w:val="none" w:sz="0" w:space="0" w:color="auto"/>
            <w:right w:val="none" w:sz="0" w:space="0" w:color="auto"/>
          </w:divBdr>
        </w:div>
        <w:div w:id="798844885">
          <w:blockQuote w:val="1"/>
          <w:marLeft w:val="225"/>
          <w:marRight w:val="0"/>
          <w:marTop w:val="0"/>
          <w:marBottom w:val="0"/>
          <w:divBdr>
            <w:top w:val="none" w:sz="0" w:space="0" w:color="auto"/>
            <w:left w:val="none" w:sz="0" w:space="0" w:color="auto"/>
            <w:bottom w:val="none" w:sz="0" w:space="0" w:color="auto"/>
            <w:right w:val="none" w:sz="0" w:space="0" w:color="auto"/>
          </w:divBdr>
        </w:div>
        <w:div w:id="1953391657">
          <w:blockQuote w:val="1"/>
          <w:marLeft w:val="225"/>
          <w:marRight w:val="0"/>
          <w:marTop w:val="0"/>
          <w:marBottom w:val="0"/>
          <w:divBdr>
            <w:top w:val="none" w:sz="0" w:space="0" w:color="auto"/>
            <w:left w:val="none" w:sz="0" w:space="0" w:color="auto"/>
            <w:bottom w:val="none" w:sz="0" w:space="0" w:color="auto"/>
            <w:right w:val="none" w:sz="0" w:space="0" w:color="auto"/>
          </w:divBdr>
        </w:div>
        <w:div w:id="220143881">
          <w:blockQuote w:val="1"/>
          <w:marLeft w:val="225"/>
          <w:marRight w:val="0"/>
          <w:marTop w:val="0"/>
          <w:marBottom w:val="0"/>
          <w:divBdr>
            <w:top w:val="none" w:sz="0" w:space="0" w:color="auto"/>
            <w:left w:val="none" w:sz="0" w:space="0" w:color="auto"/>
            <w:bottom w:val="none" w:sz="0" w:space="0" w:color="auto"/>
            <w:right w:val="none" w:sz="0" w:space="0" w:color="auto"/>
          </w:divBdr>
        </w:div>
        <w:div w:id="1508323406">
          <w:blockQuote w:val="1"/>
          <w:marLeft w:val="225"/>
          <w:marRight w:val="0"/>
          <w:marTop w:val="0"/>
          <w:marBottom w:val="0"/>
          <w:divBdr>
            <w:top w:val="none" w:sz="0" w:space="0" w:color="auto"/>
            <w:left w:val="none" w:sz="0" w:space="0" w:color="auto"/>
            <w:bottom w:val="none" w:sz="0" w:space="0" w:color="auto"/>
            <w:right w:val="none" w:sz="0" w:space="0" w:color="auto"/>
          </w:divBdr>
        </w:div>
        <w:div w:id="616642615">
          <w:blockQuote w:val="1"/>
          <w:marLeft w:val="225"/>
          <w:marRight w:val="0"/>
          <w:marTop w:val="0"/>
          <w:marBottom w:val="0"/>
          <w:divBdr>
            <w:top w:val="none" w:sz="0" w:space="0" w:color="auto"/>
            <w:left w:val="none" w:sz="0" w:space="0" w:color="auto"/>
            <w:bottom w:val="none" w:sz="0" w:space="0" w:color="auto"/>
            <w:right w:val="none" w:sz="0" w:space="0" w:color="auto"/>
          </w:divBdr>
        </w:div>
        <w:div w:id="483278749">
          <w:blockQuote w:val="1"/>
          <w:marLeft w:val="225"/>
          <w:marRight w:val="0"/>
          <w:marTop w:val="0"/>
          <w:marBottom w:val="0"/>
          <w:divBdr>
            <w:top w:val="none" w:sz="0" w:space="0" w:color="auto"/>
            <w:left w:val="none" w:sz="0" w:space="0" w:color="auto"/>
            <w:bottom w:val="none" w:sz="0" w:space="0" w:color="auto"/>
            <w:right w:val="none" w:sz="0" w:space="0" w:color="auto"/>
          </w:divBdr>
        </w:div>
        <w:div w:id="187724820">
          <w:blockQuote w:val="1"/>
          <w:marLeft w:val="225"/>
          <w:marRight w:val="0"/>
          <w:marTop w:val="0"/>
          <w:marBottom w:val="0"/>
          <w:divBdr>
            <w:top w:val="none" w:sz="0" w:space="0" w:color="auto"/>
            <w:left w:val="none" w:sz="0" w:space="0" w:color="auto"/>
            <w:bottom w:val="none" w:sz="0" w:space="0" w:color="auto"/>
            <w:right w:val="none" w:sz="0" w:space="0" w:color="auto"/>
          </w:divBdr>
        </w:div>
        <w:div w:id="10661012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8870488">
      <w:bodyDiv w:val="1"/>
      <w:marLeft w:val="0"/>
      <w:marRight w:val="0"/>
      <w:marTop w:val="0"/>
      <w:marBottom w:val="0"/>
      <w:divBdr>
        <w:top w:val="none" w:sz="0" w:space="0" w:color="auto"/>
        <w:left w:val="none" w:sz="0" w:space="0" w:color="auto"/>
        <w:bottom w:val="none" w:sz="0" w:space="0" w:color="auto"/>
        <w:right w:val="none" w:sz="0" w:space="0" w:color="auto"/>
      </w:divBdr>
    </w:div>
    <w:div w:id="1750040192">
      <w:bodyDiv w:val="1"/>
      <w:marLeft w:val="0"/>
      <w:marRight w:val="0"/>
      <w:marTop w:val="0"/>
      <w:marBottom w:val="0"/>
      <w:divBdr>
        <w:top w:val="none" w:sz="0" w:space="0" w:color="auto"/>
        <w:left w:val="none" w:sz="0" w:space="0" w:color="auto"/>
        <w:bottom w:val="none" w:sz="0" w:space="0" w:color="auto"/>
        <w:right w:val="none" w:sz="0" w:space="0" w:color="auto"/>
      </w:divBdr>
    </w:div>
    <w:div w:id="1752197346">
      <w:bodyDiv w:val="1"/>
      <w:marLeft w:val="0"/>
      <w:marRight w:val="0"/>
      <w:marTop w:val="0"/>
      <w:marBottom w:val="0"/>
      <w:divBdr>
        <w:top w:val="none" w:sz="0" w:space="0" w:color="auto"/>
        <w:left w:val="none" w:sz="0" w:space="0" w:color="auto"/>
        <w:bottom w:val="none" w:sz="0" w:space="0" w:color="auto"/>
        <w:right w:val="none" w:sz="0" w:space="0" w:color="auto"/>
      </w:divBdr>
    </w:div>
    <w:div w:id="1783961752">
      <w:bodyDiv w:val="1"/>
      <w:marLeft w:val="0"/>
      <w:marRight w:val="0"/>
      <w:marTop w:val="0"/>
      <w:marBottom w:val="0"/>
      <w:divBdr>
        <w:top w:val="none" w:sz="0" w:space="0" w:color="auto"/>
        <w:left w:val="none" w:sz="0" w:space="0" w:color="auto"/>
        <w:bottom w:val="none" w:sz="0" w:space="0" w:color="auto"/>
        <w:right w:val="none" w:sz="0" w:space="0" w:color="auto"/>
      </w:divBdr>
      <w:divsChild>
        <w:div w:id="19436090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7771993">
      <w:bodyDiv w:val="1"/>
      <w:marLeft w:val="0"/>
      <w:marRight w:val="0"/>
      <w:marTop w:val="0"/>
      <w:marBottom w:val="0"/>
      <w:divBdr>
        <w:top w:val="none" w:sz="0" w:space="0" w:color="auto"/>
        <w:left w:val="none" w:sz="0" w:space="0" w:color="auto"/>
        <w:bottom w:val="none" w:sz="0" w:space="0" w:color="auto"/>
        <w:right w:val="none" w:sz="0" w:space="0" w:color="auto"/>
      </w:divBdr>
    </w:div>
    <w:div w:id="1821459996">
      <w:bodyDiv w:val="1"/>
      <w:marLeft w:val="0"/>
      <w:marRight w:val="0"/>
      <w:marTop w:val="0"/>
      <w:marBottom w:val="0"/>
      <w:divBdr>
        <w:top w:val="none" w:sz="0" w:space="0" w:color="auto"/>
        <w:left w:val="none" w:sz="0" w:space="0" w:color="auto"/>
        <w:bottom w:val="none" w:sz="0" w:space="0" w:color="auto"/>
        <w:right w:val="none" w:sz="0" w:space="0" w:color="auto"/>
      </w:divBdr>
    </w:div>
    <w:div w:id="1821534446">
      <w:bodyDiv w:val="1"/>
      <w:marLeft w:val="0"/>
      <w:marRight w:val="0"/>
      <w:marTop w:val="0"/>
      <w:marBottom w:val="0"/>
      <w:divBdr>
        <w:top w:val="none" w:sz="0" w:space="0" w:color="auto"/>
        <w:left w:val="none" w:sz="0" w:space="0" w:color="auto"/>
        <w:bottom w:val="none" w:sz="0" w:space="0" w:color="auto"/>
        <w:right w:val="none" w:sz="0" w:space="0" w:color="auto"/>
      </w:divBdr>
      <w:divsChild>
        <w:div w:id="1943686510">
          <w:blockQuote w:val="1"/>
          <w:marLeft w:val="225"/>
          <w:marRight w:val="0"/>
          <w:marTop w:val="0"/>
          <w:marBottom w:val="0"/>
          <w:divBdr>
            <w:top w:val="none" w:sz="0" w:space="0" w:color="auto"/>
            <w:left w:val="none" w:sz="0" w:space="0" w:color="auto"/>
            <w:bottom w:val="none" w:sz="0" w:space="0" w:color="auto"/>
            <w:right w:val="none" w:sz="0" w:space="0" w:color="auto"/>
          </w:divBdr>
        </w:div>
        <w:div w:id="6348750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28787767">
      <w:bodyDiv w:val="1"/>
      <w:marLeft w:val="0"/>
      <w:marRight w:val="0"/>
      <w:marTop w:val="0"/>
      <w:marBottom w:val="0"/>
      <w:divBdr>
        <w:top w:val="none" w:sz="0" w:space="0" w:color="auto"/>
        <w:left w:val="none" w:sz="0" w:space="0" w:color="auto"/>
        <w:bottom w:val="none" w:sz="0" w:space="0" w:color="auto"/>
        <w:right w:val="none" w:sz="0" w:space="0" w:color="auto"/>
      </w:divBdr>
    </w:div>
    <w:div w:id="1831367743">
      <w:bodyDiv w:val="1"/>
      <w:marLeft w:val="0"/>
      <w:marRight w:val="0"/>
      <w:marTop w:val="0"/>
      <w:marBottom w:val="0"/>
      <w:divBdr>
        <w:top w:val="none" w:sz="0" w:space="0" w:color="auto"/>
        <w:left w:val="none" w:sz="0" w:space="0" w:color="auto"/>
        <w:bottom w:val="none" w:sz="0" w:space="0" w:color="auto"/>
        <w:right w:val="none" w:sz="0" w:space="0" w:color="auto"/>
      </w:divBdr>
      <w:divsChild>
        <w:div w:id="199351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4684548">
      <w:bodyDiv w:val="1"/>
      <w:marLeft w:val="0"/>
      <w:marRight w:val="0"/>
      <w:marTop w:val="0"/>
      <w:marBottom w:val="0"/>
      <w:divBdr>
        <w:top w:val="none" w:sz="0" w:space="0" w:color="auto"/>
        <w:left w:val="none" w:sz="0" w:space="0" w:color="auto"/>
        <w:bottom w:val="none" w:sz="0" w:space="0" w:color="auto"/>
        <w:right w:val="none" w:sz="0" w:space="0" w:color="auto"/>
      </w:divBdr>
    </w:div>
    <w:div w:id="1848053274">
      <w:bodyDiv w:val="1"/>
      <w:marLeft w:val="0"/>
      <w:marRight w:val="0"/>
      <w:marTop w:val="0"/>
      <w:marBottom w:val="0"/>
      <w:divBdr>
        <w:top w:val="none" w:sz="0" w:space="0" w:color="auto"/>
        <w:left w:val="none" w:sz="0" w:space="0" w:color="auto"/>
        <w:bottom w:val="none" w:sz="0" w:space="0" w:color="auto"/>
        <w:right w:val="none" w:sz="0" w:space="0" w:color="auto"/>
      </w:divBdr>
      <w:divsChild>
        <w:div w:id="188689831">
          <w:blockQuote w:val="1"/>
          <w:marLeft w:val="225"/>
          <w:marRight w:val="0"/>
          <w:marTop w:val="0"/>
          <w:marBottom w:val="0"/>
          <w:divBdr>
            <w:top w:val="none" w:sz="0" w:space="0" w:color="auto"/>
            <w:left w:val="none" w:sz="0" w:space="0" w:color="auto"/>
            <w:bottom w:val="none" w:sz="0" w:space="0" w:color="auto"/>
            <w:right w:val="none" w:sz="0" w:space="0" w:color="auto"/>
          </w:divBdr>
        </w:div>
        <w:div w:id="67776803">
          <w:blockQuote w:val="1"/>
          <w:marLeft w:val="225"/>
          <w:marRight w:val="0"/>
          <w:marTop w:val="0"/>
          <w:marBottom w:val="0"/>
          <w:divBdr>
            <w:top w:val="none" w:sz="0" w:space="0" w:color="auto"/>
            <w:left w:val="none" w:sz="0" w:space="0" w:color="auto"/>
            <w:bottom w:val="none" w:sz="0" w:space="0" w:color="auto"/>
            <w:right w:val="none" w:sz="0" w:space="0" w:color="auto"/>
          </w:divBdr>
        </w:div>
        <w:div w:id="3852222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6164036">
      <w:bodyDiv w:val="1"/>
      <w:marLeft w:val="0"/>
      <w:marRight w:val="0"/>
      <w:marTop w:val="0"/>
      <w:marBottom w:val="0"/>
      <w:divBdr>
        <w:top w:val="none" w:sz="0" w:space="0" w:color="auto"/>
        <w:left w:val="none" w:sz="0" w:space="0" w:color="auto"/>
        <w:bottom w:val="none" w:sz="0" w:space="0" w:color="auto"/>
        <w:right w:val="none" w:sz="0" w:space="0" w:color="auto"/>
      </w:divBdr>
    </w:div>
    <w:div w:id="2011255016">
      <w:bodyDiv w:val="1"/>
      <w:marLeft w:val="0"/>
      <w:marRight w:val="0"/>
      <w:marTop w:val="0"/>
      <w:marBottom w:val="0"/>
      <w:divBdr>
        <w:top w:val="none" w:sz="0" w:space="0" w:color="auto"/>
        <w:left w:val="none" w:sz="0" w:space="0" w:color="auto"/>
        <w:bottom w:val="none" w:sz="0" w:space="0" w:color="auto"/>
        <w:right w:val="none" w:sz="0" w:space="0" w:color="auto"/>
      </w:divBdr>
    </w:div>
    <w:div w:id="2035499874">
      <w:bodyDiv w:val="1"/>
      <w:marLeft w:val="0"/>
      <w:marRight w:val="0"/>
      <w:marTop w:val="0"/>
      <w:marBottom w:val="0"/>
      <w:divBdr>
        <w:top w:val="none" w:sz="0" w:space="0" w:color="auto"/>
        <w:left w:val="none" w:sz="0" w:space="0" w:color="auto"/>
        <w:bottom w:val="none" w:sz="0" w:space="0" w:color="auto"/>
        <w:right w:val="none" w:sz="0" w:space="0" w:color="auto"/>
      </w:divBdr>
      <w:divsChild>
        <w:div w:id="4253482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8969475">
      <w:bodyDiv w:val="1"/>
      <w:marLeft w:val="0"/>
      <w:marRight w:val="0"/>
      <w:marTop w:val="0"/>
      <w:marBottom w:val="0"/>
      <w:divBdr>
        <w:top w:val="none" w:sz="0" w:space="0" w:color="auto"/>
        <w:left w:val="none" w:sz="0" w:space="0" w:color="auto"/>
        <w:bottom w:val="none" w:sz="0" w:space="0" w:color="auto"/>
        <w:right w:val="none" w:sz="0" w:space="0" w:color="auto"/>
      </w:divBdr>
      <w:divsChild>
        <w:div w:id="147207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55418851">
      <w:bodyDiv w:val="1"/>
      <w:marLeft w:val="0"/>
      <w:marRight w:val="0"/>
      <w:marTop w:val="0"/>
      <w:marBottom w:val="0"/>
      <w:divBdr>
        <w:top w:val="none" w:sz="0" w:space="0" w:color="auto"/>
        <w:left w:val="none" w:sz="0" w:space="0" w:color="auto"/>
        <w:bottom w:val="none" w:sz="0" w:space="0" w:color="auto"/>
        <w:right w:val="none" w:sz="0" w:space="0" w:color="auto"/>
      </w:divBdr>
      <w:divsChild>
        <w:div w:id="637346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2653518">
      <w:bodyDiv w:val="1"/>
      <w:marLeft w:val="0"/>
      <w:marRight w:val="0"/>
      <w:marTop w:val="0"/>
      <w:marBottom w:val="0"/>
      <w:divBdr>
        <w:top w:val="none" w:sz="0" w:space="0" w:color="auto"/>
        <w:left w:val="none" w:sz="0" w:space="0" w:color="auto"/>
        <w:bottom w:val="none" w:sz="0" w:space="0" w:color="auto"/>
        <w:right w:val="none" w:sz="0" w:space="0" w:color="auto"/>
      </w:divBdr>
    </w:div>
    <w:div w:id="2086225392">
      <w:bodyDiv w:val="1"/>
      <w:marLeft w:val="0"/>
      <w:marRight w:val="0"/>
      <w:marTop w:val="0"/>
      <w:marBottom w:val="0"/>
      <w:divBdr>
        <w:top w:val="none" w:sz="0" w:space="0" w:color="auto"/>
        <w:left w:val="none" w:sz="0" w:space="0" w:color="auto"/>
        <w:bottom w:val="none" w:sz="0" w:space="0" w:color="auto"/>
        <w:right w:val="none" w:sz="0" w:space="0" w:color="auto"/>
      </w:divBdr>
    </w:div>
    <w:div w:id="2092387072">
      <w:bodyDiv w:val="1"/>
      <w:marLeft w:val="0"/>
      <w:marRight w:val="0"/>
      <w:marTop w:val="0"/>
      <w:marBottom w:val="0"/>
      <w:divBdr>
        <w:top w:val="none" w:sz="0" w:space="0" w:color="auto"/>
        <w:left w:val="none" w:sz="0" w:space="0" w:color="auto"/>
        <w:bottom w:val="none" w:sz="0" w:space="0" w:color="auto"/>
        <w:right w:val="none" w:sz="0" w:space="0" w:color="auto"/>
      </w:divBdr>
      <w:divsChild>
        <w:div w:id="224419584">
          <w:blockQuote w:val="1"/>
          <w:marLeft w:val="225"/>
          <w:marRight w:val="0"/>
          <w:marTop w:val="0"/>
          <w:marBottom w:val="0"/>
          <w:divBdr>
            <w:top w:val="none" w:sz="0" w:space="0" w:color="auto"/>
            <w:left w:val="none" w:sz="0" w:space="0" w:color="auto"/>
            <w:bottom w:val="none" w:sz="0" w:space="0" w:color="auto"/>
            <w:right w:val="none" w:sz="0" w:space="0" w:color="auto"/>
          </w:divBdr>
        </w:div>
        <w:div w:id="825247040">
          <w:blockQuote w:val="1"/>
          <w:marLeft w:val="225"/>
          <w:marRight w:val="0"/>
          <w:marTop w:val="0"/>
          <w:marBottom w:val="0"/>
          <w:divBdr>
            <w:top w:val="none" w:sz="0" w:space="0" w:color="auto"/>
            <w:left w:val="none" w:sz="0" w:space="0" w:color="auto"/>
            <w:bottom w:val="none" w:sz="0" w:space="0" w:color="auto"/>
            <w:right w:val="none" w:sz="0" w:space="0" w:color="auto"/>
          </w:divBdr>
        </w:div>
        <w:div w:id="1446272986">
          <w:blockQuote w:val="1"/>
          <w:marLeft w:val="225"/>
          <w:marRight w:val="0"/>
          <w:marTop w:val="0"/>
          <w:marBottom w:val="0"/>
          <w:divBdr>
            <w:top w:val="none" w:sz="0" w:space="0" w:color="auto"/>
            <w:left w:val="none" w:sz="0" w:space="0" w:color="auto"/>
            <w:bottom w:val="none" w:sz="0" w:space="0" w:color="auto"/>
            <w:right w:val="none" w:sz="0" w:space="0" w:color="auto"/>
          </w:divBdr>
        </w:div>
        <w:div w:id="12778290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1562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osf.io/preprints/psyarxiv/hxegk_v1"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michel.sabe@hcuge.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62783</Words>
  <Characters>428814</Characters>
  <Application>Microsoft Office Word</Application>
  <DocSecurity>0</DocSecurity>
  <Lines>5874</Lines>
  <Paragraphs>840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ESKINAZI Mickael</cp:lastModifiedBy>
  <cp:revision>2</cp:revision>
  <dcterms:created xsi:type="dcterms:W3CDTF">2026-05-17T15:32:00Z</dcterms:created>
  <dcterms:modified xsi:type="dcterms:W3CDTF">2026-05-17T15:32:00Z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id="C6osedsy"/&gt;&lt;style id="http://www.zotero.org/styles/apa" locale="fr-FR"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